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4E39" w:rsidRDefault="001741B5" w:rsidP="001741B5">
      <w:pPr>
        <w:jc w:val="center"/>
        <w:rPr>
          <w:rFonts w:ascii="標楷體" w:eastAsia="標楷體" w:hAnsi="標楷體"/>
          <w:b/>
          <w:sz w:val="40"/>
          <w:szCs w:val="40"/>
        </w:rPr>
      </w:pPr>
      <w:bookmarkStart w:id="1" w:name="_Hlk7879449"/>
      <w:bookmarkEnd w:id="1"/>
      <w:r>
        <w:rPr>
          <w:rFonts w:ascii="標楷體" w:eastAsia="標楷體" w:hAnsi="標楷體" w:hint="eastAsia"/>
          <w:b/>
          <w:sz w:val="40"/>
          <w:szCs w:val="40"/>
        </w:rPr>
        <w:t>中 國 文 化 大 學</w:t>
      </w:r>
    </w:p>
    <w:p w:rsidR="001741B5" w:rsidRDefault="001741B5" w:rsidP="001741B5">
      <w:pPr>
        <w:jc w:val="center"/>
        <w:rPr>
          <w:rFonts w:ascii="標楷體" w:eastAsia="標楷體" w:hAnsi="標楷體"/>
          <w:b/>
          <w:sz w:val="40"/>
          <w:szCs w:val="40"/>
        </w:rPr>
      </w:pPr>
      <w:r>
        <w:rPr>
          <w:rFonts w:ascii="標楷體" w:eastAsia="標楷體" w:hAnsi="標楷體" w:hint="eastAsia"/>
          <w:b/>
          <w:sz w:val="40"/>
          <w:szCs w:val="40"/>
        </w:rPr>
        <w:t>資 訊 工 程 學 系</w:t>
      </w:r>
    </w:p>
    <w:p w:rsidR="001741B5" w:rsidRDefault="001741B5" w:rsidP="001741B5">
      <w:pPr>
        <w:jc w:val="center"/>
        <w:rPr>
          <w:rFonts w:ascii="標楷體" w:eastAsia="標楷體" w:hAnsi="標楷體"/>
          <w:b/>
          <w:sz w:val="40"/>
          <w:szCs w:val="40"/>
        </w:rPr>
      </w:pPr>
      <w:r>
        <w:rPr>
          <w:rFonts w:ascii="標楷體" w:eastAsia="標楷體" w:hAnsi="標楷體" w:hint="eastAsia"/>
          <w:b/>
          <w:sz w:val="40"/>
          <w:szCs w:val="40"/>
        </w:rPr>
        <w:t>資 訊 系 統 專 題</w:t>
      </w:r>
    </w:p>
    <w:p w:rsidR="001741B5" w:rsidRDefault="001741B5" w:rsidP="001741B5">
      <w:pPr>
        <w:jc w:val="center"/>
        <w:rPr>
          <w:rFonts w:ascii="標楷體" w:eastAsia="標楷體" w:hAnsi="標楷體"/>
          <w:b/>
          <w:sz w:val="40"/>
          <w:szCs w:val="40"/>
        </w:rPr>
      </w:pPr>
    </w:p>
    <w:p w:rsidR="001741B5" w:rsidRDefault="001741B5" w:rsidP="001741B5">
      <w:pPr>
        <w:jc w:val="center"/>
        <w:rPr>
          <w:rFonts w:ascii="標楷體" w:eastAsia="標楷體" w:hAnsi="標楷體"/>
          <w:b/>
          <w:sz w:val="40"/>
          <w:szCs w:val="40"/>
        </w:rPr>
      </w:pPr>
    </w:p>
    <w:p w:rsidR="001741B5" w:rsidRDefault="001741B5" w:rsidP="001741B5">
      <w:pPr>
        <w:jc w:val="center"/>
        <w:rPr>
          <w:rFonts w:ascii="標楷體" w:eastAsia="標楷體" w:hAnsi="標楷體"/>
          <w:b/>
          <w:sz w:val="40"/>
          <w:szCs w:val="40"/>
        </w:rPr>
      </w:pPr>
    </w:p>
    <w:p w:rsidR="001741B5" w:rsidRDefault="001741B5" w:rsidP="001741B5">
      <w:pPr>
        <w:jc w:val="center"/>
        <w:rPr>
          <w:rFonts w:ascii="標楷體" w:eastAsia="標楷體" w:hAnsi="標楷體"/>
          <w:b/>
          <w:sz w:val="40"/>
          <w:szCs w:val="40"/>
        </w:rPr>
      </w:pPr>
    </w:p>
    <w:p w:rsidR="001741B5" w:rsidRPr="001741B5" w:rsidRDefault="001741B5" w:rsidP="001741B5">
      <w:pPr>
        <w:jc w:val="center"/>
        <w:rPr>
          <w:rFonts w:ascii="標楷體" w:eastAsia="標楷體" w:hAnsi="標楷體"/>
          <w:b/>
          <w:sz w:val="48"/>
          <w:szCs w:val="48"/>
        </w:rPr>
      </w:pPr>
      <w:r w:rsidRPr="001741B5">
        <w:rPr>
          <w:rFonts w:ascii="標楷體" w:eastAsia="標楷體" w:hAnsi="標楷體" w:hint="eastAsia"/>
          <w:b/>
          <w:sz w:val="48"/>
          <w:szCs w:val="48"/>
        </w:rPr>
        <w:t>錯誤筆記</w:t>
      </w:r>
    </w:p>
    <w:p w:rsidR="001741B5" w:rsidRDefault="001741B5" w:rsidP="001741B5">
      <w:pPr>
        <w:jc w:val="center"/>
        <w:rPr>
          <w:rFonts w:ascii="標楷體" w:eastAsia="標楷體" w:hAnsi="標楷體"/>
          <w:b/>
          <w:sz w:val="40"/>
          <w:szCs w:val="40"/>
        </w:rPr>
      </w:pPr>
    </w:p>
    <w:p w:rsidR="001741B5" w:rsidRDefault="001741B5" w:rsidP="001741B5">
      <w:pPr>
        <w:jc w:val="center"/>
        <w:rPr>
          <w:rFonts w:ascii="標楷體" w:eastAsia="標楷體" w:hAnsi="標楷體"/>
          <w:b/>
          <w:sz w:val="40"/>
          <w:szCs w:val="40"/>
        </w:rPr>
      </w:pPr>
    </w:p>
    <w:p w:rsidR="001741B5" w:rsidRDefault="001741B5" w:rsidP="001741B5">
      <w:pPr>
        <w:jc w:val="center"/>
        <w:rPr>
          <w:rFonts w:ascii="標楷體" w:eastAsia="標楷體" w:hAnsi="標楷體"/>
          <w:b/>
          <w:sz w:val="40"/>
          <w:szCs w:val="40"/>
        </w:rPr>
      </w:pPr>
    </w:p>
    <w:p w:rsidR="001741B5" w:rsidRDefault="001741B5" w:rsidP="001741B5">
      <w:pPr>
        <w:jc w:val="center"/>
        <w:rPr>
          <w:rFonts w:ascii="標楷體" w:eastAsia="標楷體" w:hAnsi="標楷體"/>
          <w:b/>
          <w:sz w:val="40"/>
          <w:szCs w:val="40"/>
        </w:rPr>
      </w:pPr>
    </w:p>
    <w:p w:rsidR="001741B5" w:rsidRDefault="001741B5" w:rsidP="001741B5">
      <w:pPr>
        <w:jc w:val="center"/>
        <w:rPr>
          <w:rFonts w:ascii="標楷體" w:eastAsia="標楷體" w:hAnsi="標楷體"/>
          <w:b/>
          <w:sz w:val="40"/>
          <w:szCs w:val="40"/>
        </w:rPr>
      </w:pPr>
      <w:r>
        <w:rPr>
          <w:rFonts w:ascii="標楷體" w:eastAsia="標楷體" w:hAnsi="標楷體" w:hint="eastAsia"/>
          <w:b/>
          <w:sz w:val="40"/>
          <w:szCs w:val="40"/>
        </w:rPr>
        <w:t>學    生</w:t>
      </w:r>
      <w:r w:rsidR="005D1F32">
        <w:rPr>
          <w:rFonts w:ascii="標楷體" w:eastAsia="標楷體" w:hAnsi="標楷體" w:cs="Times New Roman" w:hint="eastAsia"/>
          <w:b/>
          <w:sz w:val="40"/>
          <w:szCs w:val="40"/>
        </w:rPr>
        <w:t>：</w:t>
      </w:r>
      <w:r>
        <w:rPr>
          <w:rFonts w:ascii="標楷體" w:eastAsia="標楷體" w:hAnsi="標楷體" w:hint="eastAsia"/>
          <w:b/>
          <w:sz w:val="40"/>
          <w:szCs w:val="40"/>
        </w:rPr>
        <w:t>戚</w:t>
      </w:r>
      <w:r w:rsidR="005D1F32">
        <w:rPr>
          <w:rFonts w:ascii="標楷體" w:eastAsia="標楷體" w:hAnsi="標楷體" w:hint="eastAsia"/>
          <w:b/>
          <w:sz w:val="40"/>
          <w:szCs w:val="40"/>
        </w:rPr>
        <w:t xml:space="preserve"> </w:t>
      </w:r>
      <w:proofErr w:type="gramStart"/>
      <w:r>
        <w:rPr>
          <w:rFonts w:ascii="標楷體" w:eastAsia="標楷體" w:hAnsi="標楷體" w:hint="eastAsia"/>
          <w:b/>
          <w:sz w:val="40"/>
          <w:szCs w:val="40"/>
        </w:rPr>
        <w:t>祐</w:t>
      </w:r>
      <w:proofErr w:type="gramEnd"/>
      <w:r w:rsidR="005D1F32">
        <w:rPr>
          <w:rFonts w:ascii="標楷體" w:eastAsia="標楷體" w:hAnsi="標楷體" w:hint="eastAsia"/>
          <w:b/>
          <w:sz w:val="40"/>
          <w:szCs w:val="40"/>
        </w:rPr>
        <w:t xml:space="preserve"> </w:t>
      </w:r>
      <w:r>
        <w:rPr>
          <w:rFonts w:ascii="標楷體" w:eastAsia="標楷體" w:hAnsi="標楷體" w:hint="eastAsia"/>
          <w:b/>
          <w:sz w:val="40"/>
          <w:szCs w:val="40"/>
        </w:rPr>
        <w:t>寧</w:t>
      </w:r>
    </w:p>
    <w:p w:rsidR="001741B5" w:rsidRDefault="001741B5" w:rsidP="005D1F32">
      <w:pPr>
        <w:ind w:left="1440" w:firstLine="480"/>
        <w:jc w:val="center"/>
        <w:rPr>
          <w:rFonts w:ascii="標楷體" w:eastAsia="標楷體" w:hAnsi="標楷體"/>
          <w:b/>
          <w:sz w:val="40"/>
          <w:szCs w:val="40"/>
        </w:rPr>
      </w:pPr>
      <w:r>
        <w:rPr>
          <w:rFonts w:ascii="標楷體" w:eastAsia="標楷體" w:hAnsi="標楷體" w:hint="eastAsia"/>
          <w:b/>
          <w:sz w:val="40"/>
          <w:szCs w:val="40"/>
        </w:rPr>
        <w:t>陳</w:t>
      </w:r>
      <w:r w:rsidR="005D1F32">
        <w:rPr>
          <w:rFonts w:ascii="標楷體" w:eastAsia="標楷體" w:hAnsi="標楷體" w:hint="eastAsia"/>
          <w:b/>
          <w:sz w:val="40"/>
          <w:szCs w:val="40"/>
        </w:rPr>
        <w:t xml:space="preserve"> </w:t>
      </w:r>
      <w:r>
        <w:rPr>
          <w:rFonts w:ascii="標楷體" w:eastAsia="標楷體" w:hAnsi="標楷體" w:hint="eastAsia"/>
          <w:b/>
          <w:sz w:val="40"/>
          <w:szCs w:val="40"/>
        </w:rPr>
        <w:t>嘉</w:t>
      </w:r>
      <w:r w:rsidR="005D1F32">
        <w:rPr>
          <w:rFonts w:ascii="標楷體" w:eastAsia="標楷體" w:hAnsi="標楷體" w:hint="eastAsia"/>
          <w:b/>
          <w:sz w:val="40"/>
          <w:szCs w:val="40"/>
        </w:rPr>
        <w:t xml:space="preserve"> </w:t>
      </w:r>
      <w:r>
        <w:rPr>
          <w:rFonts w:ascii="標楷體" w:eastAsia="標楷體" w:hAnsi="標楷體" w:hint="eastAsia"/>
          <w:b/>
          <w:sz w:val="40"/>
          <w:szCs w:val="40"/>
        </w:rPr>
        <w:t>鴻</w:t>
      </w:r>
    </w:p>
    <w:p w:rsidR="001741B5" w:rsidRDefault="001741B5" w:rsidP="005D1F32">
      <w:pPr>
        <w:ind w:left="1440" w:firstLine="480"/>
        <w:jc w:val="center"/>
        <w:rPr>
          <w:rFonts w:ascii="標楷體" w:eastAsia="標楷體" w:hAnsi="標楷體"/>
          <w:b/>
          <w:sz w:val="40"/>
          <w:szCs w:val="40"/>
        </w:rPr>
      </w:pPr>
      <w:r>
        <w:rPr>
          <w:rFonts w:ascii="標楷體" w:eastAsia="標楷體" w:hAnsi="標楷體" w:hint="eastAsia"/>
          <w:b/>
          <w:sz w:val="40"/>
          <w:szCs w:val="40"/>
        </w:rPr>
        <w:t>古</w:t>
      </w:r>
      <w:r w:rsidR="005D1F32">
        <w:rPr>
          <w:rFonts w:ascii="標楷體" w:eastAsia="標楷體" w:hAnsi="標楷體" w:hint="eastAsia"/>
          <w:b/>
          <w:sz w:val="40"/>
          <w:szCs w:val="40"/>
        </w:rPr>
        <w:t xml:space="preserve"> </w:t>
      </w:r>
      <w:r>
        <w:rPr>
          <w:rFonts w:ascii="標楷體" w:eastAsia="標楷體" w:hAnsi="標楷體" w:hint="eastAsia"/>
          <w:b/>
          <w:sz w:val="40"/>
          <w:szCs w:val="40"/>
        </w:rPr>
        <w:t>瑞</w:t>
      </w:r>
      <w:r w:rsidR="005D1F32">
        <w:rPr>
          <w:rFonts w:ascii="標楷體" w:eastAsia="標楷體" w:hAnsi="標楷體" w:hint="eastAsia"/>
          <w:b/>
          <w:sz w:val="40"/>
          <w:szCs w:val="40"/>
        </w:rPr>
        <w:t xml:space="preserve"> </w:t>
      </w:r>
      <w:r>
        <w:rPr>
          <w:rFonts w:ascii="標楷體" w:eastAsia="標楷體" w:hAnsi="標楷體" w:hint="eastAsia"/>
          <w:b/>
          <w:sz w:val="40"/>
          <w:szCs w:val="40"/>
        </w:rPr>
        <w:t>安</w:t>
      </w:r>
    </w:p>
    <w:p w:rsidR="001741B5" w:rsidRDefault="001741B5" w:rsidP="005D1F32">
      <w:pPr>
        <w:ind w:left="1440" w:firstLine="480"/>
        <w:jc w:val="center"/>
        <w:rPr>
          <w:rFonts w:ascii="標楷體" w:eastAsia="標楷體" w:hAnsi="標楷體"/>
          <w:b/>
          <w:sz w:val="40"/>
          <w:szCs w:val="40"/>
        </w:rPr>
      </w:pPr>
      <w:r>
        <w:rPr>
          <w:rFonts w:ascii="標楷體" w:eastAsia="標楷體" w:hAnsi="標楷體" w:hint="eastAsia"/>
          <w:b/>
          <w:sz w:val="40"/>
          <w:szCs w:val="40"/>
        </w:rPr>
        <w:t>黃</w:t>
      </w:r>
      <w:r w:rsidR="005D1F32">
        <w:rPr>
          <w:rFonts w:ascii="標楷體" w:eastAsia="標楷體" w:hAnsi="標楷體" w:hint="eastAsia"/>
          <w:b/>
          <w:sz w:val="40"/>
          <w:szCs w:val="40"/>
        </w:rPr>
        <w:t xml:space="preserve"> </w:t>
      </w:r>
      <w:proofErr w:type="gramStart"/>
      <w:r>
        <w:rPr>
          <w:rFonts w:ascii="標楷體" w:eastAsia="標楷體" w:hAnsi="標楷體" w:hint="eastAsia"/>
          <w:b/>
          <w:sz w:val="40"/>
          <w:szCs w:val="40"/>
        </w:rPr>
        <w:t>祥</w:t>
      </w:r>
      <w:proofErr w:type="gramEnd"/>
      <w:r w:rsidR="005D1F32">
        <w:rPr>
          <w:rFonts w:ascii="標楷體" w:eastAsia="標楷體" w:hAnsi="標楷體" w:hint="eastAsia"/>
          <w:b/>
          <w:sz w:val="40"/>
          <w:szCs w:val="40"/>
        </w:rPr>
        <w:t xml:space="preserve"> </w:t>
      </w:r>
      <w:r>
        <w:rPr>
          <w:rFonts w:ascii="標楷體" w:eastAsia="標楷體" w:hAnsi="標楷體" w:hint="eastAsia"/>
          <w:b/>
          <w:sz w:val="40"/>
          <w:szCs w:val="40"/>
        </w:rPr>
        <w:t>銘</w:t>
      </w:r>
    </w:p>
    <w:p w:rsidR="001741B5" w:rsidRDefault="001741B5" w:rsidP="001741B5">
      <w:pPr>
        <w:jc w:val="center"/>
        <w:rPr>
          <w:rFonts w:ascii="標楷體" w:eastAsia="標楷體" w:hAnsi="標楷體"/>
          <w:b/>
          <w:sz w:val="40"/>
          <w:szCs w:val="40"/>
        </w:rPr>
      </w:pPr>
      <w:r>
        <w:rPr>
          <w:rFonts w:ascii="標楷體" w:eastAsia="標楷體" w:hAnsi="標楷體" w:hint="eastAsia"/>
          <w:b/>
          <w:sz w:val="40"/>
          <w:szCs w:val="40"/>
        </w:rPr>
        <w:t>指導教授</w:t>
      </w:r>
      <w:r w:rsidR="005D1F32">
        <w:rPr>
          <w:rFonts w:ascii="標楷體" w:eastAsia="標楷體" w:hAnsi="標楷體" w:hint="eastAsia"/>
          <w:b/>
          <w:sz w:val="40"/>
          <w:szCs w:val="40"/>
        </w:rPr>
        <w:t>：</w:t>
      </w:r>
      <w:r>
        <w:rPr>
          <w:rFonts w:ascii="標楷體" w:eastAsia="標楷體" w:hAnsi="標楷體" w:hint="eastAsia"/>
          <w:b/>
          <w:sz w:val="40"/>
          <w:szCs w:val="40"/>
        </w:rPr>
        <w:t>徐</w:t>
      </w:r>
      <w:r w:rsidR="005D1F32">
        <w:rPr>
          <w:rFonts w:ascii="標楷體" w:eastAsia="標楷體" w:hAnsi="標楷體" w:hint="eastAsia"/>
          <w:b/>
          <w:sz w:val="40"/>
          <w:szCs w:val="40"/>
        </w:rPr>
        <w:t xml:space="preserve"> </w:t>
      </w:r>
      <w:r>
        <w:rPr>
          <w:rFonts w:ascii="標楷體" w:eastAsia="標楷體" w:hAnsi="標楷體" w:hint="eastAsia"/>
          <w:b/>
          <w:sz w:val="40"/>
          <w:szCs w:val="40"/>
        </w:rPr>
        <w:t>盛</w:t>
      </w:r>
      <w:r w:rsidR="005D1F32">
        <w:rPr>
          <w:rFonts w:ascii="標楷體" w:eastAsia="標楷體" w:hAnsi="標楷體" w:hint="eastAsia"/>
          <w:b/>
          <w:sz w:val="40"/>
          <w:szCs w:val="40"/>
        </w:rPr>
        <w:t xml:space="preserve"> </w:t>
      </w:r>
      <w:r>
        <w:rPr>
          <w:rFonts w:ascii="標楷體" w:eastAsia="標楷體" w:hAnsi="標楷體" w:hint="eastAsia"/>
          <w:b/>
          <w:sz w:val="40"/>
          <w:szCs w:val="40"/>
        </w:rPr>
        <w:t>軒</w:t>
      </w:r>
    </w:p>
    <w:p w:rsidR="001741B5" w:rsidRDefault="001741B5" w:rsidP="001741B5">
      <w:pPr>
        <w:jc w:val="center"/>
        <w:rPr>
          <w:rFonts w:ascii="標楷體" w:eastAsia="標楷體" w:hAnsi="標楷體"/>
          <w:b/>
          <w:sz w:val="40"/>
          <w:szCs w:val="40"/>
        </w:rPr>
      </w:pPr>
    </w:p>
    <w:p w:rsidR="00FF54C1" w:rsidRDefault="001741B5" w:rsidP="001741B5">
      <w:pPr>
        <w:spacing w:line="480" w:lineRule="auto"/>
        <w:jc w:val="center"/>
        <w:rPr>
          <w:rFonts w:ascii="標楷體" w:eastAsia="標楷體" w:hAnsi="標楷體"/>
          <w:b/>
          <w:sz w:val="40"/>
          <w:szCs w:val="40"/>
        </w:rPr>
        <w:sectPr w:rsidR="00FF54C1" w:rsidSect="00FF54C1">
          <w:pgSz w:w="11906" w:h="16838"/>
          <w:pgMar w:top="1440" w:right="1797" w:bottom="1440" w:left="1797" w:header="851" w:footer="992" w:gutter="0"/>
          <w:pgNumType w:fmt="upperRoman"/>
          <w:cols w:space="425"/>
          <w:docGrid w:type="lines" w:linePitch="360"/>
        </w:sectPr>
      </w:pPr>
      <w:r>
        <w:rPr>
          <w:rFonts w:ascii="標楷體" w:eastAsia="標楷體" w:hAnsi="標楷體" w:hint="eastAsia"/>
          <w:b/>
          <w:sz w:val="40"/>
          <w:szCs w:val="40"/>
        </w:rPr>
        <w:t>中</w:t>
      </w:r>
      <w:r w:rsidR="005D1F32">
        <w:rPr>
          <w:rFonts w:ascii="標楷體" w:eastAsia="標楷體" w:hAnsi="標楷體" w:hint="eastAsia"/>
          <w:b/>
          <w:sz w:val="40"/>
          <w:szCs w:val="40"/>
        </w:rPr>
        <w:t xml:space="preserve"> </w:t>
      </w:r>
      <w:r>
        <w:rPr>
          <w:rFonts w:ascii="標楷體" w:eastAsia="標楷體" w:hAnsi="標楷體" w:hint="eastAsia"/>
          <w:b/>
          <w:sz w:val="40"/>
          <w:szCs w:val="40"/>
        </w:rPr>
        <w:t>華</w:t>
      </w:r>
      <w:r w:rsidR="005D1F32">
        <w:rPr>
          <w:rFonts w:ascii="標楷體" w:eastAsia="標楷體" w:hAnsi="標楷體" w:hint="eastAsia"/>
          <w:b/>
          <w:sz w:val="40"/>
          <w:szCs w:val="40"/>
        </w:rPr>
        <w:t xml:space="preserve"> </w:t>
      </w:r>
      <w:r>
        <w:rPr>
          <w:rFonts w:ascii="標楷體" w:eastAsia="標楷體" w:hAnsi="標楷體" w:hint="eastAsia"/>
          <w:b/>
          <w:sz w:val="40"/>
          <w:szCs w:val="40"/>
        </w:rPr>
        <w:t>民</w:t>
      </w:r>
      <w:r w:rsidR="005D1F32">
        <w:rPr>
          <w:rFonts w:ascii="標楷體" w:eastAsia="標楷體" w:hAnsi="標楷體" w:hint="eastAsia"/>
          <w:b/>
          <w:sz w:val="40"/>
          <w:szCs w:val="40"/>
        </w:rPr>
        <w:t xml:space="preserve"> </w:t>
      </w:r>
      <w:r>
        <w:rPr>
          <w:rFonts w:ascii="標楷體" w:eastAsia="標楷體" w:hAnsi="標楷體" w:hint="eastAsia"/>
          <w:b/>
          <w:sz w:val="40"/>
          <w:szCs w:val="40"/>
        </w:rPr>
        <w:t>國</w:t>
      </w:r>
      <w:r w:rsidR="005D1F32">
        <w:rPr>
          <w:rFonts w:ascii="標楷體" w:eastAsia="標楷體" w:hAnsi="標楷體" w:hint="eastAsia"/>
          <w:b/>
          <w:sz w:val="40"/>
          <w:szCs w:val="40"/>
        </w:rPr>
        <w:t xml:space="preserve"> </w:t>
      </w:r>
      <w:r w:rsidRPr="001741B5">
        <w:rPr>
          <w:rFonts w:ascii="Times New Roman" w:eastAsia="標楷體" w:hAnsi="Times New Roman" w:cs="Times New Roman"/>
          <w:b/>
          <w:sz w:val="40"/>
          <w:szCs w:val="40"/>
        </w:rPr>
        <w:t>108</w:t>
      </w:r>
      <w:r w:rsidR="005D1F32">
        <w:rPr>
          <w:rFonts w:ascii="Times New Roman" w:eastAsia="標楷體" w:hAnsi="Times New Roman" w:cs="Times New Roman" w:hint="eastAsia"/>
          <w:b/>
          <w:sz w:val="40"/>
          <w:szCs w:val="40"/>
        </w:rPr>
        <w:t xml:space="preserve"> </w:t>
      </w:r>
      <w:r>
        <w:rPr>
          <w:rFonts w:ascii="標楷體" w:eastAsia="標楷體" w:hAnsi="標楷體" w:hint="eastAsia"/>
          <w:b/>
          <w:sz w:val="40"/>
          <w:szCs w:val="40"/>
        </w:rPr>
        <w:t>年</w:t>
      </w:r>
      <w:r w:rsidR="005D1F32">
        <w:rPr>
          <w:rFonts w:ascii="標楷體" w:eastAsia="標楷體" w:hAnsi="標楷體" w:hint="eastAsia"/>
          <w:b/>
          <w:sz w:val="40"/>
          <w:szCs w:val="40"/>
        </w:rPr>
        <w:t xml:space="preserve"> </w:t>
      </w:r>
      <w:r w:rsidRPr="001741B5">
        <w:rPr>
          <w:rFonts w:ascii="Times New Roman" w:eastAsia="標楷體" w:hAnsi="Times New Roman" w:cs="Times New Roman"/>
          <w:b/>
          <w:sz w:val="40"/>
          <w:szCs w:val="40"/>
        </w:rPr>
        <w:t>5</w:t>
      </w:r>
      <w:r w:rsidR="005D1F32">
        <w:rPr>
          <w:rFonts w:ascii="Times New Roman" w:eastAsia="標楷體" w:hAnsi="Times New Roman" w:cs="Times New Roman" w:hint="eastAsia"/>
          <w:b/>
          <w:sz w:val="40"/>
          <w:szCs w:val="40"/>
        </w:rPr>
        <w:t xml:space="preserve"> </w:t>
      </w:r>
      <w:r>
        <w:rPr>
          <w:rFonts w:ascii="標楷體" w:eastAsia="標楷體" w:hAnsi="標楷體" w:hint="eastAsia"/>
          <w:b/>
          <w:sz w:val="40"/>
          <w:szCs w:val="40"/>
        </w:rPr>
        <w:t>月</w:t>
      </w:r>
    </w:p>
    <w:p w:rsidR="001A19E2" w:rsidRDefault="001A19E2" w:rsidP="00FF54C1">
      <w:pPr>
        <w:spacing w:afterLines="50" w:after="180" w:line="480" w:lineRule="exact"/>
        <w:jc w:val="center"/>
        <w:rPr>
          <w:rFonts w:ascii="標楷體" w:eastAsia="標楷體" w:hAnsi="標楷體"/>
          <w:b/>
          <w:sz w:val="36"/>
          <w:szCs w:val="36"/>
        </w:rPr>
      </w:pPr>
      <w:r w:rsidRPr="001A19E2">
        <w:rPr>
          <w:rFonts w:ascii="標楷體" w:eastAsia="標楷體" w:hAnsi="標楷體" w:hint="eastAsia"/>
          <w:b/>
          <w:sz w:val="36"/>
          <w:szCs w:val="36"/>
        </w:rPr>
        <w:lastRenderedPageBreak/>
        <w:t>錯誤筆記</w:t>
      </w:r>
    </w:p>
    <w:p w:rsidR="001A19E2" w:rsidRDefault="001A19E2" w:rsidP="009A7431">
      <w:pPr>
        <w:spacing w:afterLines="50" w:after="180" w:line="480" w:lineRule="exact"/>
        <w:jc w:val="center"/>
        <w:rPr>
          <w:rFonts w:ascii="標楷體" w:eastAsia="標楷體" w:hAnsi="標楷體"/>
          <w:b/>
          <w:sz w:val="32"/>
          <w:szCs w:val="32"/>
        </w:rPr>
      </w:pPr>
      <w:r w:rsidRPr="001A19E2">
        <w:rPr>
          <w:rFonts w:ascii="標楷體" w:eastAsia="標楷體" w:hAnsi="標楷體" w:hint="eastAsia"/>
          <w:b/>
          <w:sz w:val="32"/>
          <w:szCs w:val="32"/>
        </w:rPr>
        <w:t>專題學生：</w:t>
      </w:r>
      <w:r>
        <w:rPr>
          <w:rFonts w:ascii="標楷體" w:eastAsia="標楷體" w:hAnsi="標楷體" w:hint="eastAsia"/>
          <w:b/>
          <w:sz w:val="32"/>
          <w:szCs w:val="32"/>
        </w:rPr>
        <w:t>戚</w:t>
      </w:r>
      <w:proofErr w:type="gramStart"/>
      <w:r>
        <w:rPr>
          <w:rFonts w:ascii="標楷體" w:eastAsia="標楷體" w:hAnsi="標楷體" w:hint="eastAsia"/>
          <w:b/>
          <w:sz w:val="32"/>
          <w:szCs w:val="32"/>
        </w:rPr>
        <w:t>祐</w:t>
      </w:r>
      <w:proofErr w:type="gramEnd"/>
      <w:r>
        <w:rPr>
          <w:rFonts w:ascii="標楷體" w:eastAsia="標楷體" w:hAnsi="標楷體" w:hint="eastAsia"/>
          <w:b/>
          <w:sz w:val="32"/>
          <w:szCs w:val="32"/>
        </w:rPr>
        <w:t>寧、陳嘉鴻、古瑞安、黃祥銘</w:t>
      </w:r>
    </w:p>
    <w:p w:rsidR="001A19E2" w:rsidRDefault="001A19E2" w:rsidP="009A7431">
      <w:pPr>
        <w:spacing w:afterLines="50" w:after="180" w:line="480" w:lineRule="exact"/>
        <w:jc w:val="center"/>
        <w:rPr>
          <w:rFonts w:ascii="標楷體" w:eastAsia="標楷體" w:hAnsi="標楷體"/>
          <w:b/>
          <w:sz w:val="32"/>
          <w:szCs w:val="32"/>
        </w:rPr>
      </w:pPr>
      <w:r>
        <w:rPr>
          <w:rFonts w:ascii="標楷體" w:eastAsia="標楷體" w:hAnsi="標楷體" w:hint="eastAsia"/>
          <w:b/>
          <w:sz w:val="32"/>
          <w:szCs w:val="32"/>
        </w:rPr>
        <w:t>指導教授：</w:t>
      </w:r>
      <w:proofErr w:type="gramStart"/>
      <w:r>
        <w:rPr>
          <w:rFonts w:ascii="標楷體" w:eastAsia="標楷體" w:hAnsi="標楷體" w:hint="eastAsia"/>
          <w:b/>
          <w:sz w:val="32"/>
          <w:szCs w:val="32"/>
        </w:rPr>
        <w:t>徐盛軒</w:t>
      </w:r>
      <w:proofErr w:type="gramEnd"/>
      <w:r>
        <w:rPr>
          <w:rFonts w:ascii="標楷體" w:eastAsia="標楷體" w:hAnsi="標楷體" w:hint="eastAsia"/>
          <w:b/>
          <w:sz w:val="32"/>
          <w:szCs w:val="32"/>
        </w:rPr>
        <w:t xml:space="preserve"> 博士</w:t>
      </w:r>
    </w:p>
    <w:p w:rsidR="001A19E2" w:rsidRDefault="001A19E2" w:rsidP="009A7431">
      <w:pPr>
        <w:spacing w:afterLines="50" w:after="180" w:line="480" w:lineRule="exact"/>
        <w:jc w:val="center"/>
        <w:rPr>
          <w:rFonts w:ascii="標楷體" w:eastAsia="標楷體" w:hAnsi="標楷體"/>
          <w:b/>
          <w:sz w:val="28"/>
          <w:szCs w:val="28"/>
        </w:rPr>
      </w:pPr>
      <w:r>
        <w:rPr>
          <w:rFonts w:ascii="標楷體" w:eastAsia="標楷體" w:hAnsi="標楷體" w:hint="eastAsia"/>
          <w:b/>
          <w:sz w:val="28"/>
          <w:szCs w:val="28"/>
        </w:rPr>
        <w:t>中國文化大學 資訊工程學系</w:t>
      </w:r>
    </w:p>
    <w:p w:rsidR="001A19E2" w:rsidRPr="009A7431" w:rsidRDefault="001A19E2">
      <w:pPr>
        <w:pStyle w:val="aff4"/>
        <w:pPrChange w:id="2" w:author="A5206572" w:date="2019-05-10T22:09:00Z">
          <w:pPr>
            <w:spacing w:line="360" w:lineRule="auto"/>
            <w:jc w:val="center"/>
          </w:pPr>
        </w:pPrChange>
      </w:pPr>
      <w:bookmarkStart w:id="3" w:name="_Toc8484156"/>
      <w:r w:rsidRPr="009A7431">
        <w:rPr>
          <w:rFonts w:hint="eastAsia"/>
        </w:rPr>
        <w:t>摘要</w:t>
      </w:r>
      <w:bookmarkEnd w:id="3"/>
    </w:p>
    <w:p w:rsidR="00462D62" w:rsidRDefault="00036AB2" w:rsidP="00725D1C">
      <w:pPr>
        <w:spacing w:after="120" w:line="360" w:lineRule="auto"/>
        <w:ind w:firstLineChars="200" w:firstLine="560"/>
        <w:jc w:val="both"/>
        <w:rPr>
          <w:rFonts w:ascii="標楷體" w:eastAsia="標楷體" w:hAnsi="標楷體" w:cs="Times New Roman"/>
          <w:sz w:val="28"/>
          <w:szCs w:val="28"/>
        </w:rPr>
      </w:pPr>
      <w:r>
        <w:rPr>
          <w:rFonts w:ascii="標楷體" w:eastAsia="標楷體" w:hAnsi="標楷體" w:hint="eastAsia"/>
          <w:sz w:val="28"/>
          <w:szCs w:val="28"/>
        </w:rPr>
        <w:t>回憶</w:t>
      </w:r>
      <w:r w:rsidR="00DF0D2E">
        <w:rPr>
          <w:rFonts w:ascii="標楷體" w:eastAsia="標楷體" w:hAnsi="標楷體" w:hint="eastAsia"/>
          <w:sz w:val="28"/>
          <w:szCs w:val="28"/>
        </w:rPr>
        <w:t>起從前的</w:t>
      </w:r>
      <w:r>
        <w:rPr>
          <w:rFonts w:ascii="標楷體" w:eastAsia="標楷體" w:hAnsi="標楷體" w:hint="eastAsia"/>
          <w:sz w:val="28"/>
          <w:szCs w:val="28"/>
        </w:rPr>
        <w:t>求學階段，我們</w:t>
      </w:r>
      <w:r w:rsidR="009336E3">
        <w:rPr>
          <w:rFonts w:ascii="標楷體" w:eastAsia="標楷體" w:hAnsi="標楷體" w:hint="eastAsia"/>
          <w:sz w:val="28"/>
          <w:szCs w:val="28"/>
        </w:rPr>
        <w:t>總是</w:t>
      </w:r>
      <w:r>
        <w:rPr>
          <w:rFonts w:ascii="標楷體" w:eastAsia="標楷體" w:hAnsi="標楷體" w:hint="eastAsia"/>
          <w:sz w:val="28"/>
          <w:szCs w:val="28"/>
        </w:rPr>
        <w:t>在考試時一錯再錯，</w:t>
      </w:r>
      <w:r w:rsidR="0024101B">
        <w:rPr>
          <w:rFonts w:ascii="標楷體" w:eastAsia="標楷體" w:hAnsi="標楷體" w:hint="eastAsia"/>
          <w:sz w:val="28"/>
          <w:szCs w:val="28"/>
        </w:rPr>
        <w:t>我們往往</w:t>
      </w:r>
      <w:r w:rsidR="00DF0D2E">
        <w:rPr>
          <w:rFonts w:ascii="標楷體" w:eastAsia="標楷體" w:hAnsi="標楷體" w:hint="eastAsia"/>
          <w:sz w:val="28"/>
          <w:szCs w:val="28"/>
        </w:rPr>
        <w:t>會拿</w:t>
      </w:r>
      <w:r>
        <w:rPr>
          <w:rFonts w:ascii="標楷體" w:eastAsia="標楷體" w:hAnsi="標楷體" w:hint="eastAsia"/>
          <w:sz w:val="28"/>
          <w:szCs w:val="28"/>
        </w:rPr>
        <w:t>出</w:t>
      </w:r>
      <w:r w:rsidR="00FE428F">
        <w:rPr>
          <w:rFonts w:ascii="標楷體" w:eastAsia="標楷體" w:hAnsi="標楷體" w:hint="eastAsia"/>
          <w:sz w:val="28"/>
          <w:szCs w:val="28"/>
        </w:rPr>
        <w:t>筆記本</w:t>
      </w:r>
      <w:r>
        <w:rPr>
          <w:rFonts w:ascii="標楷體" w:eastAsia="標楷體" w:hAnsi="標楷體" w:hint="eastAsia"/>
          <w:sz w:val="28"/>
          <w:szCs w:val="28"/>
        </w:rPr>
        <w:t>，</w:t>
      </w:r>
      <w:r w:rsidR="00462D62">
        <w:rPr>
          <w:rFonts w:ascii="標楷體" w:eastAsia="標楷體" w:hAnsi="標楷體" w:hint="eastAsia"/>
          <w:sz w:val="28"/>
          <w:szCs w:val="28"/>
        </w:rPr>
        <w:t>本子</w:t>
      </w:r>
      <w:r w:rsidR="009C4316">
        <w:rPr>
          <w:rFonts w:ascii="標楷體" w:eastAsia="標楷體" w:hAnsi="標楷體" w:hint="eastAsia"/>
          <w:sz w:val="28"/>
          <w:szCs w:val="28"/>
        </w:rPr>
        <w:t>裡</w:t>
      </w:r>
      <w:r w:rsidR="00462D62">
        <w:rPr>
          <w:rFonts w:ascii="標楷體" w:eastAsia="標楷體" w:hAnsi="標楷體" w:hint="eastAsia"/>
          <w:sz w:val="28"/>
          <w:szCs w:val="28"/>
        </w:rPr>
        <w:t>的</w:t>
      </w:r>
      <w:proofErr w:type="gramStart"/>
      <w:r>
        <w:rPr>
          <w:rFonts w:ascii="標楷體" w:eastAsia="標楷體" w:hAnsi="標楷體" w:hint="eastAsia"/>
          <w:sz w:val="28"/>
          <w:szCs w:val="28"/>
        </w:rPr>
        <w:t>左頁抄考試</w:t>
      </w:r>
      <w:proofErr w:type="gramEnd"/>
      <w:r>
        <w:rPr>
          <w:rFonts w:ascii="標楷體" w:eastAsia="標楷體" w:hAnsi="標楷體" w:hint="eastAsia"/>
          <w:sz w:val="28"/>
          <w:szCs w:val="28"/>
        </w:rPr>
        <w:t>時所做錯的題目，右</w:t>
      </w:r>
      <w:proofErr w:type="gramStart"/>
      <w:r>
        <w:rPr>
          <w:rFonts w:ascii="標楷體" w:eastAsia="標楷體" w:hAnsi="標楷體" w:hint="eastAsia"/>
          <w:sz w:val="28"/>
          <w:szCs w:val="28"/>
        </w:rPr>
        <w:t>頁抄該</w:t>
      </w:r>
      <w:proofErr w:type="gramEnd"/>
      <w:r>
        <w:rPr>
          <w:rFonts w:ascii="標楷體" w:eastAsia="標楷體" w:hAnsi="標楷體" w:hint="eastAsia"/>
          <w:sz w:val="28"/>
          <w:szCs w:val="28"/>
        </w:rPr>
        <w:t>題目的正確答案</w:t>
      </w:r>
      <w:r w:rsidR="00C30C0C">
        <w:rPr>
          <w:rFonts w:ascii="標楷體" w:eastAsia="標楷體" w:hAnsi="標楷體" w:hint="eastAsia"/>
          <w:sz w:val="28"/>
          <w:szCs w:val="28"/>
        </w:rPr>
        <w:t>。</w:t>
      </w:r>
      <w:r w:rsidR="003B55A4">
        <w:rPr>
          <w:rFonts w:ascii="標楷體" w:eastAsia="標楷體" w:hAnsi="標楷體" w:hint="eastAsia"/>
          <w:sz w:val="28"/>
          <w:szCs w:val="28"/>
        </w:rPr>
        <w:t>本專題所開發的</w:t>
      </w:r>
      <w:r w:rsidR="00F25C51">
        <w:rPr>
          <w:rFonts w:ascii="標楷體" w:eastAsia="標楷體" w:hAnsi="標楷體" w:hint="eastAsia"/>
          <w:sz w:val="28"/>
          <w:szCs w:val="28"/>
        </w:rPr>
        <w:t>跨平台</w:t>
      </w:r>
      <w:r w:rsidR="002E1D75">
        <w:rPr>
          <w:rFonts w:ascii="Times New Roman" w:eastAsia="標楷體" w:hAnsi="Times New Roman" w:cs="Times New Roman"/>
          <w:sz w:val="28"/>
          <w:szCs w:val="28"/>
        </w:rPr>
        <w:t>APP</w:t>
      </w:r>
      <w:r w:rsidR="00721BE3">
        <w:rPr>
          <w:rFonts w:ascii="標楷體" w:eastAsia="標楷體" w:hAnsi="標楷體" w:cs="Times New Roman" w:hint="eastAsia"/>
          <w:sz w:val="28"/>
          <w:szCs w:val="28"/>
        </w:rPr>
        <w:t>結合了科技與教育，欲顛覆傳統人們的既定思維模式</w:t>
      </w:r>
      <w:r w:rsidR="003B55A4">
        <w:rPr>
          <w:rFonts w:ascii="標楷體" w:eastAsia="標楷體" w:hAnsi="標楷體" w:cs="Times New Roman" w:hint="eastAsia"/>
          <w:sz w:val="28"/>
          <w:szCs w:val="28"/>
        </w:rPr>
        <w:t>，達到</w:t>
      </w:r>
      <w:r w:rsidR="00C30C0C">
        <w:rPr>
          <w:rFonts w:ascii="標楷體" w:eastAsia="標楷體" w:hAnsi="標楷體" w:cs="Times New Roman" w:hint="eastAsia"/>
          <w:sz w:val="28"/>
          <w:szCs w:val="28"/>
        </w:rPr>
        <w:t>與傳統</w:t>
      </w:r>
      <w:r w:rsidR="003B55A4">
        <w:rPr>
          <w:rFonts w:ascii="標楷體" w:eastAsia="標楷體" w:hAnsi="標楷體" w:cs="Times New Roman" w:hint="eastAsia"/>
          <w:sz w:val="28"/>
          <w:szCs w:val="28"/>
        </w:rPr>
        <w:t>錯誤筆記</w:t>
      </w:r>
      <w:r w:rsidR="00F632D9">
        <w:rPr>
          <w:rFonts w:ascii="標楷體" w:eastAsia="標楷體" w:hAnsi="標楷體" w:cs="Times New Roman" w:hint="eastAsia"/>
          <w:sz w:val="28"/>
          <w:szCs w:val="28"/>
        </w:rPr>
        <w:t>本的</w:t>
      </w:r>
      <w:r w:rsidR="003B55A4">
        <w:rPr>
          <w:rFonts w:ascii="標楷體" w:eastAsia="標楷體" w:hAnsi="標楷體" w:cs="Times New Roman" w:hint="eastAsia"/>
          <w:sz w:val="28"/>
          <w:szCs w:val="28"/>
        </w:rPr>
        <w:t>相同效果</w:t>
      </w:r>
      <w:r w:rsidR="00725D1C">
        <w:rPr>
          <w:rFonts w:ascii="標楷體" w:eastAsia="標楷體" w:hAnsi="標楷體" w:cs="Times New Roman" w:hint="eastAsia"/>
          <w:sz w:val="28"/>
          <w:szCs w:val="28"/>
        </w:rPr>
        <w:t>。此</w:t>
      </w:r>
      <w:r w:rsidR="002E1D75">
        <w:rPr>
          <w:rFonts w:ascii="標楷體" w:eastAsia="標楷體" w:hAnsi="標楷體" w:cs="Times New Roman" w:hint="eastAsia"/>
          <w:sz w:val="28"/>
          <w:szCs w:val="28"/>
        </w:rPr>
        <w:t>APP</w:t>
      </w:r>
      <w:r w:rsidR="00725D1C">
        <w:rPr>
          <w:rFonts w:ascii="標楷體" w:eastAsia="標楷體" w:hAnsi="標楷體" w:cs="Times New Roman" w:hint="eastAsia"/>
          <w:sz w:val="28"/>
          <w:szCs w:val="28"/>
        </w:rPr>
        <w:t>利用智慧型手機的拍攝功能，將考試的紙本題目存入系統，節省了手抄題目的時間，也避免</w:t>
      </w:r>
      <w:r w:rsidR="003B55A4">
        <w:rPr>
          <w:rFonts w:ascii="標楷體" w:eastAsia="標楷體" w:hAnsi="標楷體" w:cs="Times New Roman" w:hint="eastAsia"/>
          <w:sz w:val="28"/>
          <w:szCs w:val="28"/>
        </w:rPr>
        <w:t>紙張的使用</w:t>
      </w:r>
      <w:r w:rsidR="00F632D9">
        <w:rPr>
          <w:rFonts w:ascii="標楷體" w:eastAsia="標楷體" w:hAnsi="標楷體" w:cs="Times New Roman" w:hint="eastAsia"/>
          <w:sz w:val="28"/>
          <w:szCs w:val="28"/>
        </w:rPr>
        <w:t>與浪費</w:t>
      </w:r>
      <w:r w:rsidR="00725D1C">
        <w:rPr>
          <w:rFonts w:ascii="標楷體" w:eastAsia="標楷體" w:hAnsi="標楷體" w:cs="Times New Roman" w:hint="eastAsia"/>
          <w:sz w:val="28"/>
          <w:szCs w:val="28"/>
        </w:rPr>
        <w:t>。圖片編輯功能可遮住試卷上的答案，</w:t>
      </w:r>
      <w:proofErr w:type="gramStart"/>
      <w:r w:rsidR="00725D1C">
        <w:rPr>
          <w:rFonts w:ascii="標楷體" w:eastAsia="標楷體" w:hAnsi="標楷體" w:cs="Times New Roman" w:hint="eastAsia"/>
          <w:sz w:val="28"/>
          <w:szCs w:val="28"/>
        </w:rPr>
        <w:t>配合錯題管理</w:t>
      </w:r>
      <w:proofErr w:type="gramEnd"/>
      <w:r w:rsidR="00725D1C">
        <w:rPr>
          <w:rFonts w:ascii="標楷體" w:eastAsia="標楷體" w:hAnsi="標楷體" w:cs="Times New Roman" w:hint="eastAsia"/>
          <w:sz w:val="28"/>
          <w:szCs w:val="28"/>
        </w:rPr>
        <w:t>功能，可依範圍重複練習</w:t>
      </w:r>
      <w:r w:rsidR="003B55A4">
        <w:rPr>
          <w:rFonts w:ascii="標楷體" w:eastAsia="標楷體" w:hAnsi="標楷體" w:cs="Times New Roman" w:hint="eastAsia"/>
          <w:sz w:val="28"/>
          <w:szCs w:val="28"/>
        </w:rPr>
        <w:t>，提升學習的效率</w:t>
      </w:r>
      <w:r w:rsidR="00721BE3">
        <w:rPr>
          <w:rFonts w:ascii="標楷體" w:eastAsia="標楷體" w:hAnsi="標楷體" w:cs="Times New Roman" w:hint="eastAsia"/>
          <w:sz w:val="28"/>
          <w:szCs w:val="28"/>
        </w:rPr>
        <w:t>。</w:t>
      </w:r>
    </w:p>
    <w:p w:rsidR="009336E3" w:rsidRDefault="009336E3" w:rsidP="007F0A9C">
      <w:pPr>
        <w:spacing w:after="120" w:line="360" w:lineRule="auto"/>
        <w:jc w:val="both"/>
        <w:rPr>
          <w:rFonts w:ascii="標楷體" w:eastAsia="標楷體" w:hAnsi="標楷體" w:cs="Times New Roman"/>
          <w:sz w:val="28"/>
          <w:szCs w:val="28"/>
        </w:rPr>
      </w:pPr>
    </w:p>
    <w:p w:rsidR="009336E3" w:rsidRPr="007F0A9C" w:rsidRDefault="009336E3" w:rsidP="00B87E0F">
      <w:pPr>
        <w:spacing w:after="120" w:line="360" w:lineRule="auto"/>
        <w:jc w:val="both"/>
        <w:rPr>
          <w:rFonts w:ascii="標楷體" w:eastAsia="標楷體" w:hAnsi="標楷體" w:cs="Times New Roman"/>
          <w:sz w:val="28"/>
          <w:szCs w:val="28"/>
        </w:rPr>
      </w:pPr>
    </w:p>
    <w:p w:rsidR="007D4E03" w:rsidRDefault="007D4E03" w:rsidP="00F27A61">
      <w:pPr>
        <w:spacing w:after="120" w:line="360" w:lineRule="auto"/>
        <w:jc w:val="both"/>
        <w:rPr>
          <w:rFonts w:ascii="標楷體" w:eastAsia="標楷體" w:hAnsi="標楷體" w:cs="Times New Roman"/>
          <w:sz w:val="28"/>
          <w:szCs w:val="28"/>
        </w:rPr>
      </w:pPr>
    </w:p>
    <w:p w:rsidR="009336E3" w:rsidRPr="00F27A61" w:rsidRDefault="009336E3" w:rsidP="00F27A61">
      <w:pPr>
        <w:spacing w:after="120" w:line="360" w:lineRule="auto"/>
        <w:jc w:val="both"/>
        <w:rPr>
          <w:rFonts w:ascii="標楷體" w:eastAsia="標楷體" w:hAnsi="標楷體" w:cs="Times New Roman"/>
          <w:sz w:val="28"/>
          <w:szCs w:val="28"/>
        </w:rPr>
      </w:pPr>
    </w:p>
    <w:p w:rsidR="007D4E03" w:rsidRPr="007D4E03" w:rsidRDefault="007D4E03" w:rsidP="007D4E03">
      <w:pPr>
        <w:spacing w:line="480" w:lineRule="exact"/>
        <w:ind w:left="1205" w:hangingChars="430" w:hanging="1205"/>
        <w:jc w:val="both"/>
        <w:rPr>
          <w:rFonts w:ascii="標楷體" w:eastAsia="標楷體" w:hAnsi="標楷體" w:cs="Times New Roman"/>
          <w:sz w:val="28"/>
          <w:szCs w:val="28"/>
        </w:rPr>
      </w:pPr>
      <w:r w:rsidRPr="007D4E03">
        <w:rPr>
          <w:rFonts w:ascii="標楷體" w:eastAsia="標楷體" w:hAnsi="標楷體" w:cs="Times New Roman" w:hint="eastAsia"/>
          <w:b/>
          <w:sz w:val="28"/>
          <w:szCs w:val="28"/>
        </w:rPr>
        <w:t>關鍵字：</w:t>
      </w:r>
      <w:r w:rsidR="00DF0D2E" w:rsidRPr="00DF0D2E">
        <w:rPr>
          <w:rFonts w:ascii="標楷體" w:eastAsia="標楷體" w:hAnsi="標楷體" w:cs="Times New Roman" w:hint="eastAsia"/>
          <w:sz w:val="28"/>
          <w:szCs w:val="28"/>
        </w:rPr>
        <w:t>筆記本、</w:t>
      </w:r>
      <w:r w:rsidR="00F27A61">
        <w:rPr>
          <w:rFonts w:ascii="標楷體" w:eastAsia="標楷體" w:hAnsi="標楷體" w:hint="eastAsia"/>
          <w:sz w:val="28"/>
          <w:szCs w:val="28"/>
        </w:rPr>
        <w:t>跨平台</w:t>
      </w:r>
      <w:r w:rsidR="002E1D75">
        <w:rPr>
          <w:rFonts w:ascii="Times New Roman" w:eastAsia="標楷體" w:hAnsi="Times New Roman" w:cs="Times New Roman"/>
          <w:sz w:val="28"/>
          <w:szCs w:val="28"/>
        </w:rPr>
        <w:t>APP</w:t>
      </w:r>
      <w:r>
        <w:rPr>
          <w:rFonts w:ascii="標楷體" w:eastAsia="標楷體" w:hAnsi="標楷體" w:cs="Times New Roman" w:hint="eastAsia"/>
          <w:sz w:val="28"/>
          <w:szCs w:val="28"/>
        </w:rPr>
        <w:t>、</w:t>
      </w:r>
      <w:r w:rsidR="00F27A61">
        <w:rPr>
          <w:rFonts w:ascii="標楷體" w:eastAsia="標楷體" w:hAnsi="標楷體" w:cs="Times New Roman" w:hint="eastAsia"/>
          <w:sz w:val="28"/>
          <w:szCs w:val="28"/>
        </w:rPr>
        <w:t>手機拍照功能、</w:t>
      </w:r>
      <w:r w:rsidR="0024101B">
        <w:rPr>
          <w:rFonts w:ascii="標楷體" w:eastAsia="標楷體" w:hAnsi="標楷體" w:cs="Times New Roman" w:hint="eastAsia"/>
          <w:sz w:val="28"/>
          <w:szCs w:val="28"/>
        </w:rPr>
        <w:t>編輯</w:t>
      </w:r>
      <w:r w:rsidR="00DF0D2E">
        <w:rPr>
          <w:rFonts w:ascii="標楷體" w:eastAsia="標楷體" w:hAnsi="標楷體" w:cs="Times New Roman" w:hint="eastAsia"/>
          <w:sz w:val="28"/>
          <w:szCs w:val="28"/>
        </w:rPr>
        <w:t>圖片</w:t>
      </w:r>
    </w:p>
    <w:p w:rsidR="007F0A9C" w:rsidRDefault="00DF0D2E" w:rsidP="00B87E0F">
      <w:pPr>
        <w:wordWrap w:val="0"/>
        <w:spacing w:beforeLines="50" w:before="180" w:line="360" w:lineRule="auto"/>
        <w:ind w:firstLineChars="200" w:firstLine="560"/>
        <w:jc w:val="right"/>
        <w:rPr>
          <w:rFonts w:ascii="Times New Roman" w:eastAsia="標楷體" w:hAnsi="Times New Roman" w:cs="Times New Roman"/>
          <w:b/>
          <w:sz w:val="36"/>
          <w:szCs w:val="36"/>
        </w:rPr>
      </w:pPr>
      <w:r>
        <w:rPr>
          <w:rFonts w:ascii="標楷體" w:eastAsia="標楷體" w:hAnsi="標楷體" w:cs="Times New Roman" w:hint="eastAsia"/>
          <w:sz w:val="28"/>
          <w:szCs w:val="28"/>
        </w:rPr>
        <w:t>指導教授</w:t>
      </w:r>
      <w:r w:rsidRPr="00DF0D2E">
        <w:rPr>
          <w:rFonts w:ascii="標楷體" w:eastAsia="標楷體" w:hAnsi="標楷體" w:cs="Times New Roman" w:hint="eastAsia"/>
          <w:sz w:val="28"/>
          <w:szCs w:val="28"/>
          <w:u w:val="single"/>
        </w:rPr>
        <w:t xml:space="preserve">             </w:t>
      </w:r>
      <w:r w:rsidRPr="00A16806">
        <w:rPr>
          <w:rFonts w:ascii="標楷體" w:eastAsia="標楷體" w:hAnsi="標楷體" w:cs="Times New Roman" w:hint="eastAsia"/>
          <w:sz w:val="28"/>
          <w:szCs w:val="28"/>
        </w:rPr>
        <w:t xml:space="preserve"> </w:t>
      </w:r>
      <w:r w:rsidR="00A16806" w:rsidRPr="00A16806">
        <w:rPr>
          <w:rFonts w:ascii="標楷體" w:eastAsia="標楷體" w:hAnsi="標楷體" w:cs="Times New Roman" w:hint="eastAsia"/>
          <w:sz w:val="28"/>
          <w:szCs w:val="28"/>
        </w:rPr>
        <w:t>(簽名)</w:t>
      </w:r>
    </w:p>
    <w:p w:rsidR="007B4105" w:rsidRDefault="00F31E8A" w:rsidP="0034615F">
      <w:pPr>
        <w:spacing w:afterLines="50" w:after="180"/>
        <w:jc w:val="center"/>
        <w:rPr>
          <w:rFonts w:ascii="Times New Roman" w:eastAsia="標楷體" w:hAnsi="Times New Roman" w:cs="Times New Roman"/>
          <w:b/>
          <w:sz w:val="36"/>
          <w:szCs w:val="36"/>
        </w:rPr>
      </w:pPr>
      <w:r>
        <w:rPr>
          <w:rFonts w:ascii="Times New Roman" w:eastAsia="標楷體" w:hAnsi="Times New Roman" w:cs="Times New Roman"/>
          <w:b/>
          <w:sz w:val="36"/>
          <w:szCs w:val="36"/>
        </w:rPr>
        <w:lastRenderedPageBreak/>
        <w:t xml:space="preserve">The </w:t>
      </w:r>
      <w:r w:rsidR="00262135">
        <w:rPr>
          <w:rFonts w:ascii="Times New Roman" w:eastAsia="標楷體" w:hAnsi="Times New Roman" w:cs="Times New Roman"/>
          <w:b/>
          <w:sz w:val="36"/>
          <w:szCs w:val="36"/>
        </w:rPr>
        <w:t>Correction</w:t>
      </w:r>
      <w:r w:rsidR="0034615F">
        <w:rPr>
          <w:rFonts w:ascii="Times New Roman" w:eastAsia="標楷體" w:hAnsi="Times New Roman" w:cs="Times New Roman"/>
          <w:b/>
          <w:sz w:val="36"/>
          <w:szCs w:val="36"/>
        </w:rPr>
        <w:t xml:space="preserve"> Notebooks</w:t>
      </w:r>
    </w:p>
    <w:p w:rsidR="0034615F" w:rsidRDefault="0034615F" w:rsidP="0034615F">
      <w:pPr>
        <w:jc w:val="center"/>
        <w:rPr>
          <w:rFonts w:ascii="Times New Roman" w:eastAsia="標楷體" w:hAnsi="Times New Roman" w:cs="Times New Roman"/>
          <w:b/>
          <w:sz w:val="28"/>
          <w:szCs w:val="28"/>
        </w:rPr>
      </w:pPr>
      <w:r>
        <w:rPr>
          <w:rFonts w:ascii="Times New Roman" w:eastAsia="標楷體" w:hAnsi="Times New Roman" w:cs="Times New Roman" w:hint="eastAsia"/>
          <w:b/>
          <w:sz w:val="28"/>
          <w:szCs w:val="28"/>
        </w:rPr>
        <w:t>S</w:t>
      </w:r>
      <w:r>
        <w:rPr>
          <w:rFonts w:ascii="Times New Roman" w:eastAsia="標楷體" w:hAnsi="Times New Roman" w:cs="Times New Roman"/>
          <w:b/>
          <w:sz w:val="28"/>
          <w:szCs w:val="28"/>
        </w:rPr>
        <w:t xml:space="preserve">tudents: Yu-Ning Chi, Jia-Hong Chen, </w:t>
      </w:r>
      <w:proofErr w:type="spellStart"/>
      <w:r>
        <w:rPr>
          <w:rFonts w:ascii="Times New Roman" w:eastAsia="標楷體" w:hAnsi="Times New Roman" w:cs="Times New Roman"/>
          <w:b/>
          <w:sz w:val="28"/>
          <w:szCs w:val="28"/>
        </w:rPr>
        <w:t>Jui</w:t>
      </w:r>
      <w:proofErr w:type="spellEnd"/>
      <w:r>
        <w:rPr>
          <w:rFonts w:ascii="Times New Roman" w:eastAsia="標楷體" w:hAnsi="Times New Roman" w:cs="Times New Roman"/>
          <w:b/>
          <w:sz w:val="28"/>
          <w:szCs w:val="28"/>
        </w:rPr>
        <w:t>-</w:t>
      </w:r>
      <w:proofErr w:type="gramStart"/>
      <w:r>
        <w:rPr>
          <w:rFonts w:ascii="Times New Roman" w:eastAsia="標楷體" w:hAnsi="Times New Roman" w:cs="Times New Roman"/>
          <w:b/>
          <w:sz w:val="28"/>
          <w:szCs w:val="28"/>
        </w:rPr>
        <w:t>An</w:t>
      </w:r>
      <w:proofErr w:type="gramEnd"/>
      <w:r>
        <w:rPr>
          <w:rFonts w:ascii="Times New Roman" w:eastAsia="標楷體" w:hAnsi="Times New Roman" w:cs="Times New Roman"/>
          <w:b/>
          <w:sz w:val="28"/>
          <w:szCs w:val="28"/>
        </w:rPr>
        <w:t xml:space="preserve"> Ku, Xiang-</w:t>
      </w:r>
      <w:r w:rsidR="005D0722">
        <w:rPr>
          <w:rFonts w:ascii="Times New Roman" w:eastAsia="標楷體" w:hAnsi="Times New Roman" w:cs="Times New Roman"/>
          <w:b/>
          <w:sz w:val="28"/>
          <w:szCs w:val="28"/>
        </w:rPr>
        <w:t>M</w:t>
      </w:r>
      <w:r>
        <w:rPr>
          <w:rFonts w:ascii="Times New Roman" w:eastAsia="標楷體" w:hAnsi="Times New Roman" w:cs="Times New Roman"/>
          <w:b/>
          <w:sz w:val="28"/>
          <w:szCs w:val="28"/>
        </w:rPr>
        <w:t>ing Huang</w:t>
      </w:r>
    </w:p>
    <w:p w:rsidR="0034615F" w:rsidRDefault="0034615F" w:rsidP="0034615F">
      <w:pPr>
        <w:jc w:val="center"/>
        <w:rPr>
          <w:rFonts w:ascii="Times New Roman" w:eastAsia="標楷體" w:hAnsi="Times New Roman" w:cs="Times New Roman"/>
          <w:b/>
          <w:sz w:val="28"/>
          <w:szCs w:val="28"/>
        </w:rPr>
      </w:pPr>
      <w:r>
        <w:rPr>
          <w:rFonts w:ascii="Times New Roman" w:eastAsia="標楷體" w:hAnsi="Times New Roman" w:cs="Times New Roman" w:hint="eastAsia"/>
          <w:b/>
          <w:sz w:val="28"/>
          <w:szCs w:val="28"/>
        </w:rPr>
        <w:t>A</w:t>
      </w:r>
      <w:r>
        <w:rPr>
          <w:rFonts w:ascii="Times New Roman" w:eastAsia="標楷體" w:hAnsi="Times New Roman" w:cs="Times New Roman"/>
          <w:b/>
          <w:sz w:val="28"/>
          <w:szCs w:val="28"/>
        </w:rPr>
        <w:t>dvisor: Sheng-</w:t>
      </w:r>
      <w:proofErr w:type="spellStart"/>
      <w:r>
        <w:rPr>
          <w:rFonts w:ascii="Times New Roman" w:eastAsia="標楷體" w:hAnsi="Times New Roman" w:cs="Times New Roman"/>
          <w:b/>
          <w:sz w:val="28"/>
          <w:szCs w:val="28"/>
        </w:rPr>
        <w:t>Hsuan</w:t>
      </w:r>
      <w:proofErr w:type="spellEnd"/>
      <w:r>
        <w:rPr>
          <w:rFonts w:ascii="Times New Roman" w:eastAsia="標楷體" w:hAnsi="Times New Roman" w:cs="Times New Roman"/>
          <w:b/>
          <w:sz w:val="28"/>
          <w:szCs w:val="28"/>
        </w:rPr>
        <w:t xml:space="preserve"> Hsu</w:t>
      </w:r>
    </w:p>
    <w:p w:rsidR="00C74985" w:rsidRDefault="00C74985" w:rsidP="0034615F">
      <w:pPr>
        <w:jc w:val="center"/>
        <w:rPr>
          <w:rFonts w:ascii="Times New Roman" w:eastAsia="標楷體" w:hAnsi="Times New Roman" w:cs="Times New Roman"/>
          <w:b/>
          <w:sz w:val="28"/>
          <w:szCs w:val="28"/>
        </w:rPr>
      </w:pPr>
      <w:r>
        <w:rPr>
          <w:rFonts w:ascii="Times New Roman" w:eastAsia="標楷體" w:hAnsi="Times New Roman" w:cs="Times New Roman" w:hint="eastAsia"/>
          <w:b/>
          <w:sz w:val="28"/>
          <w:szCs w:val="28"/>
        </w:rPr>
        <w:t>D</w:t>
      </w:r>
      <w:r>
        <w:rPr>
          <w:rFonts w:ascii="Times New Roman" w:eastAsia="標楷體" w:hAnsi="Times New Roman" w:cs="Times New Roman"/>
          <w:b/>
          <w:sz w:val="28"/>
          <w:szCs w:val="28"/>
        </w:rPr>
        <w:t>epartment of Computer Science and Information Engineering</w:t>
      </w:r>
    </w:p>
    <w:p w:rsidR="00C74985" w:rsidRDefault="00C74985" w:rsidP="0034615F">
      <w:pPr>
        <w:jc w:val="center"/>
        <w:rPr>
          <w:rFonts w:ascii="Times New Roman" w:eastAsia="標楷體" w:hAnsi="Times New Roman" w:cs="Times New Roman"/>
          <w:b/>
          <w:sz w:val="28"/>
          <w:szCs w:val="28"/>
        </w:rPr>
      </w:pPr>
      <w:r>
        <w:rPr>
          <w:rFonts w:ascii="Times New Roman" w:eastAsia="標楷體" w:hAnsi="Times New Roman" w:cs="Times New Roman" w:hint="eastAsia"/>
          <w:b/>
          <w:sz w:val="28"/>
          <w:szCs w:val="28"/>
        </w:rPr>
        <w:t>C</w:t>
      </w:r>
      <w:r>
        <w:rPr>
          <w:rFonts w:ascii="Times New Roman" w:eastAsia="標楷體" w:hAnsi="Times New Roman" w:cs="Times New Roman"/>
          <w:b/>
          <w:sz w:val="28"/>
          <w:szCs w:val="28"/>
        </w:rPr>
        <w:t>hinese Culture University</w:t>
      </w:r>
    </w:p>
    <w:p w:rsidR="00C74985" w:rsidRDefault="00C74985">
      <w:pPr>
        <w:pStyle w:val="ABSTRACT"/>
        <w:pPrChange w:id="4" w:author="A5206572" w:date="2019-05-10T22:09:00Z">
          <w:pPr>
            <w:jc w:val="center"/>
          </w:pPr>
        </w:pPrChange>
      </w:pPr>
      <w:bookmarkStart w:id="5" w:name="_Toc8484157"/>
      <w:r>
        <w:rPr>
          <w:rFonts w:hint="cs"/>
        </w:rPr>
        <w:t>A</w:t>
      </w:r>
      <w:r>
        <w:t>BSTRACT</w:t>
      </w:r>
      <w:bookmarkEnd w:id="5"/>
    </w:p>
    <w:p w:rsidR="00262135" w:rsidRDefault="00262135" w:rsidP="000E0A8A">
      <w:pPr>
        <w:spacing w:after="120" w:line="480" w:lineRule="exact"/>
        <w:ind w:firstLineChars="200" w:firstLine="560"/>
        <w:jc w:val="both"/>
        <w:rPr>
          <w:rFonts w:ascii="Times New Roman" w:eastAsia="標楷體" w:hAnsi="Times New Roman" w:cs="Times New Roman"/>
          <w:sz w:val="28"/>
          <w:szCs w:val="28"/>
        </w:rPr>
      </w:pPr>
      <w:r w:rsidRPr="00262135">
        <w:rPr>
          <w:rFonts w:ascii="Times New Roman" w:eastAsia="標楷體" w:hAnsi="Times New Roman" w:cs="Times New Roman"/>
          <w:sz w:val="28"/>
          <w:szCs w:val="28"/>
        </w:rPr>
        <w:t xml:space="preserve">In remembrance of the study experience in the past which tests went on and on, we frequently gave wrong answers to certain questions because we do not have enough time for reviewing. Mostly, we would write </w:t>
      </w:r>
      <w:r w:rsidR="007E113B">
        <w:rPr>
          <w:rFonts w:ascii="Times New Roman" w:eastAsia="標楷體" w:hAnsi="Times New Roman" w:cs="Times New Roman" w:hint="eastAsia"/>
          <w:sz w:val="28"/>
          <w:szCs w:val="28"/>
        </w:rPr>
        <w:t>q</w:t>
      </w:r>
      <w:r w:rsidR="007E113B">
        <w:rPr>
          <w:rFonts w:ascii="Times New Roman" w:eastAsia="標楷體" w:hAnsi="Times New Roman" w:cs="Times New Roman"/>
          <w:sz w:val="28"/>
          <w:szCs w:val="28"/>
        </w:rPr>
        <w:t>uestions</w:t>
      </w:r>
      <w:r w:rsidRPr="00262135">
        <w:rPr>
          <w:rFonts w:ascii="Times New Roman" w:eastAsia="標楷體" w:hAnsi="Times New Roman" w:cs="Times New Roman"/>
          <w:sz w:val="28"/>
          <w:szCs w:val="28"/>
        </w:rPr>
        <w:t xml:space="preserve"> on the left side pages of notebooks with the correct </w:t>
      </w:r>
      <w:r w:rsidR="007E113B">
        <w:rPr>
          <w:rFonts w:ascii="Times New Roman" w:eastAsia="標楷體" w:hAnsi="Times New Roman" w:cs="Times New Roman"/>
          <w:sz w:val="28"/>
          <w:szCs w:val="28"/>
        </w:rPr>
        <w:t>answers</w:t>
      </w:r>
      <w:r w:rsidRPr="00262135">
        <w:rPr>
          <w:rFonts w:ascii="Times New Roman" w:eastAsia="標楷體" w:hAnsi="Times New Roman" w:cs="Times New Roman"/>
          <w:sz w:val="28"/>
          <w:szCs w:val="28"/>
        </w:rPr>
        <w:t xml:space="preserve"> on them of the other side, and those are called </w:t>
      </w:r>
      <w:r w:rsidR="002F5A58">
        <w:rPr>
          <w:rFonts w:ascii="Times New Roman" w:eastAsia="標楷體" w:hAnsi="Times New Roman" w:cs="Times New Roman"/>
          <w:sz w:val="28"/>
          <w:szCs w:val="28"/>
        </w:rPr>
        <w:t>“</w:t>
      </w:r>
      <w:r>
        <w:rPr>
          <w:rFonts w:ascii="Times New Roman" w:eastAsia="標楷體" w:hAnsi="Times New Roman" w:cs="Times New Roman" w:hint="eastAsia"/>
          <w:sz w:val="28"/>
          <w:szCs w:val="28"/>
        </w:rPr>
        <w:t>T</w:t>
      </w:r>
      <w:r w:rsidRPr="00262135">
        <w:rPr>
          <w:rFonts w:ascii="Times New Roman" w:eastAsia="標楷體" w:hAnsi="Times New Roman" w:cs="Times New Roman"/>
          <w:sz w:val="28"/>
          <w:szCs w:val="28"/>
        </w:rPr>
        <w:t xml:space="preserve">he </w:t>
      </w:r>
      <w:r>
        <w:rPr>
          <w:rFonts w:ascii="Times New Roman" w:eastAsia="標楷體" w:hAnsi="Times New Roman" w:cs="Times New Roman" w:hint="eastAsia"/>
          <w:sz w:val="28"/>
          <w:szCs w:val="28"/>
        </w:rPr>
        <w:t>C</w:t>
      </w:r>
      <w:r w:rsidRPr="00262135">
        <w:rPr>
          <w:rFonts w:ascii="Times New Roman" w:eastAsia="標楷體" w:hAnsi="Times New Roman" w:cs="Times New Roman"/>
          <w:sz w:val="28"/>
          <w:szCs w:val="28"/>
        </w:rPr>
        <w:t xml:space="preserve">orrection </w:t>
      </w:r>
      <w:r>
        <w:rPr>
          <w:rFonts w:ascii="Times New Roman" w:eastAsia="標楷體" w:hAnsi="Times New Roman" w:cs="Times New Roman" w:hint="eastAsia"/>
          <w:sz w:val="28"/>
          <w:szCs w:val="28"/>
        </w:rPr>
        <w:t>N</w:t>
      </w:r>
      <w:r w:rsidRPr="00262135">
        <w:rPr>
          <w:rFonts w:ascii="Times New Roman" w:eastAsia="標楷體" w:hAnsi="Times New Roman" w:cs="Times New Roman"/>
          <w:sz w:val="28"/>
          <w:szCs w:val="28"/>
        </w:rPr>
        <w:t>otebooks</w:t>
      </w:r>
      <w:r w:rsidR="002F5A58">
        <w:rPr>
          <w:rFonts w:ascii="Times New Roman" w:eastAsia="標楷體" w:hAnsi="Times New Roman" w:cs="Times New Roman"/>
          <w:sz w:val="28"/>
          <w:szCs w:val="28"/>
        </w:rPr>
        <w:t>”</w:t>
      </w:r>
      <w:r w:rsidRPr="00262135">
        <w:rPr>
          <w:rFonts w:ascii="Times New Roman" w:eastAsia="標楷體" w:hAnsi="Times New Roman" w:cs="Times New Roman"/>
          <w:sz w:val="28"/>
          <w:szCs w:val="28"/>
        </w:rPr>
        <w:t xml:space="preserve">.  However, </w:t>
      </w:r>
      <w:del w:id="6" w:author="A5206572" w:date="2019-05-11T16:52:00Z">
        <w:r w:rsidRPr="00262135" w:rsidDel="00B807E6">
          <w:rPr>
            <w:rFonts w:ascii="Times New Roman" w:eastAsia="標楷體" w:hAnsi="Times New Roman" w:cs="Times New Roman"/>
            <w:sz w:val="28"/>
            <w:szCs w:val="28"/>
          </w:rPr>
          <w:delText xml:space="preserve">the technology rapidly developed as the time flies, and </w:delText>
        </w:r>
      </w:del>
      <w:r w:rsidRPr="00262135">
        <w:rPr>
          <w:rFonts w:ascii="Times New Roman" w:eastAsia="標楷體" w:hAnsi="Times New Roman" w:cs="Times New Roman"/>
          <w:sz w:val="28"/>
          <w:szCs w:val="28"/>
        </w:rPr>
        <w:t xml:space="preserve">we would like to challenge people’s cognition of notebook by a </w:t>
      </w:r>
      <w:r>
        <w:rPr>
          <w:rFonts w:ascii="Times New Roman" w:eastAsia="標楷體" w:hAnsi="Times New Roman" w:cs="Times New Roman"/>
          <w:sz w:val="28"/>
          <w:szCs w:val="28"/>
        </w:rPr>
        <w:t>cross</w:t>
      </w:r>
      <w:r w:rsidRPr="00262135">
        <w:rPr>
          <w:rFonts w:ascii="Times New Roman" w:eastAsia="標楷體" w:hAnsi="Times New Roman" w:cs="Times New Roman"/>
          <w:sz w:val="28"/>
          <w:szCs w:val="28"/>
        </w:rPr>
        <w:t xml:space="preserve">-platform </w:t>
      </w:r>
      <w:ins w:id="7" w:author="A5206572" w:date="2019-05-11T16:53:00Z">
        <w:r w:rsidR="00B807E6">
          <w:rPr>
            <w:rFonts w:ascii="Times New Roman" w:eastAsia="標楷體" w:hAnsi="Times New Roman" w:cs="Times New Roman"/>
            <w:sz w:val="28"/>
            <w:szCs w:val="28"/>
          </w:rPr>
          <w:t>a</w:t>
        </w:r>
      </w:ins>
      <w:del w:id="8" w:author="A5206572" w:date="2019-05-11T16:53:00Z">
        <w:r w:rsidR="002E1D75" w:rsidDel="00B807E6">
          <w:rPr>
            <w:rFonts w:ascii="Times New Roman" w:eastAsia="標楷體" w:hAnsi="Times New Roman" w:cs="Times New Roman"/>
            <w:sz w:val="28"/>
            <w:szCs w:val="28"/>
          </w:rPr>
          <w:delText>A</w:delText>
        </w:r>
      </w:del>
      <w:ins w:id="9" w:author="A5206572" w:date="2019-05-11T16:53:00Z">
        <w:r w:rsidR="00B807E6">
          <w:rPr>
            <w:rFonts w:ascii="Times New Roman" w:eastAsia="標楷體" w:hAnsi="Times New Roman" w:cs="Times New Roman"/>
            <w:sz w:val="28"/>
            <w:szCs w:val="28"/>
          </w:rPr>
          <w:t>pp</w:t>
        </w:r>
      </w:ins>
      <w:del w:id="10" w:author="A5206572" w:date="2019-05-11T16:53:00Z">
        <w:r w:rsidR="002E1D75" w:rsidDel="00B807E6">
          <w:rPr>
            <w:rFonts w:ascii="Times New Roman" w:eastAsia="標楷體" w:hAnsi="Times New Roman" w:cs="Times New Roman"/>
            <w:sz w:val="28"/>
            <w:szCs w:val="28"/>
          </w:rPr>
          <w:delText>PP</w:delText>
        </w:r>
      </w:del>
      <w:r w:rsidRPr="00262135">
        <w:rPr>
          <w:rFonts w:ascii="Times New Roman" w:eastAsia="標楷體" w:hAnsi="Times New Roman" w:cs="Times New Roman"/>
          <w:sz w:val="28"/>
          <w:szCs w:val="28"/>
        </w:rPr>
        <w:t xml:space="preserve">lication we developed in this phone-on-hand era. This </w:t>
      </w:r>
      <w:ins w:id="11" w:author="A5206572" w:date="2019-05-11T16:53:00Z">
        <w:r w:rsidR="00B807E6">
          <w:rPr>
            <w:rFonts w:ascii="Times New Roman" w:eastAsia="標楷體" w:hAnsi="Times New Roman" w:cs="Times New Roman"/>
            <w:sz w:val="28"/>
            <w:szCs w:val="28"/>
          </w:rPr>
          <w:t>a</w:t>
        </w:r>
      </w:ins>
      <w:del w:id="12" w:author="A5206572" w:date="2019-05-11T16:53:00Z">
        <w:r w:rsidR="002E1D75" w:rsidDel="00B807E6">
          <w:rPr>
            <w:rFonts w:ascii="Times New Roman" w:eastAsia="標楷體" w:hAnsi="Times New Roman" w:cs="Times New Roman"/>
            <w:sz w:val="28"/>
            <w:szCs w:val="28"/>
          </w:rPr>
          <w:delText>A</w:delText>
        </w:r>
      </w:del>
      <w:ins w:id="13" w:author="A5206572" w:date="2019-05-11T16:53:00Z">
        <w:r w:rsidR="00B807E6">
          <w:rPr>
            <w:rFonts w:ascii="Times New Roman" w:eastAsia="標楷體" w:hAnsi="Times New Roman" w:cs="Times New Roman"/>
            <w:sz w:val="28"/>
            <w:szCs w:val="28"/>
          </w:rPr>
          <w:t>pp</w:t>
        </w:r>
      </w:ins>
      <w:del w:id="14" w:author="A5206572" w:date="2019-05-11T16:53:00Z">
        <w:r w:rsidR="002E1D75" w:rsidDel="00B807E6">
          <w:rPr>
            <w:rFonts w:ascii="Times New Roman" w:eastAsia="標楷體" w:hAnsi="Times New Roman" w:cs="Times New Roman"/>
            <w:sz w:val="28"/>
            <w:szCs w:val="28"/>
          </w:rPr>
          <w:delText>PP</w:delText>
        </w:r>
      </w:del>
      <w:r w:rsidRPr="00262135">
        <w:rPr>
          <w:rFonts w:ascii="Times New Roman" w:eastAsia="標楷體" w:hAnsi="Times New Roman" w:cs="Times New Roman"/>
          <w:sz w:val="28"/>
          <w:szCs w:val="28"/>
        </w:rPr>
        <w:t xml:space="preserve">lication is a seminar course project and is designed with educational and technological characteristics and aims to achieve the same effects of the correction notebook and reduce the usage and waste of paper simultaneously. </w:t>
      </w:r>
      <w:del w:id="15" w:author="A5206572" w:date="2019-05-11T16:54:00Z">
        <w:r w:rsidRPr="00262135" w:rsidDel="00B807E6">
          <w:rPr>
            <w:rFonts w:ascii="Times New Roman" w:eastAsia="標楷體" w:hAnsi="Times New Roman" w:cs="Times New Roman"/>
            <w:sz w:val="28"/>
            <w:szCs w:val="28"/>
          </w:rPr>
          <w:delText xml:space="preserve">The correction notebook we designed is no longer the notebook we used to know. </w:delText>
        </w:r>
      </w:del>
      <w:r w:rsidRPr="00262135">
        <w:rPr>
          <w:rFonts w:ascii="Times New Roman" w:eastAsia="標楷體" w:hAnsi="Times New Roman" w:cs="Times New Roman"/>
          <w:sz w:val="28"/>
          <w:szCs w:val="28"/>
        </w:rPr>
        <w:t>With the built-in camera of smartphones, test paper can be sn</w:t>
      </w:r>
      <w:ins w:id="16" w:author="A5206572" w:date="2019-05-11T16:53:00Z">
        <w:r w:rsidR="00B807E6">
          <w:rPr>
            <w:rFonts w:ascii="Times New Roman" w:eastAsia="標楷體" w:hAnsi="Times New Roman" w:cs="Times New Roman"/>
            <w:sz w:val="28"/>
            <w:szCs w:val="28"/>
          </w:rPr>
          <w:t>app</w:t>
        </w:r>
      </w:ins>
      <w:del w:id="17" w:author="A5206572" w:date="2019-05-11T16:53:00Z">
        <w:r w:rsidR="002E1D75" w:rsidDel="00B807E6">
          <w:rPr>
            <w:rFonts w:ascii="Times New Roman" w:eastAsia="標楷體" w:hAnsi="Times New Roman" w:cs="Times New Roman"/>
            <w:sz w:val="28"/>
            <w:szCs w:val="28"/>
          </w:rPr>
          <w:delText>APP</w:delText>
        </w:r>
      </w:del>
      <w:r w:rsidRPr="00262135">
        <w:rPr>
          <w:rFonts w:ascii="Times New Roman" w:eastAsia="標楷體" w:hAnsi="Times New Roman" w:cs="Times New Roman"/>
          <w:sz w:val="28"/>
          <w:szCs w:val="28"/>
        </w:rPr>
        <w:t>ed and stored, and users are able to cover the correct answers and practice for several times to surge the studying efficiency with the in-</w:t>
      </w:r>
      <w:ins w:id="18" w:author="A5206572" w:date="2019-05-11T16:55:00Z">
        <w:r w:rsidR="005823EC">
          <w:rPr>
            <w:rFonts w:ascii="Times New Roman" w:eastAsia="標楷體" w:hAnsi="Times New Roman" w:cs="Times New Roman"/>
            <w:sz w:val="28"/>
            <w:szCs w:val="28"/>
          </w:rPr>
          <w:t>app</w:t>
        </w:r>
      </w:ins>
      <w:bookmarkStart w:id="19" w:name="_GoBack"/>
      <w:bookmarkEnd w:id="19"/>
      <w:del w:id="20" w:author="A5206572" w:date="2019-05-11T16:55:00Z">
        <w:r w:rsidR="002E1D75" w:rsidDel="005823EC">
          <w:rPr>
            <w:rFonts w:ascii="Times New Roman" w:eastAsia="標楷體" w:hAnsi="Times New Roman" w:cs="Times New Roman"/>
            <w:sz w:val="28"/>
            <w:szCs w:val="28"/>
          </w:rPr>
          <w:delText>APP</w:delText>
        </w:r>
      </w:del>
      <w:r w:rsidRPr="00262135">
        <w:rPr>
          <w:rFonts w:ascii="Times New Roman" w:eastAsia="標楷體" w:hAnsi="Times New Roman" w:cs="Times New Roman"/>
          <w:sz w:val="28"/>
          <w:szCs w:val="28"/>
        </w:rPr>
        <w:t xml:space="preserve"> image editor.</w:t>
      </w:r>
    </w:p>
    <w:p w:rsidR="00262135" w:rsidRDefault="00262135" w:rsidP="00262135">
      <w:pPr>
        <w:spacing w:after="120" w:line="480" w:lineRule="exact"/>
        <w:ind w:firstLineChars="200" w:firstLine="560"/>
        <w:jc w:val="both"/>
        <w:rPr>
          <w:rFonts w:ascii="Times New Roman" w:eastAsia="標楷體" w:hAnsi="Times New Roman" w:cs="Times New Roman"/>
          <w:sz w:val="28"/>
          <w:szCs w:val="28"/>
        </w:rPr>
      </w:pPr>
    </w:p>
    <w:p w:rsidR="00AB29C1" w:rsidRDefault="00AB29C1" w:rsidP="00262135">
      <w:pPr>
        <w:spacing w:after="120" w:line="480" w:lineRule="exact"/>
        <w:ind w:firstLineChars="200" w:firstLine="560"/>
        <w:jc w:val="both"/>
        <w:rPr>
          <w:rFonts w:ascii="Times New Roman" w:eastAsia="標楷體" w:hAnsi="Times New Roman" w:cs="Times New Roman"/>
          <w:sz w:val="28"/>
          <w:szCs w:val="28"/>
        </w:rPr>
      </w:pPr>
    </w:p>
    <w:p w:rsidR="00B87E0F" w:rsidRDefault="00B87E0F" w:rsidP="00262135">
      <w:pPr>
        <w:spacing w:after="120" w:line="480" w:lineRule="exact"/>
        <w:ind w:firstLineChars="200" w:firstLine="560"/>
        <w:jc w:val="both"/>
        <w:rPr>
          <w:ins w:id="21" w:author="A5206572" w:date="2019-05-11T16:55:00Z"/>
          <w:rFonts w:ascii="Times New Roman" w:eastAsia="標楷體" w:hAnsi="Times New Roman" w:cs="Times New Roman"/>
          <w:sz w:val="28"/>
          <w:szCs w:val="28"/>
        </w:rPr>
      </w:pPr>
    </w:p>
    <w:p w:rsidR="00B807E6" w:rsidRDefault="00B807E6" w:rsidP="00262135">
      <w:pPr>
        <w:spacing w:after="120" w:line="480" w:lineRule="exact"/>
        <w:ind w:firstLineChars="200" w:firstLine="560"/>
        <w:jc w:val="both"/>
        <w:rPr>
          <w:ins w:id="22" w:author="A5206572" w:date="2019-05-11T16:55:00Z"/>
          <w:rFonts w:ascii="Times New Roman" w:eastAsia="標楷體" w:hAnsi="Times New Roman" w:cs="Times New Roman"/>
          <w:sz w:val="28"/>
          <w:szCs w:val="28"/>
        </w:rPr>
      </w:pPr>
    </w:p>
    <w:p w:rsidR="00B807E6" w:rsidRDefault="00B807E6" w:rsidP="00262135">
      <w:pPr>
        <w:spacing w:after="120" w:line="480" w:lineRule="exact"/>
        <w:ind w:firstLineChars="200" w:firstLine="560"/>
        <w:jc w:val="both"/>
        <w:rPr>
          <w:rFonts w:ascii="Times New Roman" w:eastAsia="標楷體" w:hAnsi="Times New Roman" w:cs="Times New Roman" w:hint="eastAsia"/>
          <w:sz w:val="28"/>
          <w:szCs w:val="28"/>
        </w:rPr>
      </w:pPr>
    </w:p>
    <w:p w:rsidR="00262135" w:rsidDel="00E457E3" w:rsidRDefault="00262135" w:rsidP="00B87E0F">
      <w:pPr>
        <w:spacing w:beforeLines="100" w:before="360"/>
        <w:jc w:val="both"/>
        <w:rPr>
          <w:del w:id="23" w:author="A5206572" w:date="2019-05-10T21:42:00Z"/>
          <w:rFonts w:ascii="Times New Roman" w:eastAsia="標楷體" w:hAnsi="Times New Roman" w:cs="Times New Roman"/>
          <w:sz w:val="28"/>
          <w:szCs w:val="28"/>
        </w:rPr>
      </w:pPr>
      <w:r w:rsidRPr="00AB29C1">
        <w:rPr>
          <w:rFonts w:ascii="Times New Roman" w:eastAsia="標楷體" w:hAnsi="Times New Roman" w:cs="Times New Roman"/>
          <w:b/>
          <w:sz w:val="28"/>
          <w:szCs w:val="28"/>
        </w:rPr>
        <w:t>Keyword:</w:t>
      </w:r>
      <w:r>
        <w:rPr>
          <w:rFonts w:ascii="Times New Roman" w:eastAsia="標楷體" w:hAnsi="Times New Roman" w:cs="Times New Roman"/>
          <w:sz w:val="28"/>
          <w:szCs w:val="28"/>
        </w:rPr>
        <w:t xml:space="preserve"> Notebooks, Cross</w:t>
      </w:r>
      <w:r w:rsidRPr="00262135">
        <w:rPr>
          <w:rFonts w:ascii="Times New Roman" w:eastAsia="標楷體" w:hAnsi="Times New Roman" w:cs="Times New Roman"/>
          <w:sz w:val="28"/>
          <w:szCs w:val="28"/>
        </w:rPr>
        <w:t>-</w:t>
      </w:r>
      <w:r>
        <w:rPr>
          <w:rFonts w:ascii="Times New Roman" w:eastAsia="標楷體" w:hAnsi="Times New Roman" w:cs="Times New Roman"/>
          <w:sz w:val="28"/>
          <w:szCs w:val="28"/>
        </w:rPr>
        <w:t>P</w:t>
      </w:r>
      <w:r w:rsidRPr="00262135">
        <w:rPr>
          <w:rFonts w:ascii="Times New Roman" w:eastAsia="標楷體" w:hAnsi="Times New Roman" w:cs="Times New Roman"/>
          <w:sz w:val="28"/>
          <w:szCs w:val="28"/>
        </w:rPr>
        <w:t>latform</w:t>
      </w:r>
      <w:r>
        <w:rPr>
          <w:rFonts w:ascii="Times New Roman" w:eastAsia="標楷體" w:hAnsi="Times New Roman" w:cs="Times New Roman"/>
          <w:sz w:val="28"/>
          <w:szCs w:val="28"/>
        </w:rPr>
        <w:t xml:space="preserve"> </w:t>
      </w:r>
      <w:del w:id="24" w:author="A5206572" w:date="2019-05-11T16:55:00Z">
        <w:r w:rsidR="002E1D75" w:rsidDel="00B807E6">
          <w:rPr>
            <w:rFonts w:ascii="Times New Roman" w:eastAsia="標楷體" w:hAnsi="Times New Roman" w:cs="Times New Roman"/>
            <w:sz w:val="28"/>
            <w:szCs w:val="28"/>
          </w:rPr>
          <w:delText>APP</w:delText>
        </w:r>
      </w:del>
      <w:ins w:id="25" w:author="A5206572" w:date="2019-05-11T16:55:00Z">
        <w:r w:rsidR="00B807E6">
          <w:rPr>
            <w:rFonts w:ascii="Times New Roman" w:eastAsia="標楷體" w:hAnsi="Times New Roman" w:cs="Times New Roman"/>
            <w:sz w:val="28"/>
            <w:szCs w:val="28"/>
          </w:rPr>
          <w:t>APP</w:t>
        </w:r>
      </w:ins>
      <w:r>
        <w:rPr>
          <w:rFonts w:ascii="Times New Roman" w:eastAsia="標楷體" w:hAnsi="Times New Roman" w:cs="Times New Roman"/>
          <w:sz w:val="28"/>
          <w:szCs w:val="28"/>
        </w:rPr>
        <w:t xml:space="preserve">, </w:t>
      </w:r>
      <w:r w:rsidR="00AB29C1">
        <w:rPr>
          <w:rFonts w:ascii="Times New Roman" w:eastAsia="標楷體" w:hAnsi="Times New Roman" w:cs="Times New Roman"/>
          <w:sz w:val="28"/>
          <w:szCs w:val="28"/>
        </w:rPr>
        <w:t>Snap, I</w:t>
      </w:r>
      <w:r w:rsidR="00AB29C1" w:rsidRPr="00262135">
        <w:rPr>
          <w:rFonts w:ascii="Times New Roman" w:eastAsia="標楷體" w:hAnsi="Times New Roman" w:cs="Times New Roman"/>
          <w:sz w:val="28"/>
          <w:szCs w:val="28"/>
        </w:rPr>
        <w:t xml:space="preserve">mage </w:t>
      </w:r>
      <w:r w:rsidR="00AB29C1">
        <w:rPr>
          <w:rFonts w:ascii="Times New Roman" w:eastAsia="標楷體" w:hAnsi="Times New Roman" w:cs="Times New Roman"/>
          <w:sz w:val="28"/>
          <w:szCs w:val="28"/>
        </w:rPr>
        <w:t>E</w:t>
      </w:r>
      <w:r w:rsidR="00AB29C1" w:rsidRPr="00262135">
        <w:rPr>
          <w:rFonts w:ascii="Times New Roman" w:eastAsia="標楷體" w:hAnsi="Times New Roman" w:cs="Times New Roman"/>
          <w:sz w:val="28"/>
          <w:szCs w:val="28"/>
        </w:rPr>
        <w:t>ditor</w:t>
      </w:r>
    </w:p>
    <w:p w:rsidR="00933083" w:rsidRDefault="00933083">
      <w:pPr>
        <w:spacing w:beforeLines="100" w:before="360"/>
        <w:jc w:val="both"/>
        <w:rPr>
          <w:ins w:id="26" w:author="A5206572" w:date="2019-05-10T21:28:00Z"/>
        </w:rPr>
        <w:pPrChange w:id="27" w:author="A5206572" w:date="2019-05-10T21:42:00Z">
          <w:pPr>
            <w:pStyle w:val="11"/>
            <w:tabs>
              <w:tab w:val="right" w:leader="dot" w:pos="8302"/>
            </w:tabs>
          </w:pPr>
        </w:pPrChange>
      </w:pPr>
    </w:p>
    <w:p w:rsidR="00E457E3" w:rsidRPr="005E7187" w:rsidRDefault="00E457E3">
      <w:pPr>
        <w:pStyle w:val="af1"/>
        <w:rPr>
          <w:ins w:id="28" w:author="A5206572" w:date="2019-05-10T21:42:00Z"/>
        </w:rPr>
        <w:pPrChange w:id="29" w:author="A5206572" w:date="2019-05-10T21:49:00Z">
          <w:pPr>
            <w:pStyle w:val="afe"/>
          </w:pPr>
        </w:pPrChange>
      </w:pPr>
      <w:bookmarkStart w:id="30" w:name="_Toc8484158"/>
      <w:ins w:id="31" w:author="A5206572" w:date="2019-05-10T21:42:00Z">
        <w:r w:rsidRPr="005E7187">
          <w:rPr>
            <w:rFonts w:hint="eastAsia"/>
          </w:rPr>
          <w:lastRenderedPageBreak/>
          <w:t>目</w:t>
        </w:r>
      </w:ins>
      <w:ins w:id="32" w:author="A5206572" w:date="2019-05-10T21:44:00Z">
        <w:r>
          <w:rPr>
            <w:rFonts w:hint="eastAsia"/>
          </w:rPr>
          <w:t xml:space="preserve"> </w:t>
        </w:r>
      </w:ins>
      <w:ins w:id="33" w:author="A5206572" w:date="2019-05-10T21:42:00Z">
        <w:r w:rsidRPr="005E7187">
          <w:rPr>
            <w:rFonts w:hint="eastAsia"/>
          </w:rPr>
          <w:t>錄</w:t>
        </w:r>
        <w:bookmarkEnd w:id="30"/>
      </w:ins>
    </w:p>
    <w:p w:rsidR="00FA09EC" w:rsidRDefault="00F07033" w:rsidP="008453B0">
      <w:pPr>
        <w:pStyle w:val="afe"/>
        <w:rPr>
          <w:ins w:id="34" w:author="A5206572" w:date="2019-05-11T16:22:00Z"/>
          <w:rFonts w:cstheme="minorBidi"/>
          <w:kern w:val="2"/>
          <w:sz w:val="24"/>
        </w:rPr>
      </w:pPr>
      <w:ins w:id="35" w:author="A5206572" w:date="2019-05-10T22:15:00Z">
        <w:r w:rsidRPr="009700B2">
          <w:rPr>
            <w:rFonts w:hint="eastAsia"/>
          </w:rPr>
          <w:t>中文</w:t>
        </w:r>
      </w:ins>
      <w:ins w:id="36" w:author="A5206572" w:date="2019-05-10T22:12:00Z">
        <w:r w:rsidRPr="00E55F04">
          <w:rPr>
            <w:rPrChange w:id="37" w:author="A5206572" w:date="2019-05-10T23:17:00Z">
              <w:rPr>
                <w:rFonts w:eastAsiaTheme="minorEastAsia"/>
                <w:sz w:val="22"/>
                <w:szCs w:val="22"/>
              </w:rPr>
            </w:rPrChange>
          </w:rPr>
          <w:fldChar w:fldCharType="begin"/>
        </w:r>
        <w:r w:rsidRPr="00E55F04">
          <w:rPr>
            <w:rPrChange w:id="38" w:author="A5206572" w:date="2019-05-10T23:17:00Z">
              <w:rPr>
                <w:rFonts w:eastAsiaTheme="minorEastAsia"/>
                <w:sz w:val="22"/>
                <w:szCs w:val="22"/>
              </w:rPr>
            </w:rPrChange>
          </w:rPr>
          <w:instrText xml:space="preserve"> TOC \o "3-3" \h \z \t "</w:instrText>
        </w:r>
        <w:r w:rsidRPr="00E55F04">
          <w:rPr>
            <w:rPrChange w:id="39" w:author="A5206572" w:date="2019-05-10T23:17:00Z">
              <w:rPr>
                <w:rFonts w:eastAsiaTheme="minorEastAsia"/>
                <w:sz w:val="22"/>
                <w:szCs w:val="22"/>
              </w:rPr>
            </w:rPrChange>
          </w:rPr>
          <w:instrText>大章標</w:instrText>
        </w:r>
        <w:r w:rsidRPr="00E55F04">
          <w:rPr>
            <w:rPrChange w:id="40" w:author="A5206572" w:date="2019-05-10T23:17:00Z">
              <w:rPr>
                <w:rFonts w:eastAsiaTheme="minorEastAsia"/>
                <w:sz w:val="22"/>
                <w:szCs w:val="22"/>
              </w:rPr>
            </w:rPrChange>
          </w:rPr>
          <w:instrText>,1,</w:instrText>
        </w:r>
        <w:r w:rsidRPr="00E55F04">
          <w:rPr>
            <w:rPrChange w:id="41" w:author="A5206572" w:date="2019-05-10T23:17:00Z">
              <w:rPr>
                <w:rFonts w:eastAsiaTheme="minorEastAsia"/>
                <w:sz w:val="22"/>
                <w:szCs w:val="22"/>
              </w:rPr>
            </w:rPrChange>
          </w:rPr>
          <w:instrText>大節標</w:instrText>
        </w:r>
        <w:r w:rsidRPr="00E55F04">
          <w:rPr>
            <w:rPrChange w:id="42" w:author="A5206572" w:date="2019-05-10T23:17:00Z">
              <w:rPr>
                <w:rFonts w:eastAsiaTheme="minorEastAsia"/>
                <w:sz w:val="22"/>
                <w:szCs w:val="22"/>
              </w:rPr>
            </w:rPrChange>
          </w:rPr>
          <w:instrText>,2,</w:instrText>
        </w:r>
        <w:r w:rsidRPr="00E55F04">
          <w:rPr>
            <w:rPrChange w:id="43" w:author="A5206572" w:date="2019-05-10T23:17:00Z">
              <w:rPr>
                <w:rFonts w:eastAsiaTheme="minorEastAsia"/>
                <w:sz w:val="22"/>
                <w:szCs w:val="22"/>
              </w:rPr>
            </w:rPrChange>
          </w:rPr>
          <w:instrText>小節標</w:instrText>
        </w:r>
        <w:r w:rsidRPr="00E55F04">
          <w:rPr>
            <w:rPrChange w:id="44" w:author="A5206572" w:date="2019-05-10T23:17:00Z">
              <w:rPr>
                <w:rFonts w:eastAsiaTheme="minorEastAsia"/>
                <w:sz w:val="22"/>
                <w:szCs w:val="22"/>
              </w:rPr>
            </w:rPrChange>
          </w:rPr>
          <w:instrText>,3,</w:instrText>
        </w:r>
        <w:r w:rsidRPr="00E55F04">
          <w:rPr>
            <w:rPrChange w:id="45" w:author="A5206572" w:date="2019-05-10T23:17:00Z">
              <w:rPr>
                <w:rFonts w:eastAsiaTheme="minorEastAsia"/>
                <w:sz w:val="22"/>
                <w:szCs w:val="22"/>
              </w:rPr>
            </w:rPrChange>
          </w:rPr>
          <w:instrText>摘要</w:instrText>
        </w:r>
        <w:r w:rsidRPr="00E55F04">
          <w:rPr>
            <w:rPrChange w:id="46" w:author="A5206572" w:date="2019-05-10T23:17:00Z">
              <w:rPr>
                <w:rFonts w:eastAsiaTheme="minorEastAsia"/>
                <w:sz w:val="22"/>
                <w:szCs w:val="22"/>
              </w:rPr>
            </w:rPrChange>
          </w:rPr>
          <w:instrText xml:space="preserve">,1,ABSTRACT,1" </w:instrText>
        </w:r>
      </w:ins>
      <w:r w:rsidRPr="00E55F04">
        <w:rPr>
          <w:rPrChange w:id="47" w:author="A5206572" w:date="2019-05-10T23:17:00Z">
            <w:rPr>
              <w:rFonts w:eastAsiaTheme="minorEastAsia" w:cstheme="minorBidi"/>
              <w:kern w:val="2"/>
              <w:sz w:val="24"/>
              <w:szCs w:val="22"/>
            </w:rPr>
          </w:rPrChange>
        </w:rPr>
        <w:fldChar w:fldCharType="separate"/>
      </w:r>
      <w:ins w:id="48" w:author="A5206572" w:date="2019-05-11T16:22:00Z">
        <w:r w:rsidR="00FA09EC" w:rsidRPr="007072B4">
          <w:rPr>
            <w:rStyle w:val="afd"/>
          </w:rPr>
          <w:fldChar w:fldCharType="begin"/>
        </w:r>
        <w:r w:rsidR="00FA09EC" w:rsidRPr="007072B4">
          <w:rPr>
            <w:rStyle w:val="afd"/>
          </w:rPr>
          <w:instrText xml:space="preserve"> </w:instrText>
        </w:r>
        <w:r w:rsidR="00FA09EC">
          <w:instrText>HYPERLINK \l "_Toc8484156"</w:instrText>
        </w:r>
        <w:r w:rsidR="00FA09EC" w:rsidRPr="007072B4">
          <w:rPr>
            <w:rStyle w:val="afd"/>
          </w:rPr>
          <w:instrText xml:space="preserve"> </w:instrText>
        </w:r>
        <w:r w:rsidR="00FA09EC" w:rsidRPr="007072B4">
          <w:rPr>
            <w:rStyle w:val="afd"/>
          </w:rPr>
        </w:r>
        <w:r w:rsidR="00FA09EC" w:rsidRPr="007072B4">
          <w:rPr>
            <w:rStyle w:val="afd"/>
          </w:rPr>
          <w:fldChar w:fldCharType="separate"/>
        </w:r>
        <w:r w:rsidR="00FA09EC" w:rsidRPr="007072B4">
          <w:rPr>
            <w:rStyle w:val="afd"/>
            <w:rFonts w:hint="eastAsia"/>
          </w:rPr>
          <w:t>摘要</w:t>
        </w:r>
        <w:r w:rsidR="00FA09EC">
          <w:rPr>
            <w:webHidden/>
          </w:rPr>
          <w:tab/>
        </w:r>
        <w:r w:rsidR="00FA09EC">
          <w:rPr>
            <w:webHidden/>
          </w:rPr>
          <w:fldChar w:fldCharType="begin"/>
        </w:r>
        <w:r w:rsidR="00FA09EC">
          <w:rPr>
            <w:webHidden/>
          </w:rPr>
          <w:instrText xml:space="preserve"> PAGEREF _Toc8484156 \h </w:instrText>
        </w:r>
        <w:r w:rsidR="00FA09EC">
          <w:rPr>
            <w:webHidden/>
          </w:rPr>
        </w:r>
      </w:ins>
      <w:r w:rsidR="00FA09EC">
        <w:rPr>
          <w:webHidden/>
        </w:rPr>
        <w:fldChar w:fldCharType="separate"/>
      </w:r>
      <w:r w:rsidR="008453B0">
        <w:rPr>
          <w:webHidden/>
        </w:rPr>
        <w:t>I</w:t>
      </w:r>
      <w:ins w:id="49" w:author="A5206572" w:date="2019-05-11T16:22:00Z">
        <w:r w:rsidR="00FA09EC">
          <w:rPr>
            <w:webHidden/>
          </w:rPr>
          <w:fldChar w:fldCharType="end"/>
        </w:r>
        <w:r w:rsidR="00FA09EC" w:rsidRPr="007072B4">
          <w:rPr>
            <w:rStyle w:val="afd"/>
          </w:rPr>
          <w:fldChar w:fldCharType="end"/>
        </w:r>
      </w:ins>
    </w:p>
    <w:p w:rsidR="00FA09EC" w:rsidRDefault="00FA09EC" w:rsidP="008453B0">
      <w:pPr>
        <w:pStyle w:val="afe"/>
        <w:rPr>
          <w:ins w:id="50" w:author="A5206572" w:date="2019-05-11T16:22:00Z"/>
          <w:rFonts w:cstheme="minorBidi"/>
          <w:kern w:val="2"/>
          <w:sz w:val="24"/>
        </w:rPr>
      </w:pPr>
      <w:ins w:id="51" w:author="A5206572" w:date="2019-05-11T16:22:00Z">
        <w:r w:rsidRPr="007072B4">
          <w:rPr>
            <w:rStyle w:val="afd"/>
          </w:rPr>
          <w:fldChar w:fldCharType="begin"/>
        </w:r>
        <w:r w:rsidRPr="007072B4">
          <w:rPr>
            <w:rStyle w:val="afd"/>
          </w:rPr>
          <w:instrText xml:space="preserve"> </w:instrText>
        </w:r>
        <w:r>
          <w:instrText>HYPERLINK \l "_Toc8484157"</w:instrText>
        </w:r>
        <w:r w:rsidRPr="007072B4">
          <w:rPr>
            <w:rStyle w:val="afd"/>
          </w:rPr>
          <w:instrText xml:space="preserve"> </w:instrText>
        </w:r>
        <w:r w:rsidRPr="007072B4">
          <w:rPr>
            <w:rStyle w:val="afd"/>
          </w:rPr>
        </w:r>
        <w:r w:rsidRPr="007072B4">
          <w:rPr>
            <w:rStyle w:val="afd"/>
          </w:rPr>
          <w:fldChar w:fldCharType="separate"/>
        </w:r>
        <w:r w:rsidRPr="007072B4">
          <w:rPr>
            <w:rStyle w:val="afd"/>
          </w:rPr>
          <w:t>ABSTRACT</w:t>
        </w:r>
        <w:r>
          <w:rPr>
            <w:webHidden/>
          </w:rPr>
          <w:tab/>
        </w:r>
        <w:r>
          <w:rPr>
            <w:webHidden/>
          </w:rPr>
          <w:fldChar w:fldCharType="begin"/>
        </w:r>
        <w:r>
          <w:rPr>
            <w:webHidden/>
          </w:rPr>
          <w:instrText xml:space="preserve"> PAGEREF _Toc8484157 \h </w:instrText>
        </w:r>
        <w:r>
          <w:rPr>
            <w:webHidden/>
          </w:rPr>
        </w:r>
      </w:ins>
      <w:r>
        <w:rPr>
          <w:webHidden/>
        </w:rPr>
        <w:fldChar w:fldCharType="separate"/>
      </w:r>
      <w:r w:rsidR="008453B0">
        <w:rPr>
          <w:webHidden/>
        </w:rPr>
        <w:t>II</w:t>
      </w:r>
      <w:ins w:id="52" w:author="A5206572" w:date="2019-05-11T16:22:00Z">
        <w:r>
          <w:rPr>
            <w:webHidden/>
          </w:rPr>
          <w:fldChar w:fldCharType="end"/>
        </w:r>
        <w:r w:rsidRPr="007072B4">
          <w:rPr>
            <w:rStyle w:val="afd"/>
          </w:rPr>
          <w:fldChar w:fldCharType="end"/>
        </w:r>
      </w:ins>
    </w:p>
    <w:p w:rsidR="00FA09EC" w:rsidRDefault="00FA09EC" w:rsidP="008453B0">
      <w:pPr>
        <w:pStyle w:val="afe"/>
        <w:rPr>
          <w:ins w:id="53" w:author="A5206572" w:date="2019-05-11T16:22:00Z"/>
          <w:rFonts w:cstheme="minorBidi"/>
          <w:kern w:val="2"/>
          <w:sz w:val="24"/>
        </w:rPr>
      </w:pPr>
      <w:ins w:id="54" w:author="A5206572" w:date="2019-05-11T16:22:00Z">
        <w:r w:rsidRPr="007072B4">
          <w:rPr>
            <w:rStyle w:val="afd"/>
          </w:rPr>
          <w:fldChar w:fldCharType="begin"/>
        </w:r>
        <w:r w:rsidRPr="007072B4">
          <w:rPr>
            <w:rStyle w:val="afd"/>
          </w:rPr>
          <w:instrText xml:space="preserve"> </w:instrText>
        </w:r>
        <w:r>
          <w:instrText>HYPERLINK \l "_Toc8484158"</w:instrText>
        </w:r>
        <w:r w:rsidRPr="007072B4">
          <w:rPr>
            <w:rStyle w:val="afd"/>
          </w:rPr>
          <w:instrText xml:space="preserve"> </w:instrText>
        </w:r>
        <w:r w:rsidRPr="007072B4">
          <w:rPr>
            <w:rStyle w:val="afd"/>
          </w:rPr>
        </w:r>
        <w:r w:rsidRPr="007072B4">
          <w:rPr>
            <w:rStyle w:val="afd"/>
          </w:rPr>
          <w:fldChar w:fldCharType="separate"/>
        </w:r>
        <w:r w:rsidRPr="007072B4">
          <w:rPr>
            <w:rStyle w:val="afd"/>
            <w:rFonts w:hint="eastAsia"/>
          </w:rPr>
          <w:t>目</w:t>
        </w:r>
        <w:r w:rsidRPr="007072B4">
          <w:rPr>
            <w:rStyle w:val="afd"/>
          </w:rPr>
          <w:t xml:space="preserve"> </w:t>
        </w:r>
        <w:r>
          <w:rPr>
            <w:rStyle w:val="afd"/>
            <w:rFonts w:hint="eastAsia"/>
          </w:rPr>
          <w:t xml:space="preserve">     </w:t>
        </w:r>
        <w:r w:rsidRPr="007072B4">
          <w:rPr>
            <w:rStyle w:val="afd"/>
            <w:rFonts w:hint="eastAsia"/>
          </w:rPr>
          <w:t>錄</w:t>
        </w:r>
        <w:r>
          <w:rPr>
            <w:webHidden/>
          </w:rPr>
          <w:tab/>
        </w:r>
        <w:r>
          <w:rPr>
            <w:webHidden/>
          </w:rPr>
          <w:fldChar w:fldCharType="begin"/>
        </w:r>
        <w:r>
          <w:rPr>
            <w:webHidden/>
          </w:rPr>
          <w:instrText xml:space="preserve"> PAGEREF _Toc8484158 \h </w:instrText>
        </w:r>
        <w:r>
          <w:rPr>
            <w:webHidden/>
          </w:rPr>
        </w:r>
      </w:ins>
      <w:r>
        <w:rPr>
          <w:webHidden/>
        </w:rPr>
        <w:fldChar w:fldCharType="separate"/>
      </w:r>
      <w:r w:rsidR="008453B0">
        <w:rPr>
          <w:webHidden/>
        </w:rPr>
        <w:t>III</w:t>
      </w:r>
      <w:ins w:id="55" w:author="A5206572" w:date="2019-05-11T16:22:00Z">
        <w:r>
          <w:rPr>
            <w:webHidden/>
          </w:rPr>
          <w:fldChar w:fldCharType="end"/>
        </w:r>
        <w:r w:rsidRPr="007072B4">
          <w:rPr>
            <w:rStyle w:val="afd"/>
          </w:rPr>
          <w:fldChar w:fldCharType="end"/>
        </w:r>
      </w:ins>
    </w:p>
    <w:p w:rsidR="00FA09EC" w:rsidRDefault="00FA09EC" w:rsidP="008453B0">
      <w:pPr>
        <w:pStyle w:val="afe"/>
        <w:rPr>
          <w:ins w:id="56" w:author="A5206572" w:date="2019-05-11T16:22:00Z"/>
          <w:rFonts w:cstheme="minorBidi"/>
          <w:kern w:val="2"/>
          <w:sz w:val="24"/>
        </w:rPr>
      </w:pPr>
      <w:ins w:id="57" w:author="A5206572" w:date="2019-05-11T16:22:00Z">
        <w:r w:rsidRPr="007072B4">
          <w:rPr>
            <w:rStyle w:val="afd"/>
          </w:rPr>
          <w:fldChar w:fldCharType="begin"/>
        </w:r>
        <w:r w:rsidRPr="007072B4">
          <w:rPr>
            <w:rStyle w:val="afd"/>
          </w:rPr>
          <w:instrText xml:space="preserve"> </w:instrText>
        </w:r>
        <w:r>
          <w:instrText>HYPERLINK \l "_Toc8484159"</w:instrText>
        </w:r>
        <w:r w:rsidRPr="007072B4">
          <w:rPr>
            <w:rStyle w:val="afd"/>
          </w:rPr>
          <w:instrText xml:space="preserve"> </w:instrText>
        </w:r>
        <w:r w:rsidRPr="007072B4">
          <w:rPr>
            <w:rStyle w:val="afd"/>
          </w:rPr>
        </w:r>
        <w:r w:rsidRPr="007072B4">
          <w:rPr>
            <w:rStyle w:val="afd"/>
          </w:rPr>
          <w:fldChar w:fldCharType="separate"/>
        </w:r>
        <w:r w:rsidRPr="007072B4">
          <w:rPr>
            <w:rStyle w:val="afd"/>
            <w:rFonts w:hint="eastAsia"/>
          </w:rPr>
          <w:t>表</w:t>
        </w:r>
        <w:r w:rsidRPr="007072B4">
          <w:rPr>
            <w:rStyle w:val="afd"/>
          </w:rPr>
          <w:t xml:space="preserve">  </w:t>
        </w:r>
        <w:r w:rsidRPr="007072B4">
          <w:rPr>
            <w:rStyle w:val="afd"/>
            <w:rFonts w:hint="eastAsia"/>
          </w:rPr>
          <w:t>目</w:t>
        </w:r>
        <w:r w:rsidRPr="007072B4">
          <w:rPr>
            <w:rStyle w:val="afd"/>
          </w:rPr>
          <w:t xml:space="preserve">  </w:t>
        </w:r>
        <w:r w:rsidRPr="007072B4">
          <w:rPr>
            <w:rStyle w:val="afd"/>
            <w:rFonts w:hint="eastAsia"/>
          </w:rPr>
          <w:t>錄</w:t>
        </w:r>
        <w:r>
          <w:rPr>
            <w:webHidden/>
          </w:rPr>
          <w:tab/>
        </w:r>
        <w:r>
          <w:rPr>
            <w:webHidden/>
          </w:rPr>
          <w:fldChar w:fldCharType="begin"/>
        </w:r>
        <w:r>
          <w:rPr>
            <w:webHidden/>
          </w:rPr>
          <w:instrText xml:space="preserve"> PAGEREF _Toc8484159 \h </w:instrText>
        </w:r>
        <w:r>
          <w:rPr>
            <w:webHidden/>
          </w:rPr>
        </w:r>
      </w:ins>
      <w:r>
        <w:rPr>
          <w:webHidden/>
        </w:rPr>
        <w:fldChar w:fldCharType="separate"/>
      </w:r>
      <w:r w:rsidR="008453B0">
        <w:rPr>
          <w:webHidden/>
        </w:rPr>
        <w:t>V</w:t>
      </w:r>
      <w:ins w:id="58" w:author="A5206572" w:date="2019-05-11T16:22:00Z">
        <w:r>
          <w:rPr>
            <w:webHidden/>
          </w:rPr>
          <w:fldChar w:fldCharType="end"/>
        </w:r>
        <w:r w:rsidRPr="007072B4">
          <w:rPr>
            <w:rStyle w:val="afd"/>
          </w:rPr>
          <w:fldChar w:fldCharType="end"/>
        </w:r>
      </w:ins>
    </w:p>
    <w:p w:rsidR="00FA09EC" w:rsidRDefault="00FA09EC" w:rsidP="008453B0">
      <w:pPr>
        <w:pStyle w:val="afe"/>
        <w:rPr>
          <w:ins w:id="59" w:author="A5206572" w:date="2019-05-11T16:22:00Z"/>
          <w:rFonts w:cstheme="minorBidi"/>
          <w:kern w:val="2"/>
          <w:sz w:val="24"/>
        </w:rPr>
      </w:pPr>
      <w:ins w:id="60" w:author="A5206572" w:date="2019-05-11T16:22:00Z">
        <w:r w:rsidRPr="007072B4">
          <w:rPr>
            <w:rStyle w:val="afd"/>
          </w:rPr>
          <w:fldChar w:fldCharType="begin"/>
        </w:r>
        <w:r w:rsidRPr="007072B4">
          <w:rPr>
            <w:rStyle w:val="afd"/>
          </w:rPr>
          <w:instrText xml:space="preserve"> </w:instrText>
        </w:r>
        <w:r>
          <w:instrText>HYPERLINK \l "_Toc8484160"</w:instrText>
        </w:r>
        <w:r w:rsidRPr="007072B4">
          <w:rPr>
            <w:rStyle w:val="afd"/>
          </w:rPr>
          <w:instrText xml:space="preserve"> </w:instrText>
        </w:r>
        <w:r w:rsidRPr="007072B4">
          <w:rPr>
            <w:rStyle w:val="afd"/>
          </w:rPr>
        </w:r>
        <w:r w:rsidRPr="007072B4">
          <w:rPr>
            <w:rStyle w:val="afd"/>
          </w:rPr>
          <w:fldChar w:fldCharType="separate"/>
        </w:r>
        <w:r w:rsidRPr="007072B4">
          <w:rPr>
            <w:rStyle w:val="afd"/>
            <w:rFonts w:hint="eastAsia"/>
          </w:rPr>
          <w:t>圖</w:t>
        </w:r>
        <w:r w:rsidRPr="007072B4">
          <w:rPr>
            <w:rStyle w:val="afd"/>
          </w:rPr>
          <w:t xml:space="preserve">  </w:t>
        </w:r>
        <w:r w:rsidRPr="007072B4">
          <w:rPr>
            <w:rStyle w:val="afd"/>
            <w:rFonts w:hint="eastAsia"/>
          </w:rPr>
          <w:t>目</w:t>
        </w:r>
        <w:r w:rsidRPr="007072B4">
          <w:rPr>
            <w:rStyle w:val="afd"/>
          </w:rPr>
          <w:t xml:space="preserve">  </w:t>
        </w:r>
        <w:r w:rsidRPr="007072B4">
          <w:rPr>
            <w:rStyle w:val="afd"/>
            <w:rFonts w:hint="eastAsia"/>
          </w:rPr>
          <w:t>錄</w:t>
        </w:r>
        <w:r>
          <w:rPr>
            <w:webHidden/>
          </w:rPr>
          <w:tab/>
        </w:r>
        <w:r>
          <w:rPr>
            <w:webHidden/>
          </w:rPr>
          <w:fldChar w:fldCharType="begin"/>
        </w:r>
        <w:r>
          <w:rPr>
            <w:webHidden/>
          </w:rPr>
          <w:instrText xml:space="preserve"> PAGEREF _Toc8484160 \h </w:instrText>
        </w:r>
        <w:r>
          <w:rPr>
            <w:webHidden/>
          </w:rPr>
        </w:r>
      </w:ins>
      <w:r>
        <w:rPr>
          <w:webHidden/>
        </w:rPr>
        <w:fldChar w:fldCharType="separate"/>
      </w:r>
      <w:r w:rsidR="008453B0">
        <w:rPr>
          <w:webHidden/>
        </w:rPr>
        <w:t>VI</w:t>
      </w:r>
      <w:ins w:id="61" w:author="A5206572" w:date="2019-05-11T16:22:00Z">
        <w:r>
          <w:rPr>
            <w:webHidden/>
          </w:rPr>
          <w:fldChar w:fldCharType="end"/>
        </w:r>
        <w:r w:rsidRPr="007072B4">
          <w:rPr>
            <w:rStyle w:val="afd"/>
          </w:rPr>
          <w:fldChar w:fldCharType="end"/>
        </w:r>
      </w:ins>
    </w:p>
    <w:p w:rsidR="00FA09EC" w:rsidRDefault="00FA09EC" w:rsidP="008453B0">
      <w:pPr>
        <w:pStyle w:val="afe"/>
        <w:rPr>
          <w:ins w:id="62" w:author="A5206572" w:date="2019-05-11T16:22:00Z"/>
          <w:rFonts w:cstheme="minorBidi"/>
          <w:kern w:val="2"/>
          <w:sz w:val="24"/>
        </w:rPr>
      </w:pPr>
      <w:ins w:id="63" w:author="A5206572" w:date="2019-05-11T16:22:00Z">
        <w:r w:rsidRPr="007072B4">
          <w:rPr>
            <w:rStyle w:val="afd"/>
          </w:rPr>
          <w:fldChar w:fldCharType="begin"/>
        </w:r>
        <w:r w:rsidRPr="007072B4">
          <w:rPr>
            <w:rStyle w:val="afd"/>
          </w:rPr>
          <w:instrText xml:space="preserve"> </w:instrText>
        </w:r>
        <w:r>
          <w:instrText>HYPERLINK \l "_Toc8484161"</w:instrText>
        </w:r>
        <w:r w:rsidRPr="007072B4">
          <w:rPr>
            <w:rStyle w:val="afd"/>
          </w:rPr>
          <w:instrText xml:space="preserve"> </w:instrText>
        </w:r>
        <w:r w:rsidRPr="007072B4">
          <w:rPr>
            <w:rStyle w:val="afd"/>
          </w:rPr>
        </w:r>
        <w:r w:rsidRPr="007072B4">
          <w:rPr>
            <w:rStyle w:val="afd"/>
          </w:rPr>
          <w:fldChar w:fldCharType="separate"/>
        </w:r>
        <w:r w:rsidRPr="007072B4">
          <w:rPr>
            <w:rStyle w:val="afd"/>
            <w:rFonts w:hint="eastAsia"/>
          </w:rPr>
          <w:t>第</w:t>
        </w:r>
      </w:ins>
      <w:ins w:id="64" w:author="A5206572" w:date="2019-05-11T16:23:00Z">
        <w:r>
          <w:rPr>
            <w:rStyle w:val="afd"/>
            <w:rFonts w:hint="eastAsia"/>
          </w:rPr>
          <w:t xml:space="preserve"> </w:t>
        </w:r>
      </w:ins>
      <w:ins w:id="65" w:author="A5206572" w:date="2019-05-11T16:22:00Z">
        <w:r w:rsidRPr="007072B4">
          <w:rPr>
            <w:rStyle w:val="afd"/>
          </w:rPr>
          <w:t>1</w:t>
        </w:r>
      </w:ins>
      <w:ins w:id="66" w:author="A5206572" w:date="2019-05-11T16:23:00Z">
        <w:r>
          <w:rPr>
            <w:rStyle w:val="afd"/>
            <w:rFonts w:hint="eastAsia"/>
          </w:rPr>
          <w:t xml:space="preserve"> </w:t>
        </w:r>
      </w:ins>
      <w:ins w:id="67" w:author="A5206572" w:date="2019-05-11T16:22:00Z">
        <w:r w:rsidRPr="007072B4">
          <w:rPr>
            <w:rStyle w:val="afd"/>
            <w:rFonts w:hint="eastAsia"/>
          </w:rPr>
          <w:t>章</w:t>
        </w:r>
        <w:r w:rsidRPr="007072B4">
          <w:rPr>
            <w:rStyle w:val="afd"/>
          </w:rPr>
          <w:t xml:space="preserve"> </w:t>
        </w:r>
        <w:r w:rsidRPr="007072B4">
          <w:rPr>
            <w:rStyle w:val="afd"/>
            <w:rFonts w:hint="eastAsia"/>
          </w:rPr>
          <w:t>研究動機與目的</w:t>
        </w:r>
        <w:r>
          <w:rPr>
            <w:webHidden/>
          </w:rPr>
          <w:tab/>
        </w:r>
        <w:r>
          <w:rPr>
            <w:webHidden/>
          </w:rPr>
          <w:fldChar w:fldCharType="begin"/>
        </w:r>
        <w:r>
          <w:rPr>
            <w:webHidden/>
          </w:rPr>
          <w:instrText xml:space="preserve"> PAGEREF _Toc8484161 \h </w:instrText>
        </w:r>
        <w:r>
          <w:rPr>
            <w:webHidden/>
          </w:rPr>
        </w:r>
      </w:ins>
      <w:r>
        <w:rPr>
          <w:webHidden/>
        </w:rPr>
        <w:fldChar w:fldCharType="separate"/>
      </w:r>
      <w:r w:rsidR="008453B0">
        <w:rPr>
          <w:webHidden/>
        </w:rPr>
        <w:t>1</w:t>
      </w:r>
      <w:ins w:id="68" w:author="A5206572" w:date="2019-05-11T16:22:00Z">
        <w:r>
          <w:rPr>
            <w:webHidden/>
          </w:rPr>
          <w:fldChar w:fldCharType="end"/>
        </w:r>
        <w:r w:rsidRPr="007072B4">
          <w:rPr>
            <w:rStyle w:val="afd"/>
          </w:rPr>
          <w:fldChar w:fldCharType="end"/>
        </w:r>
      </w:ins>
    </w:p>
    <w:p w:rsidR="00FA09EC" w:rsidRDefault="00FA09EC" w:rsidP="008453B0">
      <w:pPr>
        <w:pStyle w:val="afe"/>
        <w:rPr>
          <w:ins w:id="69" w:author="A5206572" w:date="2019-05-11T16:22:00Z"/>
          <w:rFonts w:cstheme="minorBidi"/>
          <w:kern w:val="2"/>
          <w:sz w:val="24"/>
        </w:rPr>
      </w:pPr>
      <w:ins w:id="70" w:author="A5206572" w:date="2019-05-11T16:23:00Z">
        <w:r w:rsidRPr="00FA09EC">
          <w:rPr>
            <w:rStyle w:val="afd"/>
            <w:rFonts w:hint="eastAsia"/>
            <w:u w:val="none"/>
            <w:rPrChange w:id="71" w:author="A5206572" w:date="2019-05-11T16:24:00Z">
              <w:rPr>
                <w:rStyle w:val="afd"/>
                <w:rFonts w:hint="eastAsia"/>
              </w:rPr>
            </w:rPrChange>
          </w:rPr>
          <w:t xml:space="preserve">   </w:t>
        </w:r>
      </w:ins>
      <w:ins w:id="72" w:author="A5206572" w:date="2019-05-11T16:22:00Z">
        <w:r w:rsidRPr="007072B4">
          <w:rPr>
            <w:rStyle w:val="afd"/>
          </w:rPr>
          <w:fldChar w:fldCharType="begin"/>
        </w:r>
        <w:r w:rsidRPr="007072B4">
          <w:rPr>
            <w:rStyle w:val="afd"/>
          </w:rPr>
          <w:instrText xml:space="preserve"> </w:instrText>
        </w:r>
        <w:r>
          <w:instrText>HYPERLINK \l "_Toc8484162"</w:instrText>
        </w:r>
        <w:r w:rsidRPr="007072B4">
          <w:rPr>
            <w:rStyle w:val="afd"/>
          </w:rPr>
          <w:instrText xml:space="preserve"> </w:instrText>
        </w:r>
        <w:r w:rsidRPr="007072B4">
          <w:rPr>
            <w:rStyle w:val="afd"/>
          </w:rPr>
        </w:r>
        <w:r w:rsidRPr="007072B4">
          <w:rPr>
            <w:rStyle w:val="afd"/>
          </w:rPr>
          <w:fldChar w:fldCharType="separate"/>
        </w:r>
        <w:r w:rsidRPr="007072B4">
          <w:rPr>
            <w:rStyle w:val="afd"/>
          </w:rPr>
          <w:t xml:space="preserve">1.1 </w:t>
        </w:r>
        <w:r w:rsidRPr="007072B4">
          <w:rPr>
            <w:rStyle w:val="afd"/>
            <w:rFonts w:hint="eastAsia"/>
          </w:rPr>
          <w:t>研究動機</w:t>
        </w:r>
        <w:r>
          <w:rPr>
            <w:webHidden/>
          </w:rPr>
          <w:tab/>
        </w:r>
        <w:r>
          <w:rPr>
            <w:webHidden/>
          </w:rPr>
          <w:fldChar w:fldCharType="begin"/>
        </w:r>
        <w:r>
          <w:rPr>
            <w:webHidden/>
          </w:rPr>
          <w:instrText xml:space="preserve"> PAGEREF _Toc8484162 \h </w:instrText>
        </w:r>
        <w:r>
          <w:rPr>
            <w:webHidden/>
          </w:rPr>
        </w:r>
      </w:ins>
      <w:r>
        <w:rPr>
          <w:webHidden/>
        </w:rPr>
        <w:fldChar w:fldCharType="separate"/>
      </w:r>
      <w:r w:rsidR="008453B0">
        <w:rPr>
          <w:webHidden/>
        </w:rPr>
        <w:t>1</w:t>
      </w:r>
      <w:ins w:id="73" w:author="A5206572" w:date="2019-05-11T16:22:00Z">
        <w:r>
          <w:rPr>
            <w:webHidden/>
          </w:rPr>
          <w:fldChar w:fldCharType="end"/>
        </w:r>
        <w:r w:rsidRPr="007072B4">
          <w:rPr>
            <w:rStyle w:val="afd"/>
          </w:rPr>
          <w:fldChar w:fldCharType="end"/>
        </w:r>
      </w:ins>
    </w:p>
    <w:p w:rsidR="00FA09EC" w:rsidRDefault="00FA09EC" w:rsidP="008453B0">
      <w:pPr>
        <w:pStyle w:val="afe"/>
        <w:rPr>
          <w:ins w:id="74" w:author="A5206572" w:date="2019-05-11T16:22:00Z"/>
          <w:rFonts w:cstheme="minorBidi"/>
          <w:kern w:val="2"/>
          <w:sz w:val="24"/>
        </w:rPr>
      </w:pPr>
      <w:ins w:id="75" w:author="A5206572" w:date="2019-05-11T16:23:00Z">
        <w:r w:rsidRPr="00FA09EC">
          <w:rPr>
            <w:rStyle w:val="afd"/>
            <w:rFonts w:hint="eastAsia"/>
            <w:u w:val="none"/>
            <w:rPrChange w:id="76" w:author="A5206572" w:date="2019-05-11T16:24:00Z">
              <w:rPr>
                <w:rStyle w:val="afd"/>
                <w:rFonts w:hint="eastAsia"/>
              </w:rPr>
            </w:rPrChange>
          </w:rPr>
          <w:t xml:space="preserve">   </w:t>
        </w:r>
      </w:ins>
      <w:ins w:id="77" w:author="A5206572" w:date="2019-05-11T16:22:00Z">
        <w:r w:rsidRPr="007072B4">
          <w:rPr>
            <w:rStyle w:val="afd"/>
          </w:rPr>
          <w:fldChar w:fldCharType="begin"/>
        </w:r>
        <w:r w:rsidRPr="007072B4">
          <w:rPr>
            <w:rStyle w:val="afd"/>
          </w:rPr>
          <w:instrText xml:space="preserve"> </w:instrText>
        </w:r>
        <w:r>
          <w:instrText>HYPERLINK \l "_Toc8484163"</w:instrText>
        </w:r>
        <w:r w:rsidRPr="007072B4">
          <w:rPr>
            <w:rStyle w:val="afd"/>
          </w:rPr>
          <w:instrText xml:space="preserve"> </w:instrText>
        </w:r>
        <w:r w:rsidRPr="007072B4">
          <w:rPr>
            <w:rStyle w:val="afd"/>
          </w:rPr>
        </w:r>
        <w:r w:rsidRPr="007072B4">
          <w:rPr>
            <w:rStyle w:val="afd"/>
          </w:rPr>
          <w:fldChar w:fldCharType="separate"/>
        </w:r>
        <w:r w:rsidRPr="007072B4">
          <w:rPr>
            <w:rStyle w:val="afd"/>
          </w:rPr>
          <w:t xml:space="preserve">1.2 </w:t>
        </w:r>
        <w:r w:rsidRPr="007072B4">
          <w:rPr>
            <w:rStyle w:val="afd"/>
            <w:rFonts w:hint="eastAsia"/>
          </w:rPr>
          <w:t>研究目的</w:t>
        </w:r>
        <w:r>
          <w:rPr>
            <w:webHidden/>
          </w:rPr>
          <w:tab/>
        </w:r>
        <w:r>
          <w:rPr>
            <w:webHidden/>
          </w:rPr>
          <w:fldChar w:fldCharType="begin"/>
        </w:r>
        <w:r>
          <w:rPr>
            <w:webHidden/>
          </w:rPr>
          <w:instrText xml:space="preserve"> PAGEREF _Toc8484163 \h </w:instrText>
        </w:r>
        <w:r>
          <w:rPr>
            <w:webHidden/>
          </w:rPr>
        </w:r>
      </w:ins>
      <w:r>
        <w:rPr>
          <w:webHidden/>
        </w:rPr>
        <w:fldChar w:fldCharType="separate"/>
      </w:r>
      <w:r w:rsidR="008453B0">
        <w:rPr>
          <w:webHidden/>
        </w:rPr>
        <w:t>1</w:t>
      </w:r>
      <w:ins w:id="78" w:author="A5206572" w:date="2019-05-11T16:22:00Z">
        <w:r>
          <w:rPr>
            <w:webHidden/>
          </w:rPr>
          <w:fldChar w:fldCharType="end"/>
        </w:r>
        <w:r w:rsidRPr="007072B4">
          <w:rPr>
            <w:rStyle w:val="afd"/>
          </w:rPr>
          <w:fldChar w:fldCharType="end"/>
        </w:r>
      </w:ins>
    </w:p>
    <w:p w:rsidR="00FA09EC" w:rsidRDefault="00FA09EC" w:rsidP="008453B0">
      <w:pPr>
        <w:pStyle w:val="afe"/>
        <w:rPr>
          <w:ins w:id="79" w:author="A5206572" w:date="2019-05-11T16:22:00Z"/>
          <w:rFonts w:cstheme="minorBidi"/>
          <w:kern w:val="2"/>
          <w:sz w:val="24"/>
        </w:rPr>
      </w:pPr>
      <w:ins w:id="80" w:author="A5206572" w:date="2019-05-11T16:22:00Z">
        <w:r w:rsidRPr="007072B4">
          <w:rPr>
            <w:rStyle w:val="afd"/>
          </w:rPr>
          <w:fldChar w:fldCharType="begin"/>
        </w:r>
        <w:r w:rsidRPr="007072B4">
          <w:rPr>
            <w:rStyle w:val="afd"/>
          </w:rPr>
          <w:instrText xml:space="preserve"> </w:instrText>
        </w:r>
        <w:r>
          <w:instrText>HYPERLINK \l "_Toc8484164"</w:instrText>
        </w:r>
        <w:r w:rsidRPr="007072B4">
          <w:rPr>
            <w:rStyle w:val="afd"/>
          </w:rPr>
          <w:instrText xml:space="preserve"> </w:instrText>
        </w:r>
        <w:r w:rsidRPr="007072B4">
          <w:rPr>
            <w:rStyle w:val="afd"/>
          </w:rPr>
        </w:r>
        <w:r w:rsidRPr="007072B4">
          <w:rPr>
            <w:rStyle w:val="afd"/>
          </w:rPr>
          <w:fldChar w:fldCharType="separate"/>
        </w:r>
        <w:r w:rsidRPr="007072B4">
          <w:rPr>
            <w:rStyle w:val="afd"/>
            <w:rFonts w:hint="eastAsia"/>
          </w:rPr>
          <w:t>第</w:t>
        </w:r>
      </w:ins>
      <w:ins w:id="81" w:author="A5206572" w:date="2019-05-11T16:23:00Z">
        <w:r>
          <w:rPr>
            <w:rStyle w:val="afd"/>
            <w:rFonts w:hint="eastAsia"/>
          </w:rPr>
          <w:t xml:space="preserve"> </w:t>
        </w:r>
      </w:ins>
      <w:ins w:id="82" w:author="A5206572" w:date="2019-05-11T16:22:00Z">
        <w:r w:rsidRPr="007072B4">
          <w:rPr>
            <w:rStyle w:val="afd"/>
          </w:rPr>
          <w:t>2</w:t>
        </w:r>
      </w:ins>
      <w:ins w:id="83" w:author="A5206572" w:date="2019-05-11T16:23:00Z">
        <w:r>
          <w:rPr>
            <w:rStyle w:val="afd"/>
            <w:rFonts w:hint="eastAsia"/>
          </w:rPr>
          <w:t xml:space="preserve"> </w:t>
        </w:r>
      </w:ins>
      <w:ins w:id="84" w:author="A5206572" w:date="2019-05-11T16:22:00Z">
        <w:r w:rsidRPr="007072B4">
          <w:rPr>
            <w:rStyle w:val="afd"/>
            <w:rFonts w:hint="eastAsia"/>
          </w:rPr>
          <w:t>章</w:t>
        </w:r>
        <w:r w:rsidRPr="007072B4">
          <w:rPr>
            <w:rStyle w:val="afd"/>
          </w:rPr>
          <w:t xml:space="preserve"> </w:t>
        </w:r>
        <w:r w:rsidRPr="007072B4">
          <w:rPr>
            <w:rStyle w:val="afd"/>
            <w:rFonts w:hint="eastAsia"/>
          </w:rPr>
          <w:t>文獻探討</w:t>
        </w:r>
        <w:r>
          <w:rPr>
            <w:webHidden/>
          </w:rPr>
          <w:tab/>
        </w:r>
        <w:r>
          <w:rPr>
            <w:webHidden/>
          </w:rPr>
          <w:fldChar w:fldCharType="begin"/>
        </w:r>
        <w:r>
          <w:rPr>
            <w:webHidden/>
          </w:rPr>
          <w:instrText xml:space="preserve"> PAGEREF _Toc8484164 \h </w:instrText>
        </w:r>
        <w:r>
          <w:rPr>
            <w:webHidden/>
          </w:rPr>
        </w:r>
      </w:ins>
      <w:r>
        <w:rPr>
          <w:webHidden/>
        </w:rPr>
        <w:fldChar w:fldCharType="separate"/>
      </w:r>
      <w:r w:rsidR="008453B0">
        <w:rPr>
          <w:webHidden/>
        </w:rPr>
        <w:t>3</w:t>
      </w:r>
      <w:ins w:id="85" w:author="A5206572" w:date="2019-05-11T16:22:00Z">
        <w:r>
          <w:rPr>
            <w:webHidden/>
          </w:rPr>
          <w:fldChar w:fldCharType="end"/>
        </w:r>
        <w:r w:rsidRPr="007072B4">
          <w:rPr>
            <w:rStyle w:val="afd"/>
          </w:rPr>
          <w:fldChar w:fldCharType="end"/>
        </w:r>
      </w:ins>
    </w:p>
    <w:p w:rsidR="00FA09EC" w:rsidRDefault="00FA09EC" w:rsidP="008453B0">
      <w:pPr>
        <w:pStyle w:val="afe"/>
        <w:rPr>
          <w:ins w:id="86" w:author="A5206572" w:date="2019-05-11T16:22:00Z"/>
          <w:rFonts w:cstheme="minorBidi"/>
          <w:kern w:val="2"/>
          <w:sz w:val="24"/>
        </w:rPr>
      </w:pPr>
      <w:ins w:id="87" w:author="A5206572" w:date="2019-05-11T16:23:00Z">
        <w:r w:rsidRPr="00FA09EC">
          <w:rPr>
            <w:rStyle w:val="afd"/>
            <w:rFonts w:hint="eastAsia"/>
            <w:u w:val="none"/>
            <w:rPrChange w:id="88" w:author="A5206572" w:date="2019-05-11T16:24:00Z">
              <w:rPr>
                <w:rStyle w:val="afd"/>
                <w:rFonts w:hint="eastAsia"/>
              </w:rPr>
            </w:rPrChange>
          </w:rPr>
          <w:t xml:space="preserve">   </w:t>
        </w:r>
      </w:ins>
      <w:ins w:id="89" w:author="A5206572" w:date="2019-05-11T16:22:00Z">
        <w:r w:rsidRPr="007072B4">
          <w:rPr>
            <w:rStyle w:val="afd"/>
          </w:rPr>
          <w:fldChar w:fldCharType="begin"/>
        </w:r>
        <w:r w:rsidRPr="007072B4">
          <w:rPr>
            <w:rStyle w:val="afd"/>
          </w:rPr>
          <w:instrText xml:space="preserve"> </w:instrText>
        </w:r>
        <w:r>
          <w:instrText>HYPERLINK \l "_Toc8484165"</w:instrText>
        </w:r>
        <w:r w:rsidRPr="007072B4">
          <w:rPr>
            <w:rStyle w:val="afd"/>
          </w:rPr>
          <w:instrText xml:space="preserve"> </w:instrText>
        </w:r>
        <w:r w:rsidRPr="007072B4">
          <w:rPr>
            <w:rStyle w:val="afd"/>
          </w:rPr>
        </w:r>
        <w:r w:rsidRPr="007072B4">
          <w:rPr>
            <w:rStyle w:val="afd"/>
          </w:rPr>
          <w:fldChar w:fldCharType="separate"/>
        </w:r>
        <w:r w:rsidRPr="007072B4">
          <w:rPr>
            <w:rStyle w:val="afd"/>
          </w:rPr>
          <w:t xml:space="preserve">2.1 </w:t>
        </w:r>
        <w:r w:rsidRPr="007072B4">
          <w:rPr>
            <w:rStyle w:val="afd"/>
            <w:rFonts w:hint="eastAsia"/>
          </w:rPr>
          <w:t>現有主流行動裝置平台作業系統</w:t>
        </w:r>
        <w:r>
          <w:rPr>
            <w:webHidden/>
          </w:rPr>
          <w:tab/>
        </w:r>
        <w:r>
          <w:rPr>
            <w:webHidden/>
          </w:rPr>
          <w:fldChar w:fldCharType="begin"/>
        </w:r>
        <w:r>
          <w:rPr>
            <w:webHidden/>
          </w:rPr>
          <w:instrText xml:space="preserve"> PAGEREF _Toc8484165 \h </w:instrText>
        </w:r>
        <w:r>
          <w:rPr>
            <w:webHidden/>
          </w:rPr>
        </w:r>
      </w:ins>
      <w:r>
        <w:rPr>
          <w:webHidden/>
        </w:rPr>
        <w:fldChar w:fldCharType="separate"/>
      </w:r>
      <w:r w:rsidR="008453B0">
        <w:rPr>
          <w:webHidden/>
        </w:rPr>
        <w:t>3</w:t>
      </w:r>
      <w:ins w:id="90" w:author="A5206572" w:date="2019-05-11T16:22:00Z">
        <w:r>
          <w:rPr>
            <w:webHidden/>
          </w:rPr>
          <w:fldChar w:fldCharType="end"/>
        </w:r>
        <w:r w:rsidRPr="007072B4">
          <w:rPr>
            <w:rStyle w:val="afd"/>
          </w:rPr>
          <w:fldChar w:fldCharType="end"/>
        </w:r>
      </w:ins>
    </w:p>
    <w:p w:rsidR="00FA09EC" w:rsidRDefault="00FA09EC" w:rsidP="008453B0">
      <w:pPr>
        <w:pStyle w:val="afe"/>
        <w:rPr>
          <w:ins w:id="91" w:author="A5206572" w:date="2019-05-11T16:22:00Z"/>
          <w:rFonts w:cstheme="minorBidi"/>
          <w:kern w:val="2"/>
          <w:sz w:val="24"/>
        </w:rPr>
      </w:pPr>
      <w:ins w:id="92" w:author="A5206572" w:date="2019-05-11T16:24:00Z">
        <w:r w:rsidRPr="00FA09EC">
          <w:rPr>
            <w:rStyle w:val="afd"/>
            <w:rFonts w:hint="eastAsia"/>
            <w:color w:val="FFFFFF" w:themeColor="background1"/>
            <w:u w:val="none"/>
            <w:rPrChange w:id="93" w:author="A5206572" w:date="2019-05-11T16:24:00Z">
              <w:rPr>
                <w:rStyle w:val="afd"/>
                <w:rFonts w:hint="eastAsia"/>
              </w:rPr>
            </w:rPrChange>
          </w:rPr>
          <w:t xml:space="preserve">    .</w:t>
        </w:r>
      </w:ins>
      <w:ins w:id="94" w:author="A5206572" w:date="2019-05-11T16:22:00Z">
        <w:r w:rsidRPr="007072B4">
          <w:rPr>
            <w:rStyle w:val="afd"/>
          </w:rPr>
          <w:fldChar w:fldCharType="begin"/>
        </w:r>
        <w:r w:rsidRPr="007072B4">
          <w:rPr>
            <w:rStyle w:val="afd"/>
          </w:rPr>
          <w:instrText xml:space="preserve"> </w:instrText>
        </w:r>
        <w:r>
          <w:instrText>HYPERLINK \l "_Toc8484166"</w:instrText>
        </w:r>
        <w:r w:rsidRPr="007072B4">
          <w:rPr>
            <w:rStyle w:val="afd"/>
          </w:rPr>
          <w:instrText xml:space="preserve"> </w:instrText>
        </w:r>
        <w:r w:rsidRPr="007072B4">
          <w:rPr>
            <w:rStyle w:val="afd"/>
          </w:rPr>
        </w:r>
        <w:r w:rsidRPr="007072B4">
          <w:rPr>
            <w:rStyle w:val="afd"/>
          </w:rPr>
          <w:fldChar w:fldCharType="separate"/>
        </w:r>
        <w:r w:rsidRPr="007072B4">
          <w:rPr>
            <w:rStyle w:val="afd"/>
          </w:rPr>
          <w:t>2.1.1 Android</w:t>
        </w:r>
        <w:r>
          <w:rPr>
            <w:webHidden/>
          </w:rPr>
          <w:tab/>
        </w:r>
        <w:r>
          <w:rPr>
            <w:webHidden/>
          </w:rPr>
          <w:fldChar w:fldCharType="begin"/>
        </w:r>
        <w:r>
          <w:rPr>
            <w:webHidden/>
          </w:rPr>
          <w:instrText xml:space="preserve"> PAGEREF _Toc8484166 \h </w:instrText>
        </w:r>
        <w:r>
          <w:rPr>
            <w:webHidden/>
          </w:rPr>
        </w:r>
      </w:ins>
      <w:r>
        <w:rPr>
          <w:webHidden/>
        </w:rPr>
        <w:fldChar w:fldCharType="separate"/>
      </w:r>
      <w:r w:rsidR="008453B0">
        <w:rPr>
          <w:webHidden/>
        </w:rPr>
        <w:t>3</w:t>
      </w:r>
      <w:ins w:id="95" w:author="A5206572" w:date="2019-05-11T16:22:00Z">
        <w:r>
          <w:rPr>
            <w:webHidden/>
          </w:rPr>
          <w:fldChar w:fldCharType="end"/>
        </w:r>
        <w:r w:rsidRPr="007072B4">
          <w:rPr>
            <w:rStyle w:val="afd"/>
          </w:rPr>
          <w:fldChar w:fldCharType="end"/>
        </w:r>
      </w:ins>
    </w:p>
    <w:p w:rsidR="00FA09EC" w:rsidRDefault="00FA09EC" w:rsidP="008453B0">
      <w:pPr>
        <w:pStyle w:val="afe"/>
        <w:rPr>
          <w:ins w:id="96" w:author="A5206572" w:date="2019-05-11T16:22:00Z"/>
          <w:rFonts w:cstheme="minorBidi"/>
          <w:kern w:val="2"/>
          <w:sz w:val="24"/>
        </w:rPr>
      </w:pPr>
      <w:ins w:id="97" w:author="A5206572" w:date="2019-05-11T16:24:00Z">
        <w:r w:rsidRPr="00437EBB">
          <w:rPr>
            <w:rStyle w:val="afd"/>
            <w:rFonts w:hint="eastAsia"/>
            <w:color w:val="FFFFFF" w:themeColor="background1"/>
            <w:u w:val="none"/>
          </w:rPr>
          <w:t xml:space="preserve">    .</w:t>
        </w:r>
      </w:ins>
      <w:ins w:id="98" w:author="A5206572" w:date="2019-05-11T16:22:00Z">
        <w:r w:rsidRPr="007072B4">
          <w:rPr>
            <w:rStyle w:val="afd"/>
          </w:rPr>
          <w:fldChar w:fldCharType="begin"/>
        </w:r>
        <w:r w:rsidRPr="007072B4">
          <w:rPr>
            <w:rStyle w:val="afd"/>
          </w:rPr>
          <w:instrText xml:space="preserve"> </w:instrText>
        </w:r>
        <w:r>
          <w:instrText>HYPERLINK \l "_Toc8484167"</w:instrText>
        </w:r>
        <w:r w:rsidRPr="007072B4">
          <w:rPr>
            <w:rStyle w:val="afd"/>
          </w:rPr>
          <w:instrText xml:space="preserve"> </w:instrText>
        </w:r>
        <w:r w:rsidRPr="007072B4">
          <w:rPr>
            <w:rStyle w:val="afd"/>
          </w:rPr>
        </w:r>
        <w:r w:rsidRPr="007072B4">
          <w:rPr>
            <w:rStyle w:val="afd"/>
          </w:rPr>
          <w:fldChar w:fldCharType="separate"/>
        </w:r>
        <w:r w:rsidRPr="007072B4">
          <w:rPr>
            <w:rStyle w:val="afd"/>
          </w:rPr>
          <w:t>2.1.2 iOS</w:t>
        </w:r>
        <w:r>
          <w:rPr>
            <w:webHidden/>
          </w:rPr>
          <w:tab/>
        </w:r>
        <w:r>
          <w:rPr>
            <w:webHidden/>
          </w:rPr>
          <w:fldChar w:fldCharType="begin"/>
        </w:r>
        <w:r>
          <w:rPr>
            <w:webHidden/>
          </w:rPr>
          <w:instrText xml:space="preserve"> PAGEREF _Toc8484167 \h </w:instrText>
        </w:r>
        <w:r>
          <w:rPr>
            <w:webHidden/>
          </w:rPr>
        </w:r>
      </w:ins>
      <w:r>
        <w:rPr>
          <w:webHidden/>
        </w:rPr>
        <w:fldChar w:fldCharType="separate"/>
      </w:r>
      <w:r w:rsidR="008453B0">
        <w:rPr>
          <w:webHidden/>
        </w:rPr>
        <w:t>4</w:t>
      </w:r>
      <w:ins w:id="99" w:author="A5206572" w:date="2019-05-11T16:22:00Z">
        <w:r>
          <w:rPr>
            <w:webHidden/>
          </w:rPr>
          <w:fldChar w:fldCharType="end"/>
        </w:r>
        <w:r w:rsidRPr="007072B4">
          <w:rPr>
            <w:rStyle w:val="afd"/>
          </w:rPr>
          <w:fldChar w:fldCharType="end"/>
        </w:r>
      </w:ins>
    </w:p>
    <w:p w:rsidR="00FA09EC" w:rsidRDefault="00FA09EC" w:rsidP="008453B0">
      <w:pPr>
        <w:pStyle w:val="afe"/>
        <w:rPr>
          <w:ins w:id="100" w:author="A5206572" w:date="2019-05-11T16:22:00Z"/>
          <w:rFonts w:cstheme="minorBidi"/>
          <w:kern w:val="2"/>
          <w:sz w:val="24"/>
        </w:rPr>
      </w:pPr>
      <w:ins w:id="101" w:author="A5206572" w:date="2019-05-11T16:23:00Z">
        <w:r w:rsidRPr="00FA09EC">
          <w:rPr>
            <w:rStyle w:val="afd"/>
            <w:rFonts w:hint="eastAsia"/>
            <w:u w:val="none"/>
            <w:rPrChange w:id="102" w:author="A5206572" w:date="2019-05-11T16:24:00Z">
              <w:rPr>
                <w:rStyle w:val="afd"/>
                <w:rFonts w:hint="eastAsia"/>
              </w:rPr>
            </w:rPrChange>
          </w:rPr>
          <w:t xml:space="preserve">   </w:t>
        </w:r>
      </w:ins>
      <w:ins w:id="103" w:author="A5206572" w:date="2019-05-11T16:22:00Z">
        <w:r w:rsidRPr="007072B4">
          <w:rPr>
            <w:rStyle w:val="afd"/>
          </w:rPr>
          <w:fldChar w:fldCharType="begin"/>
        </w:r>
        <w:r w:rsidRPr="007072B4">
          <w:rPr>
            <w:rStyle w:val="afd"/>
          </w:rPr>
          <w:instrText xml:space="preserve"> </w:instrText>
        </w:r>
        <w:r>
          <w:instrText>HYPERLINK \l "_Toc8484168"</w:instrText>
        </w:r>
        <w:r w:rsidRPr="007072B4">
          <w:rPr>
            <w:rStyle w:val="afd"/>
          </w:rPr>
          <w:instrText xml:space="preserve"> </w:instrText>
        </w:r>
        <w:r w:rsidRPr="007072B4">
          <w:rPr>
            <w:rStyle w:val="afd"/>
          </w:rPr>
        </w:r>
        <w:r w:rsidRPr="007072B4">
          <w:rPr>
            <w:rStyle w:val="afd"/>
          </w:rPr>
          <w:fldChar w:fldCharType="separate"/>
        </w:r>
        <w:r w:rsidRPr="007072B4">
          <w:rPr>
            <w:rStyle w:val="afd"/>
          </w:rPr>
          <w:t xml:space="preserve">2.2 </w:t>
        </w:r>
        <w:r w:rsidRPr="007072B4">
          <w:rPr>
            <w:rStyle w:val="afd"/>
            <w:rFonts w:hint="eastAsia"/>
          </w:rPr>
          <w:t>現今</w:t>
        </w:r>
        <w:r w:rsidRPr="007072B4">
          <w:rPr>
            <w:rStyle w:val="afd"/>
          </w:rPr>
          <w:t>APP</w:t>
        </w:r>
        <w:r w:rsidRPr="007072B4">
          <w:rPr>
            <w:rStyle w:val="afd"/>
            <w:rFonts w:hint="eastAsia"/>
          </w:rPr>
          <w:t>開發方式</w:t>
        </w:r>
        <w:r>
          <w:rPr>
            <w:webHidden/>
          </w:rPr>
          <w:tab/>
        </w:r>
        <w:r>
          <w:rPr>
            <w:webHidden/>
          </w:rPr>
          <w:fldChar w:fldCharType="begin"/>
        </w:r>
        <w:r>
          <w:rPr>
            <w:webHidden/>
          </w:rPr>
          <w:instrText xml:space="preserve"> PAGEREF _Toc8484168 \h </w:instrText>
        </w:r>
        <w:r>
          <w:rPr>
            <w:webHidden/>
          </w:rPr>
        </w:r>
      </w:ins>
      <w:r>
        <w:rPr>
          <w:webHidden/>
        </w:rPr>
        <w:fldChar w:fldCharType="separate"/>
      </w:r>
      <w:r w:rsidR="008453B0">
        <w:rPr>
          <w:webHidden/>
        </w:rPr>
        <w:t>4</w:t>
      </w:r>
      <w:ins w:id="104" w:author="A5206572" w:date="2019-05-11T16:22:00Z">
        <w:r>
          <w:rPr>
            <w:webHidden/>
          </w:rPr>
          <w:fldChar w:fldCharType="end"/>
        </w:r>
        <w:r w:rsidRPr="007072B4">
          <w:rPr>
            <w:rStyle w:val="afd"/>
          </w:rPr>
          <w:fldChar w:fldCharType="end"/>
        </w:r>
      </w:ins>
    </w:p>
    <w:p w:rsidR="00FA09EC" w:rsidRDefault="00FA09EC" w:rsidP="008453B0">
      <w:pPr>
        <w:pStyle w:val="afe"/>
        <w:rPr>
          <w:ins w:id="105" w:author="A5206572" w:date="2019-05-11T16:22:00Z"/>
          <w:rFonts w:cstheme="minorBidi"/>
          <w:kern w:val="2"/>
          <w:sz w:val="24"/>
        </w:rPr>
      </w:pPr>
      <w:ins w:id="106" w:author="A5206572" w:date="2019-05-11T16:24:00Z">
        <w:r w:rsidRPr="00437EBB">
          <w:rPr>
            <w:rStyle w:val="afd"/>
            <w:rFonts w:hint="eastAsia"/>
            <w:color w:val="FFFFFF" w:themeColor="background1"/>
            <w:u w:val="none"/>
          </w:rPr>
          <w:t xml:space="preserve">    .</w:t>
        </w:r>
      </w:ins>
      <w:ins w:id="107" w:author="A5206572" w:date="2019-05-11T16:22:00Z">
        <w:r w:rsidRPr="007072B4">
          <w:rPr>
            <w:rStyle w:val="afd"/>
          </w:rPr>
          <w:fldChar w:fldCharType="begin"/>
        </w:r>
        <w:r w:rsidRPr="007072B4">
          <w:rPr>
            <w:rStyle w:val="afd"/>
          </w:rPr>
          <w:instrText xml:space="preserve"> </w:instrText>
        </w:r>
        <w:r>
          <w:instrText>HYPERLINK \l "_Toc8484169"</w:instrText>
        </w:r>
        <w:r w:rsidRPr="007072B4">
          <w:rPr>
            <w:rStyle w:val="afd"/>
          </w:rPr>
          <w:instrText xml:space="preserve"> </w:instrText>
        </w:r>
        <w:r w:rsidRPr="007072B4">
          <w:rPr>
            <w:rStyle w:val="afd"/>
          </w:rPr>
        </w:r>
        <w:r w:rsidRPr="007072B4">
          <w:rPr>
            <w:rStyle w:val="afd"/>
          </w:rPr>
          <w:fldChar w:fldCharType="separate"/>
        </w:r>
        <w:r w:rsidRPr="007072B4">
          <w:rPr>
            <w:rStyle w:val="afd"/>
          </w:rPr>
          <w:t xml:space="preserve">2.2.1 </w:t>
        </w:r>
        <w:r w:rsidRPr="007072B4">
          <w:rPr>
            <w:rStyle w:val="afd"/>
            <w:rFonts w:hint="eastAsia"/>
          </w:rPr>
          <w:t>原生開發（</w:t>
        </w:r>
        <w:r w:rsidRPr="007072B4">
          <w:rPr>
            <w:rStyle w:val="afd"/>
          </w:rPr>
          <w:t>Native APP</w:t>
        </w:r>
        <w:r w:rsidRPr="007072B4">
          <w:rPr>
            <w:rStyle w:val="afd"/>
            <w:rFonts w:hint="eastAsia"/>
          </w:rPr>
          <w:t>）</w:t>
        </w:r>
        <w:r>
          <w:rPr>
            <w:webHidden/>
          </w:rPr>
          <w:tab/>
        </w:r>
        <w:r>
          <w:rPr>
            <w:webHidden/>
          </w:rPr>
          <w:fldChar w:fldCharType="begin"/>
        </w:r>
        <w:r>
          <w:rPr>
            <w:webHidden/>
          </w:rPr>
          <w:instrText xml:space="preserve"> PAGEREF _Toc8484169 \h </w:instrText>
        </w:r>
        <w:r>
          <w:rPr>
            <w:webHidden/>
          </w:rPr>
        </w:r>
      </w:ins>
      <w:r>
        <w:rPr>
          <w:webHidden/>
        </w:rPr>
        <w:fldChar w:fldCharType="separate"/>
      </w:r>
      <w:r w:rsidR="008453B0">
        <w:rPr>
          <w:webHidden/>
        </w:rPr>
        <w:t>4</w:t>
      </w:r>
      <w:ins w:id="108" w:author="A5206572" w:date="2019-05-11T16:22:00Z">
        <w:r>
          <w:rPr>
            <w:webHidden/>
          </w:rPr>
          <w:fldChar w:fldCharType="end"/>
        </w:r>
        <w:r w:rsidRPr="007072B4">
          <w:rPr>
            <w:rStyle w:val="afd"/>
          </w:rPr>
          <w:fldChar w:fldCharType="end"/>
        </w:r>
      </w:ins>
    </w:p>
    <w:p w:rsidR="00FA09EC" w:rsidRDefault="00FA09EC" w:rsidP="008453B0">
      <w:pPr>
        <w:pStyle w:val="afe"/>
        <w:rPr>
          <w:ins w:id="109" w:author="A5206572" w:date="2019-05-11T16:22:00Z"/>
          <w:rFonts w:cstheme="minorBidi"/>
          <w:kern w:val="2"/>
          <w:sz w:val="24"/>
        </w:rPr>
      </w:pPr>
      <w:ins w:id="110" w:author="A5206572" w:date="2019-05-11T16:24:00Z">
        <w:r w:rsidRPr="00437EBB">
          <w:rPr>
            <w:rStyle w:val="afd"/>
            <w:rFonts w:hint="eastAsia"/>
            <w:color w:val="FFFFFF" w:themeColor="background1"/>
            <w:u w:val="none"/>
          </w:rPr>
          <w:t xml:space="preserve">    .</w:t>
        </w:r>
      </w:ins>
      <w:ins w:id="111" w:author="A5206572" w:date="2019-05-11T16:22:00Z">
        <w:r w:rsidRPr="007072B4">
          <w:rPr>
            <w:rStyle w:val="afd"/>
          </w:rPr>
          <w:fldChar w:fldCharType="begin"/>
        </w:r>
        <w:r w:rsidRPr="007072B4">
          <w:rPr>
            <w:rStyle w:val="afd"/>
          </w:rPr>
          <w:instrText xml:space="preserve"> </w:instrText>
        </w:r>
        <w:r>
          <w:instrText>HYPERLINK \l "_Toc8484170"</w:instrText>
        </w:r>
        <w:r w:rsidRPr="007072B4">
          <w:rPr>
            <w:rStyle w:val="afd"/>
          </w:rPr>
          <w:instrText xml:space="preserve"> </w:instrText>
        </w:r>
        <w:r w:rsidRPr="007072B4">
          <w:rPr>
            <w:rStyle w:val="afd"/>
          </w:rPr>
        </w:r>
        <w:r w:rsidRPr="007072B4">
          <w:rPr>
            <w:rStyle w:val="afd"/>
          </w:rPr>
          <w:fldChar w:fldCharType="separate"/>
        </w:r>
        <w:r w:rsidRPr="007072B4">
          <w:rPr>
            <w:rStyle w:val="afd"/>
          </w:rPr>
          <w:t xml:space="preserve">2.2.2 </w:t>
        </w:r>
        <w:r w:rsidRPr="007072B4">
          <w:rPr>
            <w:rStyle w:val="afd"/>
            <w:rFonts w:hint="eastAsia"/>
          </w:rPr>
          <w:t>網頁開發（</w:t>
        </w:r>
        <w:r w:rsidRPr="007072B4">
          <w:rPr>
            <w:rStyle w:val="afd"/>
          </w:rPr>
          <w:t>Web APP</w:t>
        </w:r>
        <w:r w:rsidRPr="007072B4">
          <w:rPr>
            <w:rStyle w:val="afd"/>
            <w:rFonts w:hint="eastAsia"/>
          </w:rPr>
          <w:t>）</w:t>
        </w:r>
        <w:r>
          <w:rPr>
            <w:webHidden/>
          </w:rPr>
          <w:tab/>
        </w:r>
        <w:r>
          <w:rPr>
            <w:webHidden/>
          </w:rPr>
          <w:fldChar w:fldCharType="begin"/>
        </w:r>
        <w:r>
          <w:rPr>
            <w:webHidden/>
          </w:rPr>
          <w:instrText xml:space="preserve"> PAGEREF _Toc8484170 \h </w:instrText>
        </w:r>
        <w:r>
          <w:rPr>
            <w:webHidden/>
          </w:rPr>
        </w:r>
      </w:ins>
      <w:r>
        <w:rPr>
          <w:webHidden/>
        </w:rPr>
        <w:fldChar w:fldCharType="separate"/>
      </w:r>
      <w:r w:rsidR="008453B0">
        <w:rPr>
          <w:webHidden/>
        </w:rPr>
        <w:t>5</w:t>
      </w:r>
      <w:ins w:id="112" w:author="A5206572" w:date="2019-05-11T16:22:00Z">
        <w:r>
          <w:rPr>
            <w:webHidden/>
          </w:rPr>
          <w:fldChar w:fldCharType="end"/>
        </w:r>
        <w:r w:rsidRPr="007072B4">
          <w:rPr>
            <w:rStyle w:val="afd"/>
          </w:rPr>
          <w:fldChar w:fldCharType="end"/>
        </w:r>
      </w:ins>
    </w:p>
    <w:p w:rsidR="00FA09EC" w:rsidRDefault="00FA09EC" w:rsidP="008453B0">
      <w:pPr>
        <w:pStyle w:val="afe"/>
        <w:rPr>
          <w:ins w:id="113" w:author="A5206572" w:date="2019-05-11T16:22:00Z"/>
          <w:rFonts w:cstheme="minorBidi"/>
          <w:kern w:val="2"/>
          <w:sz w:val="24"/>
        </w:rPr>
      </w:pPr>
      <w:ins w:id="114" w:author="A5206572" w:date="2019-05-11T16:24:00Z">
        <w:r w:rsidRPr="00437EBB">
          <w:rPr>
            <w:rStyle w:val="afd"/>
            <w:rFonts w:hint="eastAsia"/>
            <w:color w:val="FFFFFF" w:themeColor="background1"/>
            <w:u w:val="none"/>
          </w:rPr>
          <w:t xml:space="preserve">    .</w:t>
        </w:r>
      </w:ins>
      <w:ins w:id="115" w:author="A5206572" w:date="2019-05-11T16:22:00Z">
        <w:r w:rsidRPr="007072B4">
          <w:rPr>
            <w:rStyle w:val="afd"/>
          </w:rPr>
          <w:fldChar w:fldCharType="begin"/>
        </w:r>
        <w:r w:rsidRPr="007072B4">
          <w:rPr>
            <w:rStyle w:val="afd"/>
          </w:rPr>
          <w:instrText xml:space="preserve"> </w:instrText>
        </w:r>
        <w:r>
          <w:instrText>HYPERLINK \l "_Toc8484171"</w:instrText>
        </w:r>
        <w:r w:rsidRPr="007072B4">
          <w:rPr>
            <w:rStyle w:val="afd"/>
          </w:rPr>
          <w:instrText xml:space="preserve"> </w:instrText>
        </w:r>
        <w:r w:rsidRPr="007072B4">
          <w:rPr>
            <w:rStyle w:val="afd"/>
          </w:rPr>
        </w:r>
        <w:r w:rsidRPr="007072B4">
          <w:rPr>
            <w:rStyle w:val="afd"/>
          </w:rPr>
          <w:fldChar w:fldCharType="separate"/>
        </w:r>
        <w:r w:rsidRPr="007072B4">
          <w:rPr>
            <w:rStyle w:val="afd"/>
          </w:rPr>
          <w:t xml:space="preserve">2.2.3 </w:t>
        </w:r>
        <w:r w:rsidRPr="007072B4">
          <w:rPr>
            <w:rStyle w:val="afd"/>
            <w:rFonts w:hint="eastAsia"/>
          </w:rPr>
          <w:t>混合開發（</w:t>
        </w:r>
        <w:r w:rsidRPr="007072B4">
          <w:rPr>
            <w:rStyle w:val="afd"/>
          </w:rPr>
          <w:t>Hybrid APP</w:t>
        </w:r>
        <w:r w:rsidRPr="007072B4">
          <w:rPr>
            <w:rStyle w:val="afd"/>
            <w:rFonts w:hint="eastAsia"/>
          </w:rPr>
          <w:t>）</w:t>
        </w:r>
        <w:r>
          <w:rPr>
            <w:webHidden/>
          </w:rPr>
          <w:tab/>
        </w:r>
        <w:r>
          <w:rPr>
            <w:webHidden/>
          </w:rPr>
          <w:fldChar w:fldCharType="begin"/>
        </w:r>
        <w:r>
          <w:rPr>
            <w:webHidden/>
          </w:rPr>
          <w:instrText xml:space="preserve"> PAGEREF _Toc8484171 \h </w:instrText>
        </w:r>
        <w:r>
          <w:rPr>
            <w:webHidden/>
          </w:rPr>
        </w:r>
      </w:ins>
      <w:r>
        <w:rPr>
          <w:webHidden/>
        </w:rPr>
        <w:fldChar w:fldCharType="separate"/>
      </w:r>
      <w:r w:rsidR="008453B0">
        <w:rPr>
          <w:webHidden/>
        </w:rPr>
        <w:t>5</w:t>
      </w:r>
      <w:ins w:id="116" w:author="A5206572" w:date="2019-05-11T16:22:00Z">
        <w:r>
          <w:rPr>
            <w:webHidden/>
          </w:rPr>
          <w:fldChar w:fldCharType="end"/>
        </w:r>
        <w:r w:rsidRPr="007072B4">
          <w:rPr>
            <w:rStyle w:val="afd"/>
          </w:rPr>
          <w:fldChar w:fldCharType="end"/>
        </w:r>
      </w:ins>
    </w:p>
    <w:p w:rsidR="00FA09EC" w:rsidRDefault="00FA09EC" w:rsidP="008453B0">
      <w:pPr>
        <w:pStyle w:val="afe"/>
        <w:rPr>
          <w:ins w:id="117" w:author="A5206572" w:date="2019-05-11T16:22:00Z"/>
          <w:rFonts w:cstheme="minorBidi"/>
          <w:kern w:val="2"/>
          <w:sz w:val="24"/>
        </w:rPr>
      </w:pPr>
      <w:ins w:id="118" w:author="A5206572" w:date="2019-05-11T16:23:00Z">
        <w:r w:rsidRPr="00FA09EC">
          <w:rPr>
            <w:rStyle w:val="afd"/>
            <w:rFonts w:hint="eastAsia"/>
            <w:u w:val="none"/>
            <w:rPrChange w:id="119" w:author="A5206572" w:date="2019-05-11T16:24:00Z">
              <w:rPr>
                <w:rStyle w:val="afd"/>
                <w:rFonts w:hint="eastAsia"/>
              </w:rPr>
            </w:rPrChange>
          </w:rPr>
          <w:t xml:space="preserve">   </w:t>
        </w:r>
      </w:ins>
      <w:ins w:id="120" w:author="A5206572" w:date="2019-05-11T16:22:00Z">
        <w:r w:rsidRPr="007072B4">
          <w:rPr>
            <w:rStyle w:val="afd"/>
          </w:rPr>
          <w:fldChar w:fldCharType="begin"/>
        </w:r>
        <w:r w:rsidRPr="007072B4">
          <w:rPr>
            <w:rStyle w:val="afd"/>
          </w:rPr>
          <w:instrText xml:space="preserve"> </w:instrText>
        </w:r>
        <w:r>
          <w:instrText>HYPERLINK \l "_Toc8484172"</w:instrText>
        </w:r>
        <w:r w:rsidRPr="007072B4">
          <w:rPr>
            <w:rStyle w:val="afd"/>
          </w:rPr>
          <w:instrText xml:space="preserve"> </w:instrText>
        </w:r>
        <w:r w:rsidRPr="007072B4">
          <w:rPr>
            <w:rStyle w:val="afd"/>
          </w:rPr>
        </w:r>
        <w:r w:rsidRPr="007072B4">
          <w:rPr>
            <w:rStyle w:val="afd"/>
          </w:rPr>
          <w:fldChar w:fldCharType="separate"/>
        </w:r>
        <w:r w:rsidRPr="007072B4">
          <w:rPr>
            <w:rStyle w:val="afd"/>
          </w:rPr>
          <w:t xml:space="preserve">2.3 </w:t>
        </w:r>
        <w:r w:rsidRPr="007072B4">
          <w:rPr>
            <w:rStyle w:val="afd"/>
            <w:rFonts w:hint="eastAsia"/>
          </w:rPr>
          <w:t>市面上相近軟體</w:t>
        </w:r>
        <w:r>
          <w:rPr>
            <w:webHidden/>
          </w:rPr>
          <w:tab/>
        </w:r>
        <w:r>
          <w:rPr>
            <w:webHidden/>
          </w:rPr>
          <w:fldChar w:fldCharType="begin"/>
        </w:r>
        <w:r>
          <w:rPr>
            <w:webHidden/>
          </w:rPr>
          <w:instrText xml:space="preserve"> PAGEREF _Toc8484172 \h </w:instrText>
        </w:r>
        <w:r>
          <w:rPr>
            <w:webHidden/>
          </w:rPr>
        </w:r>
      </w:ins>
      <w:r>
        <w:rPr>
          <w:webHidden/>
        </w:rPr>
        <w:fldChar w:fldCharType="separate"/>
      </w:r>
      <w:r w:rsidR="008453B0">
        <w:rPr>
          <w:webHidden/>
        </w:rPr>
        <w:t>7</w:t>
      </w:r>
      <w:ins w:id="121" w:author="A5206572" w:date="2019-05-11T16:22:00Z">
        <w:r>
          <w:rPr>
            <w:webHidden/>
          </w:rPr>
          <w:fldChar w:fldCharType="end"/>
        </w:r>
        <w:r w:rsidRPr="007072B4">
          <w:rPr>
            <w:rStyle w:val="afd"/>
          </w:rPr>
          <w:fldChar w:fldCharType="end"/>
        </w:r>
      </w:ins>
    </w:p>
    <w:p w:rsidR="00FA09EC" w:rsidRDefault="00FA09EC" w:rsidP="008453B0">
      <w:pPr>
        <w:pStyle w:val="afe"/>
        <w:rPr>
          <w:ins w:id="122" w:author="A5206572" w:date="2019-05-11T16:22:00Z"/>
          <w:rFonts w:cstheme="minorBidi"/>
          <w:kern w:val="2"/>
          <w:sz w:val="24"/>
        </w:rPr>
      </w:pPr>
      <w:ins w:id="123" w:author="A5206572" w:date="2019-05-11T16:25:00Z">
        <w:r w:rsidRPr="00437EBB">
          <w:rPr>
            <w:rStyle w:val="afd"/>
            <w:rFonts w:hint="eastAsia"/>
            <w:color w:val="FFFFFF" w:themeColor="background1"/>
            <w:u w:val="none"/>
          </w:rPr>
          <w:t xml:space="preserve">    .</w:t>
        </w:r>
      </w:ins>
      <w:ins w:id="124" w:author="A5206572" w:date="2019-05-11T16:22:00Z">
        <w:r w:rsidRPr="007072B4">
          <w:rPr>
            <w:rStyle w:val="afd"/>
          </w:rPr>
          <w:fldChar w:fldCharType="begin"/>
        </w:r>
        <w:r w:rsidRPr="007072B4">
          <w:rPr>
            <w:rStyle w:val="afd"/>
          </w:rPr>
          <w:instrText xml:space="preserve"> </w:instrText>
        </w:r>
        <w:r>
          <w:instrText>HYPERLINK \l "_Toc8484173"</w:instrText>
        </w:r>
        <w:r w:rsidRPr="007072B4">
          <w:rPr>
            <w:rStyle w:val="afd"/>
          </w:rPr>
          <w:instrText xml:space="preserve"> </w:instrText>
        </w:r>
        <w:r w:rsidRPr="007072B4">
          <w:rPr>
            <w:rStyle w:val="afd"/>
          </w:rPr>
        </w:r>
        <w:r w:rsidRPr="007072B4">
          <w:rPr>
            <w:rStyle w:val="afd"/>
          </w:rPr>
          <w:fldChar w:fldCharType="separate"/>
        </w:r>
        <w:r w:rsidRPr="007072B4">
          <w:rPr>
            <w:rStyle w:val="afd"/>
          </w:rPr>
          <w:t>2.3.1 Evernote</w:t>
        </w:r>
        <w:r>
          <w:rPr>
            <w:webHidden/>
          </w:rPr>
          <w:tab/>
        </w:r>
        <w:r>
          <w:rPr>
            <w:webHidden/>
          </w:rPr>
          <w:fldChar w:fldCharType="begin"/>
        </w:r>
        <w:r>
          <w:rPr>
            <w:webHidden/>
          </w:rPr>
          <w:instrText xml:space="preserve"> PAGEREF _Toc8484173 \h </w:instrText>
        </w:r>
        <w:r>
          <w:rPr>
            <w:webHidden/>
          </w:rPr>
        </w:r>
      </w:ins>
      <w:r>
        <w:rPr>
          <w:webHidden/>
        </w:rPr>
        <w:fldChar w:fldCharType="separate"/>
      </w:r>
      <w:r w:rsidR="008453B0">
        <w:rPr>
          <w:webHidden/>
        </w:rPr>
        <w:t>7</w:t>
      </w:r>
      <w:ins w:id="125" w:author="A5206572" w:date="2019-05-11T16:22:00Z">
        <w:r>
          <w:rPr>
            <w:webHidden/>
          </w:rPr>
          <w:fldChar w:fldCharType="end"/>
        </w:r>
        <w:r w:rsidRPr="007072B4">
          <w:rPr>
            <w:rStyle w:val="afd"/>
          </w:rPr>
          <w:fldChar w:fldCharType="end"/>
        </w:r>
      </w:ins>
    </w:p>
    <w:p w:rsidR="00FA09EC" w:rsidRDefault="00FA09EC" w:rsidP="008453B0">
      <w:pPr>
        <w:pStyle w:val="afe"/>
        <w:rPr>
          <w:ins w:id="126" w:author="A5206572" w:date="2019-05-11T16:22:00Z"/>
          <w:rFonts w:cstheme="minorBidi"/>
          <w:kern w:val="2"/>
          <w:sz w:val="24"/>
        </w:rPr>
      </w:pPr>
      <w:ins w:id="127" w:author="A5206572" w:date="2019-05-11T16:25:00Z">
        <w:r w:rsidRPr="00437EBB">
          <w:rPr>
            <w:rStyle w:val="afd"/>
            <w:rFonts w:hint="eastAsia"/>
            <w:color w:val="FFFFFF" w:themeColor="background1"/>
            <w:u w:val="none"/>
          </w:rPr>
          <w:t xml:space="preserve">    .</w:t>
        </w:r>
      </w:ins>
      <w:ins w:id="128" w:author="A5206572" w:date="2019-05-11T16:22:00Z">
        <w:r w:rsidRPr="007072B4">
          <w:rPr>
            <w:rStyle w:val="afd"/>
          </w:rPr>
          <w:fldChar w:fldCharType="begin"/>
        </w:r>
        <w:r w:rsidRPr="007072B4">
          <w:rPr>
            <w:rStyle w:val="afd"/>
          </w:rPr>
          <w:instrText xml:space="preserve"> </w:instrText>
        </w:r>
        <w:r>
          <w:instrText>HYPERLINK \l "_Toc8484174"</w:instrText>
        </w:r>
        <w:r w:rsidRPr="007072B4">
          <w:rPr>
            <w:rStyle w:val="afd"/>
          </w:rPr>
          <w:instrText xml:space="preserve"> </w:instrText>
        </w:r>
        <w:r w:rsidRPr="007072B4">
          <w:rPr>
            <w:rStyle w:val="afd"/>
          </w:rPr>
        </w:r>
        <w:r w:rsidRPr="007072B4">
          <w:rPr>
            <w:rStyle w:val="afd"/>
          </w:rPr>
          <w:fldChar w:fldCharType="separate"/>
        </w:r>
        <w:r w:rsidRPr="007072B4">
          <w:rPr>
            <w:rStyle w:val="afd"/>
          </w:rPr>
          <w:t>2.3.2 OneNote</w:t>
        </w:r>
        <w:r>
          <w:rPr>
            <w:webHidden/>
          </w:rPr>
          <w:tab/>
        </w:r>
        <w:r>
          <w:rPr>
            <w:webHidden/>
          </w:rPr>
          <w:fldChar w:fldCharType="begin"/>
        </w:r>
        <w:r>
          <w:rPr>
            <w:webHidden/>
          </w:rPr>
          <w:instrText xml:space="preserve"> PAGEREF _Toc8484174 \h </w:instrText>
        </w:r>
        <w:r>
          <w:rPr>
            <w:webHidden/>
          </w:rPr>
        </w:r>
      </w:ins>
      <w:r>
        <w:rPr>
          <w:webHidden/>
        </w:rPr>
        <w:fldChar w:fldCharType="separate"/>
      </w:r>
      <w:r w:rsidR="008453B0">
        <w:rPr>
          <w:webHidden/>
        </w:rPr>
        <w:t>8</w:t>
      </w:r>
      <w:ins w:id="129" w:author="A5206572" w:date="2019-05-11T16:22:00Z">
        <w:r>
          <w:rPr>
            <w:webHidden/>
          </w:rPr>
          <w:fldChar w:fldCharType="end"/>
        </w:r>
        <w:r w:rsidRPr="007072B4">
          <w:rPr>
            <w:rStyle w:val="afd"/>
          </w:rPr>
          <w:fldChar w:fldCharType="end"/>
        </w:r>
      </w:ins>
    </w:p>
    <w:p w:rsidR="00FA09EC" w:rsidRDefault="00FA09EC" w:rsidP="00FA09EC">
      <w:pPr>
        <w:pStyle w:val="afe"/>
        <w:rPr>
          <w:ins w:id="130" w:author="A5206572" w:date="2019-05-11T16:22:00Z"/>
          <w:rFonts w:cstheme="minorBidi"/>
          <w:kern w:val="2"/>
          <w:sz w:val="24"/>
        </w:rPr>
        <w:pPrChange w:id="131" w:author="A5206572" w:date="2019-05-11T16:22:00Z">
          <w:pPr>
            <w:pStyle w:val="11"/>
            <w:tabs>
              <w:tab w:val="right" w:leader="dot" w:pos="8302"/>
            </w:tabs>
          </w:pPr>
        </w:pPrChange>
      </w:pPr>
      <w:ins w:id="132" w:author="A5206572" w:date="2019-05-11T16:22:00Z">
        <w:r w:rsidRPr="007072B4">
          <w:rPr>
            <w:rStyle w:val="afd"/>
          </w:rPr>
          <w:fldChar w:fldCharType="begin"/>
        </w:r>
        <w:r w:rsidRPr="007072B4">
          <w:rPr>
            <w:rStyle w:val="afd"/>
          </w:rPr>
          <w:instrText xml:space="preserve"> </w:instrText>
        </w:r>
        <w:r>
          <w:instrText>HYPERLINK \l "_Toc8484175"</w:instrText>
        </w:r>
        <w:r w:rsidRPr="007072B4">
          <w:rPr>
            <w:rStyle w:val="afd"/>
          </w:rPr>
          <w:instrText xml:space="preserve"> </w:instrText>
        </w:r>
        <w:r w:rsidRPr="007072B4">
          <w:rPr>
            <w:rStyle w:val="afd"/>
          </w:rPr>
        </w:r>
        <w:r w:rsidRPr="007072B4">
          <w:rPr>
            <w:rStyle w:val="afd"/>
          </w:rPr>
          <w:fldChar w:fldCharType="separate"/>
        </w:r>
        <w:r w:rsidRPr="007072B4">
          <w:rPr>
            <w:rStyle w:val="afd"/>
            <w:rFonts w:hint="eastAsia"/>
          </w:rPr>
          <w:t>第</w:t>
        </w:r>
      </w:ins>
      <w:ins w:id="133" w:author="A5206572" w:date="2019-05-11T16:23:00Z">
        <w:r>
          <w:rPr>
            <w:rStyle w:val="afd"/>
            <w:rFonts w:hint="eastAsia"/>
          </w:rPr>
          <w:t xml:space="preserve"> </w:t>
        </w:r>
      </w:ins>
      <w:ins w:id="134" w:author="A5206572" w:date="2019-05-11T16:22:00Z">
        <w:r w:rsidRPr="007072B4">
          <w:rPr>
            <w:rStyle w:val="afd"/>
          </w:rPr>
          <w:t>3</w:t>
        </w:r>
      </w:ins>
      <w:ins w:id="135" w:author="A5206572" w:date="2019-05-11T16:23:00Z">
        <w:r>
          <w:rPr>
            <w:rStyle w:val="afd"/>
            <w:rFonts w:hint="eastAsia"/>
          </w:rPr>
          <w:t xml:space="preserve"> </w:t>
        </w:r>
      </w:ins>
      <w:ins w:id="136" w:author="A5206572" w:date="2019-05-11T16:22:00Z">
        <w:r w:rsidRPr="007072B4">
          <w:rPr>
            <w:rStyle w:val="afd"/>
            <w:rFonts w:hint="eastAsia"/>
          </w:rPr>
          <w:t>章</w:t>
        </w:r>
        <w:r w:rsidRPr="007072B4">
          <w:rPr>
            <w:rStyle w:val="afd"/>
          </w:rPr>
          <w:t xml:space="preserve"> </w:t>
        </w:r>
        <w:r w:rsidRPr="007072B4">
          <w:rPr>
            <w:rStyle w:val="afd"/>
            <w:rFonts w:hint="eastAsia"/>
          </w:rPr>
          <w:t>研究內容、方法與工作項目</w:t>
        </w:r>
        <w:r>
          <w:rPr>
            <w:webHidden/>
          </w:rPr>
          <w:tab/>
        </w:r>
        <w:r>
          <w:rPr>
            <w:webHidden/>
          </w:rPr>
          <w:fldChar w:fldCharType="begin"/>
        </w:r>
        <w:r>
          <w:rPr>
            <w:webHidden/>
          </w:rPr>
          <w:instrText xml:space="preserve"> PAGEREF _Toc8484175 \h </w:instrText>
        </w:r>
        <w:r>
          <w:rPr>
            <w:webHidden/>
          </w:rPr>
        </w:r>
      </w:ins>
      <w:r>
        <w:rPr>
          <w:webHidden/>
        </w:rPr>
        <w:fldChar w:fldCharType="separate"/>
      </w:r>
      <w:ins w:id="137" w:author="A5206572" w:date="2019-05-11T16:30:00Z">
        <w:r w:rsidR="008453B0">
          <w:rPr>
            <w:webHidden/>
          </w:rPr>
          <w:t>9</w:t>
        </w:r>
      </w:ins>
      <w:del w:id="138" w:author="A5206572" w:date="2019-05-11T16:29:00Z">
        <w:r w:rsidR="00441B19" w:rsidDel="008453B0">
          <w:rPr>
            <w:webHidden/>
          </w:rPr>
          <w:delText>10</w:delText>
        </w:r>
      </w:del>
      <w:ins w:id="139" w:author="A5206572" w:date="2019-05-11T16:22:00Z">
        <w:r>
          <w:rPr>
            <w:webHidden/>
          </w:rPr>
          <w:fldChar w:fldCharType="end"/>
        </w:r>
        <w:r w:rsidRPr="007072B4">
          <w:rPr>
            <w:rStyle w:val="afd"/>
          </w:rPr>
          <w:fldChar w:fldCharType="end"/>
        </w:r>
      </w:ins>
    </w:p>
    <w:p w:rsidR="00FA09EC" w:rsidRDefault="00FA09EC" w:rsidP="00FA09EC">
      <w:pPr>
        <w:pStyle w:val="afe"/>
        <w:rPr>
          <w:ins w:id="140" w:author="A5206572" w:date="2019-05-11T16:22:00Z"/>
          <w:rFonts w:cstheme="minorBidi"/>
          <w:kern w:val="2"/>
          <w:sz w:val="24"/>
        </w:rPr>
        <w:pPrChange w:id="141" w:author="A5206572" w:date="2019-05-11T16:22:00Z">
          <w:pPr>
            <w:pStyle w:val="21"/>
            <w:tabs>
              <w:tab w:val="right" w:leader="dot" w:pos="8302"/>
            </w:tabs>
          </w:pPr>
        </w:pPrChange>
      </w:pPr>
      <w:ins w:id="142" w:author="A5206572" w:date="2019-05-11T16:23:00Z">
        <w:r w:rsidRPr="00FA09EC">
          <w:rPr>
            <w:rStyle w:val="afd"/>
            <w:rFonts w:hint="eastAsia"/>
            <w:u w:val="none"/>
            <w:rPrChange w:id="143" w:author="A5206572" w:date="2019-05-11T16:25:00Z">
              <w:rPr>
                <w:rStyle w:val="afd"/>
                <w:rFonts w:hint="eastAsia"/>
              </w:rPr>
            </w:rPrChange>
          </w:rPr>
          <w:t xml:space="preserve">   </w:t>
        </w:r>
      </w:ins>
      <w:ins w:id="144" w:author="A5206572" w:date="2019-05-11T16:22:00Z">
        <w:r w:rsidRPr="007072B4">
          <w:rPr>
            <w:rStyle w:val="afd"/>
          </w:rPr>
          <w:fldChar w:fldCharType="begin"/>
        </w:r>
        <w:r w:rsidRPr="007072B4">
          <w:rPr>
            <w:rStyle w:val="afd"/>
          </w:rPr>
          <w:instrText xml:space="preserve"> </w:instrText>
        </w:r>
        <w:r>
          <w:instrText>HYPERLINK \l "_Toc8484176"</w:instrText>
        </w:r>
        <w:r w:rsidRPr="007072B4">
          <w:rPr>
            <w:rStyle w:val="afd"/>
          </w:rPr>
          <w:instrText xml:space="preserve"> </w:instrText>
        </w:r>
        <w:r w:rsidRPr="007072B4">
          <w:rPr>
            <w:rStyle w:val="afd"/>
          </w:rPr>
        </w:r>
        <w:r w:rsidRPr="007072B4">
          <w:rPr>
            <w:rStyle w:val="afd"/>
          </w:rPr>
          <w:fldChar w:fldCharType="separate"/>
        </w:r>
        <w:r w:rsidRPr="007072B4">
          <w:rPr>
            <w:rStyle w:val="afd"/>
          </w:rPr>
          <w:t xml:space="preserve">3.1 </w:t>
        </w:r>
        <w:r w:rsidRPr="007072B4">
          <w:rPr>
            <w:rStyle w:val="afd"/>
            <w:rFonts w:hint="eastAsia"/>
          </w:rPr>
          <w:t>前端技術</w:t>
        </w:r>
        <w:r>
          <w:rPr>
            <w:webHidden/>
          </w:rPr>
          <w:tab/>
        </w:r>
        <w:r>
          <w:rPr>
            <w:webHidden/>
          </w:rPr>
          <w:fldChar w:fldCharType="begin"/>
        </w:r>
        <w:r>
          <w:rPr>
            <w:webHidden/>
          </w:rPr>
          <w:instrText xml:space="preserve"> PAGEREF _Toc8484176 \h </w:instrText>
        </w:r>
        <w:r>
          <w:rPr>
            <w:webHidden/>
          </w:rPr>
        </w:r>
      </w:ins>
      <w:r>
        <w:rPr>
          <w:webHidden/>
        </w:rPr>
        <w:fldChar w:fldCharType="separate"/>
      </w:r>
      <w:ins w:id="145" w:author="A5206572" w:date="2019-05-11T16:30:00Z">
        <w:r w:rsidR="008453B0">
          <w:rPr>
            <w:webHidden/>
          </w:rPr>
          <w:t>9</w:t>
        </w:r>
      </w:ins>
      <w:del w:id="146" w:author="A5206572" w:date="2019-05-11T16:29:00Z">
        <w:r w:rsidR="00441B19" w:rsidDel="008453B0">
          <w:rPr>
            <w:webHidden/>
          </w:rPr>
          <w:delText>10</w:delText>
        </w:r>
      </w:del>
      <w:ins w:id="147" w:author="A5206572" w:date="2019-05-11T16:22:00Z">
        <w:r>
          <w:rPr>
            <w:webHidden/>
          </w:rPr>
          <w:fldChar w:fldCharType="end"/>
        </w:r>
        <w:r w:rsidRPr="007072B4">
          <w:rPr>
            <w:rStyle w:val="afd"/>
          </w:rPr>
          <w:fldChar w:fldCharType="end"/>
        </w:r>
      </w:ins>
    </w:p>
    <w:p w:rsidR="00FA09EC" w:rsidRDefault="00FA09EC" w:rsidP="00FA09EC">
      <w:pPr>
        <w:pStyle w:val="afe"/>
        <w:rPr>
          <w:ins w:id="148" w:author="A5206572" w:date="2019-05-11T16:22:00Z"/>
          <w:rFonts w:cstheme="minorBidi"/>
          <w:kern w:val="2"/>
          <w:sz w:val="24"/>
        </w:rPr>
        <w:pPrChange w:id="149" w:author="A5206572" w:date="2019-05-11T16:22:00Z">
          <w:pPr>
            <w:pStyle w:val="31"/>
            <w:tabs>
              <w:tab w:val="right" w:leader="dot" w:pos="8302"/>
            </w:tabs>
          </w:pPr>
        </w:pPrChange>
      </w:pPr>
      <w:ins w:id="150" w:author="A5206572" w:date="2019-05-11T16:25:00Z">
        <w:r w:rsidRPr="00437EBB">
          <w:rPr>
            <w:rStyle w:val="afd"/>
            <w:rFonts w:hint="eastAsia"/>
            <w:color w:val="FFFFFF" w:themeColor="background1"/>
            <w:u w:val="none"/>
          </w:rPr>
          <w:t xml:space="preserve">    .</w:t>
        </w:r>
      </w:ins>
      <w:ins w:id="151" w:author="A5206572" w:date="2019-05-11T16:22:00Z">
        <w:r w:rsidRPr="007072B4">
          <w:rPr>
            <w:rStyle w:val="afd"/>
          </w:rPr>
          <w:fldChar w:fldCharType="begin"/>
        </w:r>
        <w:r w:rsidRPr="007072B4">
          <w:rPr>
            <w:rStyle w:val="afd"/>
          </w:rPr>
          <w:instrText xml:space="preserve"> </w:instrText>
        </w:r>
        <w:r>
          <w:instrText>HYPERLINK \l "_Toc8484177"</w:instrText>
        </w:r>
        <w:r w:rsidRPr="007072B4">
          <w:rPr>
            <w:rStyle w:val="afd"/>
          </w:rPr>
          <w:instrText xml:space="preserve"> </w:instrText>
        </w:r>
        <w:r w:rsidRPr="007072B4">
          <w:rPr>
            <w:rStyle w:val="afd"/>
          </w:rPr>
        </w:r>
        <w:r w:rsidRPr="007072B4">
          <w:rPr>
            <w:rStyle w:val="afd"/>
          </w:rPr>
          <w:fldChar w:fldCharType="separate"/>
        </w:r>
        <w:r w:rsidRPr="007072B4">
          <w:rPr>
            <w:rStyle w:val="afd"/>
          </w:rPr>
          <w:t>3.1.1 HbuilderX IDE</w:t>
        </w:r>
        <w:r>
          <w:rPr>
            <w:webHidden/>
          </w:rPr>
          <w:tab/>
        </w:r>
        <w:r>
          <w:rPr>
            <w:webHidden/>
          </w:rPr>
          <w:fldChar w:fldCharType="begin"/>
        </w:r>
        <w:r>
          <w:rPr>
            <w:webHidden/>
          </w:rPr>
          <w:instrText xml:space="preserve"> PAGEREF _Toc8484177 \h </w:instrText>
        </w:r>
        <w:r>
          <w:rPr>
            <w:webHidden/>
          </w:rPr>
        </w:r>
      </w:ins>
      <w:r>
        <w:rPr>
          <w:webHidden/>
        </w:rPr>
        <w:fldChar w:fldCharType="separate"/>
      </w:r>
      <w:ins w:id="152" w:author="A5206572" w:date="2019-05-11T16:30:00Z">
        <w:r w:rsidR="008453B0">
          <w:rPr>
            <w:webHidden/>
          </w:rPr>
          <w:t>9</w:t>
        </w:r>
      </w:ins>
      <w:del w:id="153" w:author="A5206572" w:date="2019-05-11T16:29:00Z">
        <w:r w:rsidR="00441B19" w:rsidDel="008453B0">
          <w:rPr>
            <w:webHidden/>
          </w:rPr>
          <w:delText>10</w:delText>
        </w:r>
      </w:del>
      <w:ins w:id="154" w:author="A5206572" w:date="2019-05-11T16:22:00Z">
        <w:r>
          <w:rPr>
            <w:webHidden/>
          </w:rPr>
          <w:fldChar w:fldCharType="end"/>
        </w:r>
        <w:r w:rsidRPr="007072B4">
          <w:rPr>
            <w:rStyle w:val="afd"/>
          </w:rPr>
          <w:fldChar w:fldCharType="end"/>
        </w:r>
      </w:ins>
    </w:p>
    <w:p w:rsidR="00FA09EC" w:rsidRDefault="00FA09EC" w:rsidP="00FA09EC">
      <w:pPr>
        <w:pStyle w:val="afe"/>
        <w:rPr>
          <w:ins w:id="155" w:author="A5206572" w:date="2019-05-11T16:22:00Z"/>
          <w:rFonts w:cstheme="minorBidi"/>
          <w:kern w:val="2"/>
          <w:sz w:val="24"/>
        </w:rPr>
        <w:pPrChange w:id="156" w:author="A5206572" w:date="2019-05-11T16:22:00Z">
          <w:pPr>
            <w:pStyle w:val="31"/>
            <w:tabs>
              <w:tab w:val="right" w:leader="dot" w:pos="8302"/>
            </w:tabs>
          </w:pPr>
        </w:pPrChange>
      </w:pPr>
      <w:ins w:id="157" w:author="A5206572" w:date="2019-05-11T16:25:00Z">
        <w:r w:rsidRPr="00437EBB">
          <w:rPr>
            <w:rStyle w:val="afd"/>
            <w:rFonts w:hint="eastAsia"/>
            <w:color w:val="FFFFFF" w:themeColor="background1"/>
            <w:u w:val="none"/>
          </w:rPr>
          <w:t xml:space="preserve">    .</w:t>
        </w:r>
      </w:ins>
      <w:ins w:id="158" w:author="A5206572" w:date="2019-05-11T16:22:00Z">
        <w:r w:rsidRPr="007072B4">
          <w:rPr>
            <w:rStyle w:val="afd"/>
          </w:rPr>
          <w:fldChar w:fldCharType="begin"/>
        </w:r>
        <w:r w:rsidRPr="007072B4">
          <w:rPr>
            <w:rStyle w:val="afd"/>
          </w:rPr>
          <w:instrText xml:space="preserve"> </w:instrText>
        </w:r>
        <w:r>
          <w:instrText>HYPERLINK \l "_Toc8484178"</w:instrText>
        </w:r>
        <w:r w:rsidRPr="007072B4">
          <w:rPr>
            <w:rStyle w:val="afd"/>
          </w:rPr>
          <w:instrText xml:space="preserve"> </w:instrText>
        </w:r>
        <w:r w:rsidRPr="007072B4">
          <w:rPr>
            <w:rStyle w:val="afd"/>
          </w:rPr>
        </w:r>
        <w:r w:rsidRPr="007072B4">
          <w:rPr>
            <w:rStyle w:val="afd"/>
          </w:rPr>
          <w:fldChar w:fldCharType="separate"/>
        </w:r>
        <w:r w:rsidRPr="007072B4">
          <w:rPr>
            <w:rStyle w:val="afd"/>
          </w:rPr>
          <w:t>3.1.2 Html5+ API</w:t>
        </w:r>
        <w:r>
          <w:rPr>
            <w:webHidden/>
          </w:rPr>
          <w:tab/>
        </w:r>
        <w:r>
          <w:rPr>
            <w:webHidden/>
          </w:rPr>
          <w:fldChar w:fldCharType="begin"/>
        </w:r>
        <w:r>
          <w:rPr>
            <w:webHidden/>
          </w:rPr>
          <w:instrText xml:space="preserve"> PAGEREF _Toc8484178 \h </w:instrText>
        </w:r>
        <w:r>
          <w:rPr>
            <w:webHidden/>
          </w:rPr>
        </w:r>
      </w:ins>
      <w:r>
        <w:rPr>
          <w:webHidden/>
        </w:rPr>
        <w:fldChar w:fldCharType="separate"/>
      </w:r>
      <w:ins w:id="159" w:author="A5206572" w:date="2019-05-11T16:30:00Z">
        <w:r w:rsidR="008453B0">
          <w:rPr>
            <w:webHidden/>
          </w:rPr>
          <w:t>10</w:t>
        </w:r>
      </w:ins>
      <w:del w:id="160" w:author="A5206572" w:date="2019-05-11T16:29:00Z">
        <w:r w:rsidR="00441B19" w:rsidDel="008453B0">
          <w:rPr>
            <w:webHidden/>
          </w:rPr>
          <w:delText>11</w:delText>
        </w:r>
      </w:del>
      <w:ins w:id="161" w:author="A5206572" w:date="2019-05-11T16:22:00Z">
        <w:r>
          <w:rPr>
            <w:webHidden/>
          </w:rPr>
          <w:fldChar w:fldCharType="end"/>
        </w:r>
        <w:r w:rsidRPr="007072B4">
          <w:rPr>
            <w:rStyle w:val="afd"/>
          </w:rPr>
          <w:fldChar w:fldCharType="end"/>
        </w:r>
      </w:ins>
    </w:p>
    <w:p w:rsidR="00FA09EC" w:rsidRDefault="00FA09EC" w:rsidP="00FA09EC">
      <w:pPr>
        <w:pStyle w:val="afe"/>
        <w:rPr>
          <w:ins w:id="162" w:author="A5206572" w:date="2019-05-11T16:22:00Z"/>
          <w:rFonts w:cstheme="minorBidi"/>
          <w:kern w:val="2"/>
          <w:sz w:val="24"/>
        </w:rPr>
        <w:pPrChange w:id="163" w:author="A5206572" w:date="2019-05-11T16:22:00Z">
          <w:pPr>
            <w:pStyle w:val="31"/>
            <w:tabs>
              <w:tab w:val="right" w:leader="dot" w:pos="8302"/>
            </w:tabs>
          </w:pPr>
        </w:pPrChange>
      </w:pPr>
      <w:ins w:id="164" w:author="A5206572" w:date="2019-05-11T16:25:00Z">
        <w:r w:rsidRPr="00437EBB">
          <w:rPr>
            <w:rStyle w:val="afd"/>
            <w:rFonts w:hint="eastAsia"/>
            <w:color w:val="FFFFFF" w:themeColor="background1"/>
            <w:u w:val="none"/>
          </w:rPr>
          <w:t xml:space="preserve">    .</w:t>
        </w:r>
      </w:ins>
      <w:ins w:id="165" w:author="A5206572" w:date="2019-05-11T16:22:00Z">
        <w:r w:rsidRPr="007072B4">
          <w:rPr>
            <w:rStyle w:val="afd"/>
          </w:rPr>
          <w:fldChar w:fldCharType="begin"/>
        </w:r>
        <w:r w:rsidRPr="007072B4">
          <w:rPr>
            <w:rStyle w:val="afd"/>
          </w:rPr>
          <w:instrText xml:space="preserve"> </w:instrText>
        </w:r>
        <w:r>
          <w:instrText>HYPERLINK \l "_Toc8484179"</w:instrText>
        </w:r>
        <w:r w:rsidRPr="007072B4">
          <w:rPr>
            <w:rStyle w:val="afd"/>
          </w:rPr>
          <w:instrText xml:space="preserve"> </w:instrText>
        </w:r>
        <w:r w:rsidRPr="007072B4">
          <w:rPr>
            <w:rStyle w:val="afd"/>
          </w:rPr>
        </w:r>
        <w:r w:rsidRPr="007072B4">
          <w:rPr>
            <w:rStyle w:val="afd"/>
          </w:rPr>
          <w:fldChar w:fldCharType="separate"/>
        </w:r>
        <w:r w:rsidRPr="007072B4">
          <w:rPr>
            <w:rStyle w:val="afd"/>
          </w:rPr>
          <w:t>3.1.3</w:t>
        </w:r>
        <w:r w:rsidRPr="007072B4">
          <w:rPr>
            <w:rStyle w:val="afd"/>
            <w:rFonts w:hint="eastAsia"/>
          </w:rPr>
          <w:t>圖片編輯</w:t>
        </w:r>
        <w:r>
          <w:rPr>
            <w:webHidden/>
          </w:rPr>
          <w:tab/>
        </w:r>
        <w:r>
          <w:rPr>
            <w:webHidden/>
          </w:rPr>
          <w:fldChar w:fldCharType="begin"/>
        </w:r>
        <w:r>
          <w:rPr>
            <w:webHidden/>
          </w:rPr>
          <w:instrText xml:space="preserve"> PAGEREF _Toc8484179 \h </w:instrText>
        </w:r>
        <w:r>
          <w:rPr>
            <w:webHidden/>
          </w:rPr>
        </w:r>
      </w:ins>
      <w:r>
        <w:rPr>
          <w:webHidden/>
        </w:rPr>
        <w:fldChar w:fldCharType="separate"/>
      </w:r>
      <w:ins w:id="166" w:author="A5206572" w:date="2019-05-11T16:30:00Z">
        <w:r w:rsidR="008453B0">
          <w:rPr>
            <w:webHidden/>
          </w:rPr>
          <w:t>12</w:t>
        </w:r>
      </w:ins>
      <w:del w:id="167" w:author="A5206572" w:date="2019-05-11T16:29:00Z">
        <w:r w:rsidR="00441B19" w:rsidDel="008453B0">
          <w:rPr>
            <w:webHidden/>
          </w:rPr>
          <w:delText>13</w:delText>
        </w:r>
      </w:del>
      <w:ins w:id="168" w:author="A5206572" w:date="2019-05-11T16:22:00Z">
        <w:r>
          <w:rPr>
            <w:webHidden/>
          </w:rPr>
          <w:fldChar w:fldCharType="end"/>
        </w:r>
        <w:r w:rsidRPr="007072B4">
          <w:rPr>
            <w:rStyle w:val="afd"/>
          </w:rPr>
          <w:fldChar w:fldCharType="end"/>
        </w:r>
      </w:ins>
    </w:p>
    <w:p w:rsidR="00FA09EC" w:rsidRDefault="00FA09EC" w:rsidP="00FA09EC">
      <w:pPr>
        <w:pStyle w:val="afe"/>
        <w:rPr>
          <w:ins w:id="169" w:author="A5206572" w:date="2019-05-11T16:22:00Z"/>
          <w:rFonts w:cstheme="minorBidi"/>
          <w:kern w:val="2"/>
          <w:sz w:val="24"/>
        </w:rPr>
        <w:pPrChange w:id="170" w:author="A5206572" w:date="2019-05-11T16:22:00Z">
          <w:pPr>
            <w:pStyle w:val="31"/>
            <w:tabs>
              <w:tab w:val="right" w:leader="dot" w:pos="8302"/>
            </w:tabs>
          </w:pPr>
        </w:pPrChange>
      </w:pPr>
      <w:ins w:id="171" w:author="A5206572" w:date="2019-05-11T16:25:00Z">
        <w:r w:rsidRPr="00437EBB">
          <w:rPr>
            <w:rStyle w:val="afd"/>
            <w:rFonts w:hint="eastAsia"/>
            <w:color w:val="FFFFFF" w:themeColor="background1"/>
            <w:u w:val="none"/>
          </w:rPr>
          <w:t xml:space="preserve">    .</w:t>
        </w:r>
      </w:ins>
      <w:ins w:id="172" w:author="A5206572" w:date="2019-05-11T16:22:00Z">
        <w:r w:rsidRPr="007072B4">
          <w:rPr>
            <w:rStyle w:val="afd"/>
          </w:rPr>
          <w:fldChar w:fldCharType="begin"/>
        </w:r>
        <w:r w:rsidRPr="007072B4">
          <w:rPr>
            <w:rStyle w:val="afd"/>
          </w:rPr>
          <w:instrText xml:space="preserve"> </w:instrText>
        </w:r>
        <w:r>
          <w:instrText>HYPERLINK \l "_Toc8484180"</w:instrText>
        </w:r>
        <w:r w:rsidRPr="007072B4">
          <w:rPr>
            <w:rStyle w:val="afd"/>
          </w:rPr>
          <w:instrText xml:space="preserve"> </w:instrText>
        </w:r>
        <w:r w:rsidRPr="007072B4">
          <w:rPr>
            <w:rStyle w:val="afd"/>
          </w:rPr>
        </w:r>
        <w:r w:rsidRPr="007072B4">
          <w:rPr>
            <w:rStyle w:val="afd"/>
          </w:rPr>
          <w:fldChar w:fldCharType="separate"/>
        </w:r>
        <w:r w:rsidRPr="007072B4">
          <w:rPr>
            <w:rStyle w:val="afd"/>
          </w:rPr>
          <w:t xml:space="preserve">3.1.4 </w:t>
        </w:r>
        <w:r w:rsidRPr="007072B4">
          <w:rPr>
            <w:rStyle w:val="afd"/>
            <w:rFonts w:hint="eastAsia"/>
          </w:rPr>
          <w:t>文字筆記編輯</w:t>
        </w:r>
        <w:r>
          <w:rPr>
            <w:webHidden/>
          </w:rPr>
          <w:tab/>
        </w:r>
        <w:r>
          <w:rPr>
            <w:webHidden/>
          </w:rPr>
          <w:fldChar w:fldCharType="begin"/>
        </w:r>
        <w:r>
          <w:rPr>
            <w:webHidden/>
          </w:rPr>
          <w:instrText xml:space="preserve"> PAGEREF _Toc8484180 \h </w:instrText>
        </w:r>
        <w:r>
          <w:rPr>
            <w:webHidden/>
          </w:rPr>
        </w:r>
      </w:ins>
      <w:r>
        <w:rPr>
          <w:webHidden/>
        </w:rPr>
        <w:fldChar w:fldCharType="separate"/>
      </w:r>
      <w:ins w:id="173" w:author="A5206572" w:date="2019-05-11T16:30:00Z">
        <w:r w:rsidR="008453B0">
          <w:rPr>
            <w:webHidden/>
          </w:rPr>
          <w:t>14</w:t>
        </w:r>
      </w:ins>
      <w:del w:id="174" w:author="A5206572" w:date="2019-05-11T16:29:00Z">
        <w:r w:rsidR="00441B19" w:rsidDel="008453B0">
          <w:rPr>
            <w:webHidden/>
          </w:rPr>
          <w:delText>15</w:delText>
        </w:r>
      </w:del>
      <w:ins w:id="175" w:author="A5206572" w:date="2019-05-11T16:22:00Z">
        <w:r>
          <w:rPr>
            <w:webHidden/>
          </w:rPr>
          <w:fldChar w:fldCharType="end"/>
        </w:r>
        <w:r w:rsidRPr="007072B4">
          <w:rPr>
            <w:rStyle w:val="afd"/>
          </w:rPr>
          <w:fldChar w:fldCharType="end"/>
        </w:r>
      </w:ins>
    </w:p>
    <w:p w:rsidR="00FA09EC" w:rsidRDefault="00FA09EC" w:rsidP="00FA09EC">
      <w:pPr>
        <w:pStyle w:val="afe"/>
        <w:rPr>
          <w:ins w:id="176" w:author="A5206572" w:date="2019-05-11T16:22:00Z"/>
          <w:rFonts w:cstheme="minorBidi"/>
          <w:kern w:val="2"/>
          <w:sz w:val="24"/>
        </w:rPr>
        <w:pPrChange w:id="177" w:author="A5206572" w:date="2019-05-11T16:22:00Z">
          <w:pPr>
            <w:pStyle w:val="31"/>
            <w:tabs>
              <w:tab w:val="right" w:leader="dot" w:pos="8302"/>
            </w:tabs>
          </w:pPr>
        </w:pPrChange>
      </w:pPr>
      <w:ins w:id="178" w:author="A5206572" w:date="2019-05-11T16:25:00Z">
        <w:r w:rsidRPr="00437EBB">
          <w:rPr>
            <w:rStyle w:val="afd"/>
            <w:rFonts w:hint="eastAsia"/>
            <w:color w:val="FFFFFF" w:themeColor="background1"/>
            <w:u w:val="none"/>
          </w:rPr>
          <w:t xml:space="preserve">    .</w:t>
        </w:r>
      </w:ins>
      <w:ins w:id="179" w:author="A5206572" w:date="2019-05-11T16:22:00Z">
        <w:r w:rsidRPr="007072B4">
          <w:rPr>
            <w:rStyle w:val="afd"/>
          </w:rPr>
          <w:fldChar w:fldCharType="begin"/>
        </w:r>
        <w:r w:rsidRPr="007072B4">
          <w:rPr>
            <w:rStyle w:val="afd"/>
          </w:rPr>
          <w:instrText xml:space="preserve"> </w:instrText>
        </w:r>
        <w:r>
          <w:instrText>HYPERLINK \l "_Toc8484181"</w:instrText>
        </w:r>
        <w:r w:rsidRPr="007072B4">
          <w:rPr>
            <w:rStyle w:val="afd"/>
          </w:rPr>
          <w:instrText xml:space="preserve"> </w:instrText>
        </w:r>
        <w:r w:rsidRPr="007072B4">
          <w:rPr>
            <w:rStyle w:val="afd"/>
          </w:rPr>
        </w:r>
        <w:r w:rsidRPr="007072B4">
          <w:rPr>
            <w:rStyle w:val="afd"/>
          </w:rPr>
          <w:fldChar w:fldCharType="separate"/>
        </w:r>
        <w:r w:rsidRPr="007072B4">
          <w:rPr>
            <w:rStyle w:val="afd"/>
          </w:rPr>
          <w:t xml:space="preserve">3.1.5 </w:t>
        </w:r>
        <w:r w:rsidRPr="007072B4">
          <w:rPr>
            <w:rStyle w:val="afd"/>
            <w:rFonts w:hint="eastAsia"/>
          </w:rPr>
          <w:t>框架</w:t>
        </w:r>
        <w:r>
          <w:rPr>
            <w:webHidden/>
          </w:rPr>
          <w:tab/>
        </w:r>
        <w:r>
          <w:rPr>
            <w:webHidden/>
          </w:rPr>
          <w:fldChar w:fldCharType="begin"/>
        </w:r>
        <w:r>
          <w:rPr>
            <w:webHidden/>
          </w:rPr>
          <w:instrText xml:space="preserve"> PAGEREF _Toc8484181 \h </w:instrText>
        </w:r>
        <w:r>
          <w:rPr>
            <w:webHidden/>
          </w:rPr>
        </w:r>
      </w:ins>
      <w:r>
        <w:rPr>
          <w:webHidden/>
        </w:rPr>
        <w:fldChar w:fldCharType="separate"/>
      </w:r>
      <w:ins w:id="180" w:author="A5206572" w:date="2019-05-11T16:30:00Z">
        <w:r w:rsidR="008453B0">
          <w:rPr>
            <w:webHidden/>
          </w:rPr>
          <w:t>15</w:t>
        </w:r>
      </w:ins>
      <w:del w:id="181" w:author="A5206572" w:date="2019-05-11T16:29:00Z">
        <w:r w:rsidR="00441B19" w:rsidDel="008453B0">
          <w:rPr>
            <w:webHidden/>
          </w:rPr>
          <w:delText>16</w:delText>
        </w:r>
      </w:del>
      <w:ins w:id="182" w:author="A5206572" w:date="2019-05-11T16:22:00Z">
        <w:r>
          <w:rPr>
            <w:webHidden/>
          </w:rPr>
          <w:fldChar w:fldCharType="end"/>
        </w:r>
        <w:r w:rsidRPr="007072B4">
          <w:rPr>
            <w:rStyle w:val="afd"/>
          </w:rPr>
          <w:fldChar w:fldCharType="end"/>
        </w:r>
      </w:ins>
    </w:p>
    <w:p w:rsidR="00FA09EC" w:rsidRDefault="00FA09EC" w:rsidP="00FA09EC">
      <w:pPr>
        <w:pStyle w:val="afe"/>
        <w:rPr>
          <w:ins w:id="183" w:author="A5206572" w:date="2019-05-11T16:22:00Z"/>
          <w:rFonts w:cstheme="minorBidi"/>
          <w:kern w:val="2"/>
          <w:sz w:val="24"/>
        </w:rPr>
        <w:pPrChange w:id="184" w:author="A5206572" w:date="2019-05-11T16:22:00Z">
          <w:pPr>
            <w:pStyle w:val="21"/>
            <w:tabs>
              <w:tab w:val="right" w:leader="dot" w:pos="8302"/>
            </w:tabs>
          </w:pPr>
        </w:pPrChange>
      </w:pPr>
      <w:ins w:id="185" w:author="A5206572" w:date="2019-05-11T16:25:00Z">
        <w:r w:rsidRPr="00FA09EC">
          <w:rPr>
            <w:rStyle w:val="afd"/>
            <w:rFonts w:hint="eastAsia"/>
            <w:u w:val="none"/>
            <w:rPrChange w:id="186" w:author="A5206572" w:date="2019-05-11T16:25:00Z">
              <w:rPr>
                <w:rStyle w:val="afd"/>
                <w:rFonts w:hint="eastAsia"/>
              </w:rPr>
            </w:rPrChange>
          </w:rPr>
          <w:lastRenderedPageBreak/>
          <w:t xml:space="preserve">   </w:t>
        </w:r>
      </w:ins>
      <w:ins w:id="187" w:author="A5206572" w:date="2019-05-11T16:22:00Z">
        <w:r w:rsidRPr="007072B4">
          <w:rPr>
            <w:rStyle w:val="afd"/>
          </w:rPr>
          <w:fldChar w:fldCharType="begin"/>
        </w:r>
        <w:r w:rsidRPr="007072B4">
          <w:rPr>
            <w:rStyle w:val="afd"/>
          </w:rPr>
          <w:instrText xml:space="preserve"> </w:instrText>
        </w:r>
        <w:r>
          <w:instrText>HYPERLINK \l "_Toc8484182"</w:instrText>
        </w:r>
        <w:r w:rsidRPr="007072B4">
          <w:rPr>
            <w:rStyle w:val="afd"/>
          </w:rPr>
          <w:instrText xml:space="preserve"> </w:instrText>
        </w:r>
        <w:r w:rsidRPr="007072B4">
          <w:rPr>
            <w:rStyle w:val="afd"/>
          </w:rPr>
        </w:r>
        <w:r w:rsidRPr="007072B4">
          <w:rPr>
            <w:rStyle w:val="afd"/>
          </w:rPr>
          <w:fldChar w:fldCharType="separate"/>
        </w:r>
        <w:r w:rsidRPr="007072B4">
          <w:rPr>
            <w:rStyle w:val="afd"/>
          </w:rPr>
          <w:t xml:space="preserve">3.2 </w:t>
        </w:r>
        <w:r w:rsidRPr="007072B4">
          <w:rPr>
            <w:rStyle w:val="afd"/>
            <w:rFonts w:hint="eastAsia"/>
          </w:rPr>
          <w:t>後端技術</w:t>
        </w:r>
        <w:r>
          <w:rPr>
            <w:webHidden/>
          </w:rPr>
          <w:tab/>
        </w:r>
        <w:r>
          <w:rPr>
            <w:webHidden/>
          </w:rPr>
          <w:fldChar w:fldCharType="begin"/>
        </w:r>
        <w:r>
          <w:rPr>
            <w:webHidden/>
          </w:rPr>
          <w:instrText xml:space="preserve"> PAGEREF _Toc8484182 \h </w:instrText>
        </w:r>
        <w:r>
          <w:rPr>
            <w:webHidden/>
          </w:rPr>
        </w:r>
      </w:ins>
      <w:r>
        <w:rPr>
          <w:webHidden/>
        </w:rPr>
        <w:fldChar w:fldCharType="separate"/>
      </w:r>
      <w:ins w:id="188" w:author="A5206572" w:date="2019-05-11T16:30:00Z">
        <w:r w:rsidR="008453B0">
          <w:rPr>
            <w:webHidden/>
          </w:rPr>
          <w:t>16</w:t>
        </w:r>
      </w:ins>
      <w:del w:id="189" w:author="A5206572" w:date="2019-05-11T16:29:00Z">
        <w:r w:rsidR="00441B19" w:rsidDel="008453B0">
          <w:rPr>
            <w:webHidden/>
          </w:rPr>
          <w:delText>18</w:delText>
        </w:r>
      </w:del>
      <w:ins w:id="190" w:author="A5206572" w:date="2019-05-11T16:22:00Z">
        <w:r>
          <w:rPr>
            <w:webHidden/>
          </w:rPr>
          <w:fldChar w:fldCharType="end"/>
        </w:r>
        <w:r w:rsidRPr="007072B4">
          <w:rPr>
            <w:rStyle w:val="afd"/>
          </w:rPr>
          <w:fldChar w:fldCharType="end"/>
        </w:r>
      </w:ins>
    </w:p>
    <w:p w:rsidR="00FA09EC" w:rsidRDefault="00FA09EC" w:rsidP="00FA09EC">
      <w:pPr>
        <w:pStyle w:val="afe"/>
        <w:rPr>
          <w:ins w:id="191" w:author="A5206572" w:date="2019-05-11T16:22:00Z"/>
          <w:rFonts w:cstheme="minorBidi"/>
          <w:kern w:val="2"/>
          <w:sz w:val="24"/>
        </w:rPr>
        <w:pPrChange w:id="192" w:author="A5206572" w:date="2019-05-11T16:22:00Z">
          <w:pPr>
            <w:pStyle w:val="31"/>
            <w:tabs>
              <w:tab w:val="right" w:leader="dot" w:pos="8302"/>
            </w:tabs>
          </w:pPr>
        </w:pPrChange>
      </w:pPr>
      <w:ins w:id="193" w:author="A5206572" w:date="2019-05-11T16:25:00Z">
        <w:r w:rsidRPr="00437EBB">
          <w:rPr>
            <w:rStyle w:val="afd"/>
            <w:rFonts w:hint="eastAsia"/>
            <w:color w:val="FFFFFF" w:themeColor="background1"/>
            <w:u w:val="none"/>
          </w:rPr>
          <w:t xml:space="preserve">    .</w:t>
        </w:r>
      </w:ins>
      <w:ins w:id="194" w:author="A5206572" w:date="2019-05-11T16:22:00Z">
        <w:r w:rsidRPr="007072B4">
          <w:rPr>
            <w:rStyle w:val="afd"/>
          </w:rPr>
          <w:fldChar w:fldCharType="begin"/>
        </w:r>
        <w:r w:rsidRPr="007072B4">
          <w:rPr>
            <w:rStyle w:val="afd"/>
          </w:rPr>
          <w:instrText xml:space="preserve"> </w:instrText>
        </w:r>
        <w:r>
          <w:instrText>HYPERLINK \l "_Toc8484183"</w:instrText>
        </w:r>
        <w:r w:rsidRPr="007072B4">
          <w:rPr>
            <w:rStyle w:val="afd"/>
          </w:rPr>
          <w:instrText xml:space="preserve"> </w:instrText>
        </w:r>
        <w:r w:rsidRPr="007072B4">
          <w:rPr>
            <w:rStyle w:val="afd"/>
          </w:rPr>
        </w:r>
        <w:r w:rsidRPr="007072B4">
          <w:rPr>
            <w:rStyle w:val="afd"/>
          </w:rPr>
          <w:fldChar w:fldCharType="separate"/>
        </w:r>
        <w:r w:rsidRPr="007072B4">
          <w:rPr>
            <w:rStyle w:val="afd"/>
          </w:rPr>
          <w:t>3.2.1 Google Cloud Platform</w:t>
        </w:r>
        <w:r>
          <w:rPr>
            <w:webHidden/>
          </w:rPr>
          <w:tab/>
        </w:r>
        <w:r>
          <w:rPr>
            <w:webHidden/>
          </w:rPr>
          <w:fldChar w:fldCharType="begin"/>
        </w:r>
        <w:r>
          <w:rPr>
            <w:webHidden/>
          </w:rPr>
          <w:instrText xml:space="preserve"> PAGEREF _Toc8484183 \h </w:instrText>
        </w:r>
        <w:r>
          <w:rPr>
            <w:webHidden/>
          </w:rPr>
        </w:r>
      </w:ins>
      <w:r>
        <w:rPr>
          <w:webHidden/>
        </w:rPr>
        <w:fldChar w:fldCharType="separate"/>
      </w:r>
      <w:ins w:id="195" w:author="A5206572" w:date="2019-05-11T16:30:00Z">
        <w:r w:rsidR="008453B0">
          <w:rPr>
            <w:webHidden/>
          </w:rPr>
          <w:t>16</w:t>
        </w:r>
      </w:ins>
      <w:del w:id="196" w:author="A5206572" w:date="2019-05-11T16:29:00Z">
        <w:r w:rsidR="00441B19" w:rsidDel="008453B0">
          <w:rPr>
            <w:webHidden/>
          </w:rPr>
          <w:delText>18</w:delText>
        </w:r>
      </w:del>
      <w:ins w:id="197" w:author="A5206572" w:date="2019-05-11T16:22:00Z">
        <w:r>
          <w:rPr>
            <w:webHidden/>
          </w:rPr>
          <w:fldChar w:fldCharType="end"/>
        </w:r>
        <w:r w:rsidRPr="007072B4">
          <w:rPr>
            <w:rStyle w:val="afd"/>
          </w:rPr>
          <w:fldChar w:fldCharType="end"/>
        </w:r>
      </w:ins>
    </w:p>
    <w:p w:rsidR="00FA09EC" w:rsidRDefault="00FA09EC" w:rsidP="00FA09EC">
      <w:pPr>
        <w:pStyle w:val="afe"/>
        <w:rPr>
          <w:ins w:id="198" w:author="A5206572" w:date="2019-05-11T16:22:00Z"/>
          <w:rFonts w:cstheme="minorBidi"/>
          <w:kern w:val="2"/>
          <w:sz w:val="24"/>
        </w:rPr>
        <w:pPrChange w:id="199" w:author="A5206572" w:date="2019-05-11T16:22:00Z">
          <w:pPr>
            <w:pStyle w:val="31"/>
            <w:tabs>
              <w:tab w:val="right" w:leader="dot" w:pos="8302"/>
            </w:tabs>
          </w:pPr>
        </w:pPrChange>
      </w:pPr>
      <w:ins w:id="200" w:author="A5206572" w:date="2019-05-11T16:25:00Z">
        <w:r w:rsidRPr="00437EBB">
          <w:rPr>
            <w:rStyle w:val="afd"/>
            <w:rFonts w:hint="eastAsia"/>
            <w:color w:val="FFFFFF" w:themeColor="background1"/>
            <w:u w:val="none"/>
          </w:rPr>
          <w:t xml:space="preserve">    .</w:t>
        </w:r>
      </w:ins>
      <w:ins w:id="201" w:author="A5206572" w:date="2019-05-11T16:22:00Z">
        <w:r w:rsidRPr="007072B4">
          <w:rPr>
            <w:rStyle w:val="afd"/>
          </w:rPr>
          <w:fldChar w:fldCharType="begin"/>
        </w:r>
        <w:r w:rsidRPr="007072B4">
          <w:rPr>
            <w:rStyle w:val="afd"/>
          </w:rPr>
          <w:instrText xml:space="preserve"> </w:instrText>
        </w:r>
        <w:r>
          <w:instrText>HYPERLINK \l "_Toc8484184"</w:instrText>
        </w:r>
        <w:r w:rsidRPr="007072B4">
          <w:rPr>
            <w:rStyle w:val="afd"/>
          </w:rPr>
          <w:instrText xml:space="preserve"> </w:instrText>
        </w:r>
        <w:r w:rsidRPr="007072B4">
          <w:rPr>
            <w:rStyle w:val="afd"/>
          </w:rPr>
        </w:r>
        <w:r w:rsidRPr="007072B4">
          <w:rPr>
            <w:rStyle w:val="afd"/>
          </w:rPr>
          <w:fldChar w:fldCharType="separate"/>
        </w:r>
        <w:r w:rsidRPr="007072B4">
          <w:rPr>
            <w:rStyle w:val="afd"/>
          </w:rPr>
          <w:t>3.2.2 Node.js</w:t>
        </w:r>
        <w:r>
          <w:rPr>
            <w:webHidden/>
          </w:rPr>
          <w:tab/>
        </w:r>
        <w:r>
          <w:rPr>
            <w:webHidden/>
          </w:rPr>
          <w:fldChar w:fldCharType="begin"/>
        </w:r>
        <w:r>
          <w:rPr>
            <w:webHidden/>
          </w:rPr>
          <w:instrText xml:space="preserve"> PAGEREF _Toc8484184 \h </w:instrText>
        </w:r>
        <w:r>
          <w:rPr>
            <w:webHidden/>
          </w:rPr>
        </w:r>
      </w:ins>
      <w:r>
        <w:rPr>
          <w:webHidden/>
        </w:rPr>
        <w:fldChar w:fldCharType="separate"/>
      </w:r>
      <w:ins w:id="202" w:author="A5206572" w:date="2019-05-11T16:30:00Z">
        <w:r w:rsidR="008453B0">
          <w:rPr>
            <w:webHidden/>
          </w:rPr>
          <w:t>17</w:t>
        </w:r>
      </w:ins>
      <w:del w:id="203" w:author="A5206572" w:date="2019-05-11T16:29:00Z">
        <w:r w:rsidR="00441B19" w:rsidDel="008453B0">
          <w:rPr>
            <w:webHidden/>
          </w:rPr>
          <w:delText>19</w:delText>
        </w:r>
      </w:del>
      <w:ins w:id="204" w:author="A5206572" w:date="2019-05-11T16:22:00Z">
        <w:r>
          <w:rPr>
            <w:webHidden/>
          </w:rPr>
          <w:fldChar w:fldCharType="end"/>
        </w:r>
        <w:r w:rsidRPr="007072B4">
          <w:rPr>
            <w:rStyle w:val="afd"/>
          </w:rPr>
          <w:fldChar w:fldCharType="end"/>
        </w:r>
      </w:ins>
    </w:p>
    <w:p w:rsidR="00FA09EC" w:rsidRDefault="00FA09EC" w:rsidP="00FA09EC">
      <w:pPr>
        <w:pStyle w:val="afe"/>
        <w:rPr>
          <w:ins w:id="205" w:author="A5206572" w:date="2019-05-11T16:22:00Z"/>
          <w:rFonts w:cstheme="minorBidi"/>
          <w:kern w:val="2"/>
          <w:sz w:val="24"/>
        </w:rPr>
        <w:pPrChange w:id="206" w:author="A5206572" w:date="2019-05-11T16:22:00Z">
          <w:pPr>
            <w:pStyle w:val="31"/>
            <w:tabs>
              <w:tab w:val="right" w:leader="dot" w:pos="8302"/>
            </w:tabs>
          </w:pPr>
        </w:pPrChange>
      </w:pPr>
      <w:ins w:id="207" w:author="A5206572" w:date="2019-05-11T16:25:00Z">
        <w:r w:rsidRPr="00437EBB">
          <w:rPr>
            <w:rStyle w:val="afd"/>
            <w:rFonts w:hint="eastAsia"/>
            <w:color w:val="FFFFFF" w:themeColor="background1"/>
            <w:u w:val="none"/>
          </w:rPr>
          <w:t xml:space="preserve">    .</w:t>
        </w:r>
      </w:ins>
      <w:ins w:id="208" w:author="A5206572" w:date="2019-05-11T16:22:00Z">
        <w:r w:rsidRPr="007072B4">
          <w:rPr>
            <w:rStyle w:val="afd"/>
          </w:rPr>
          <w:fldChar w:fldCharType="begin"/>
        </w:r>
        <w:r w:rsidRPr="007072B4">
          <w:rPr>
            <w:rStyle w:val="afd"/>
          </w:rPr>
          <w:instrText xml:space="preserve"> </w:instrText>
        </w:r>
        <w:r>
          <w:instrText>HYPERLINK \l "_Toc8484185"</w:instrText>
        </w:r>
        <w:r w:rsidRPr="007072B4">
          <w:rPr>
            <w:rStyle w:val="afd"/>
          </w:rPr>
          <w:instrText xml:space="preserve"> </w:instrText>
        </w:r>
        <w:r w:rsidRPr="007072B4">
          <w:rPr>
            <w:rStyle w:val="afd"/>
          </w:rPr>
        </w:r>
        <w:r w:rsidRPr="007072B4">
          <w:rPr>
            <w:rStyle w:val="afd"/>
          </w:rPr>
          <w:fldChar w:fldCharType="separate"/>
        </w:r>
        <w:r w:rsidRPr="007072B4">
          <w:rPr>
            <w:rStyle w:val="afd"/>
          </w:rPr>
          <w:t xml:space="preserve">3.2.3 </w:t>
        </w:r>
        <w:r w:rsidRPr="007072B4">
          <w:rPr>
            <w:rStyle w:val="afd"/>
            <w:rFonts w:hint="eastAsia"/>
          </w:rPr>
          <w:t>資料庫</w:t>
        </w:r>
        <w:r>
          <w:rPr>
            <w:webHidden/>
          </w:rPr>
          <w:tab/>
        </w:r>
        <w:r>
          <w:rPr>
            <w:webHidden/>
          </w:rPr>
          <w:fldChar w:fldCharType="begin"/>
        </w:r>
        <w:r>
          <w:rPr>
            <w:webHidden/>
          </w:rPr>
          <w:instrText xml:space="preserve"> PAGEREF _Toc8484185 \h </w:instrText>
        </w:r>
        <w:r>
          <w:rPr>
            <w:webHidden/>
          </w:rPr>
        </w:r>
      </w:ins>
      <w:r>
        <w:rPr>
          <w:webHidden/>
        </w:rPr>
        <w:fldChar w:fldCharType="separate"/>
      </w:r>
      <w:ins w:id="209" w:author="A5206572" w:date="2019-05-11T16:30:00Z">
        <w:r w:rsidR="008453B0">
          <w:rPr>
            <w:webHidden/>
          </w:rPr>
          <w:t>17</w:t>
        </w:r>
      </w:ins>
      <w:del w:id="210" w:author="A5206572" w:date="2019-05-11T16:29:00Z">
        <w:r w:rsidR="00441B19" w:rsidDel="008453B0">
          <w:rPr>
            <w:webHidden/>
          </w:rPr>
          <w:delText>19</w:delText>
        </w:r>
      </w:del>
      <w:ins w:id="211" w:author="A5206572" w:date="2019-05-11T16:22:00Z">
        <w:r>
          <w:rPr>
            <w:webHidden/>
          </w:rPr>
          <w:fldChar w:fldCharType="end"/>
        </w:r>
        <w:r w:rsidRPr="007072B4">
          <w:rPr>
            <w:rStyle w:val="afd"/>
          </w:rPr>
          <w:fldChar w:fldCharType="end"/>
        </w:r>
      </w:ins>
    </w:p>
    <w:p w:rsidR="00FA09EC" w:rsidRDefault="00FA09EC" w:rsidP="00FA09EC">
      <w:pPr>
        <w:pStyle w:val="afe"/>
        <w:rPr>
          <w:ins w:id="212" w:author="A5206572" w:date="2019-05-11T16:22:00Z"/>
          <w:rFonts w:cstheme="minorBidi"/>
          <w:kern w:val="2"/>
          <w:sz w:val="24"/>
        </w:rPr>
        <w:pPrChange w:id="213" w:author="A5206572" w:date="2019-05-11T16:22:00Z">
          <w:pPr>
            <w:pStyle w:val="21"/>
            <w:tabs>
              <w:tab w:val="right" w:leader="dot" w:pos="8302"/>
            </w:tabs>
          </w:pPr>
        </w:pPrChange>
      </w:pPr>
      <w:ins w:id="214" w:author="A5206572" w:date="2019-05-11T16:25:00Z">
        <w:r w:rsidRPr="00FA09EC">
          <w:rPr>
            <w:rStyle w:val="afd"/>
            <w:rFonts w:hint="eastAsia"/>
            <w:u w:val="none"/>
            <w:rPrChange w:id="215" w:author="A5206572" w:date="2019-05-11T16:25:00Z">
              <w:rPr>
                <w:rStyle w:val="afd"/>
                <w:rFonts w:hint="eastAsia"/>
              </w:rPr>
            </w:rPrChange>
          </w:rPr>
          <w:t xml:space="preserve">   </w:t>
        </w:r>
      </w:ins>
      <w:ins w:id="216" w:author="A5206572" w:date="2019-05-11T16:22:00Z">
        <w:r w:rsidRPr="007072B4">
          <w:rPr>
            <w:rStyle w:val="afd"/>
          </w:rPr>
          <w:fldChar w:fldCharType="begin"/>
        </w:r>
        <w:r w:rsidRPr="007072B4">
          <w:rPr>
            <w:rStyle w:val="afd"/>
          </w:rPr>
          <w:instrText xml:space="preserve"> </w:instrText>
        </w:r>
        <w:r>
          <w:instrText>HYPERLINK \l "_Toc8484186"</w:instrText>
        </w:r>
        <w:r w:rsidRPr="007072B4">
          <w:rPr>
            <w:rStyle w:val="afd"/>
          </w:rPr>
          <w:instrText xml:space="preserve"> </w:instrText>
        </w:r>
        <w:r w:rsidRPr="007072B4">
          <w:rPr>
            <w:rStyle w:val="afd"/>
          </w:rPr>
        </w:r>
        <w:r w:rsidRPr="007072B4">
          <w:rPr>
            <w:rStyle w:val="afd"/>
          </w:rPr>
          <w:fldChar w:fldCharType="separate"/>
        </w:r>
        <w:r w:rsidRPr="007072B4">
          <w:rPr>
            <w:rStyle w:val="afd"/>
          </w:rPr>
          <w:t xml:space="preserve">3.3 </w:t>
        </w:r>
        <w:r w:rsidRPr="007072B4">
          <w:rPr>
            <w:rStyle w:val="afd"/>
            <w:rFonts w:hint="eastAsia"/>
          </w:rPr>
          <w:t>系統功能與架構</w:t>
        </w:r>
        <w:r>
          <w:rPr>
            <w:webHidden/>
          </w:rPr>
          <w:tab/>
        </w:r>
        <w:r>
          <w:rPr>
            <w:webHidden/>
          </w:rPr>
          <w:fldChar w:fldCharType="begin"/>
        </w:r>
        <w:r>
          <w:rPr>
            <w:webHidden/>
          </w:rPr>
          <w:instrText xml:space="preserve"> PAGEREF _Toc8484186 \h </w:instrText>
        </w:r>
        <w:r>
          <w:rPr>
            <w:webHidden/>
          </w:rPr>
        </w:r>
      </w:ins>
      <w:r>
        <w:rPr>
          <w:webHidden/>
        </w:rPr>
        <w:fldChar w:fldCharType="separate"/>
      </w:r>
      <w:ins w:id="217" w:author="A5206572" w:date="2019-05-11T16:30:00Z">
        <w:r w:rsidR="008453B0">
          <w:rPr>
            <w:webHidden/>
          </w:rPr>
          <w:t>19</w:t>
        </w:r>
      </w:ins>
      <w:del w:id="218" w:author="A5206572" w:date="2019-05-11T16:29:00Z">
        <w:r w:rsidR="00441B19" w:rsidDel="008453B0">
          <w:rPr>
            <w:webHidden/>
          </w:rPr>
          <w:delText>21</w:delText>
        </w:r>
      </w:del>
      <w:ins w:id="219" w:author="A5206572" w:date="2019-05-11T16:22:00Z">
        <w:r>
          <w:rPr>
            <w:webHidden/>
          </w:rPr>
          <w:fldChar w:fldCharType="end"/>
        </w:r>
        <w:r w:rsidRPr="007072B4">
          <w:rPr>
            <w:rStyle w:val="afd"/>
          </w:rPr>
          <w:fldChar w:fldCharType="end"/>
        </w:r>
      </w:ins>
    </w:p>
    <w:p w:rsidR="00FA09EC" w:rsidRDefault="00FA09EC" w:rsidP="00FA09EC">
      <w:pPr>
        <w:pStyle w:val="afe"/>
        <w:rPr>
          <w:ins w:id="220" w:author="A5206572" w:date="2019-05-11T16:22:00Z"/>
          <w:rFonts w:cstheme="minorBidi"/>
          <w:kern w:val="2"/>
          <w:sz w:val="24"/>
        </w:rPr>
        <w:pPrChange w:id="221" w:author="A5206572" w:date="2019-05-11T16:22:00Z">
          <w:pPr>
            <w:pStyle w:val="31"/>
            <w:tabs>
              <w:tab w:val="right" w:leader="dot" w:pos="8302"/>
            </w:tabs>
          </w:pPr>
        </w:pPrChange>
      </w:pPr>
      <w:ins w:id="222" w:author="A5206572" w:date="2019-05-11T16:25:00Z">
        <w:r w:rsidRPr="00437EBB">
          <w:rPr>
            <w:rStyle w:val="afd"/>
            <w:rFonts w:hint="eastAsia"/>
            <w:color w:val="FFFFFF" w:themeColor="background1"/>
            <w:u w:val="none"/>
          </w:rPr>
          <w:t xml:space="preserve">    .</w:t>
        </w:r>
      </w:ins>
      <w:ins w:id="223" w:author="A5206572" w:date="2019-05-11T16:22:00Z">
        <w:r w:rsidRPr="007072B4">
          <w:rPr>
            <w:rStyle w:val="afd"/>
          </w:rPr>
          <w:fldChar w:fldCharType="begin"/>
        </w:r>
        <w:r w:rsidRPr="007072B4">
          <w:rPr>
            <w:rStyle w:val="afd"/>
          </w:rPr>
          <w:instrText xml:space="preserve"> </w:instrText>
        </w:r>
        <w:r>
          <w:instrText>HYPERLINK \l "_Toc8484187"</w:instrText>
        </w:r>
        <w:r w:rsidRPr="007072B4">
          <w:rPr>
            <w:rStyle w:val="afd"/>
          </w:rPr>
          <w:instrText xml:space="preserve"> </w:instrText>
        </w:r>
        <w:r w:rsidRPr="007072B4">
          <w:rPr>
            <w:rStyle w:val="afd"/>
          </w:rPr>
        </w:r>
        <w:r w:rsidRPr="007072B4">
          <w:rPr>
            <w:rStyle w:val="afd"/>
          </w:rPr>
          <w:fldChar w:fldCharType="separate"/>
        </w:r>
        <w:r w:rsidRPr="007072B4">
          <w:rPr>
            <w:rStyle w:val="afd"/>
          </w:rPr>
          <w:t xml:space="preserve">3.3.1 </w:t>
        </w:r>
        <w:r w:rsidRPr="007072B4">
          <w:rPr>
            <w:rStyle w:val="afd"/>
            <w:rFonts w:hint="eastAsia"/>
          </w:rPr>
          <w:t>系統功能</w:t>
        </w:r>
        <w:r>
          <w:rPr>
            <w:webHidden/>
          </w:rPr>
          <w:tab/>
        </w:r>
        <w:r>
          <w:rPr>
            <w:webHidden/>
          </w:rPr>
          <w:fldChar w:fldCharType="begin"/>
        </w:r>
        <w:r>
          <w:rPr>
            <w:webHidden/>
          </w:rPr>
          <w:instrText xml:space="preserve"> PAGEREF _Toc8484187 \h </w:instrText>
        </w:r>
        <w:r>
          <w:rPr>
            <w:webHidden/>
          </w:rPr>
        </w:r>
      </w:ins>
      <w:r>
        <w:rPr>
          <w:webHidden/>
        </w:rPr>
        <w:fldChar w:fldCharType="separate"/>
      </w:r>
      <w:ins w:id="224" w:author="A5206572" w:date="2019-05-11T16:30:00Z">
        <w:r w:rsidR="008453B0">
          <w:rPr>
            <w:webHidden/>
          </w:rPr>
          <w:t>19</w:t>
        </w:r>
      </w:ins>
      <w:del w:id="225" w:author="A5206572" w:date="2019-05-11T16:29:00Z">
        <w:r w:rsidR="00441B19" w:rsidDel="008453B0">
          <w:rPr>
            <w:webHidden/>
          </w:rPr>
          <w:delText>21</w:delText>
        </w:r>
      </w:del>
      <w:ins w:id="226" w:author="A5206572" w:date="2019-05-11T16:22:00Z">
        <w:r>
          <w:rPr>
            <w:webHidden/>
          </w:rPr>
          <w:fldChar w:fldCharType="end"/>
        </w:r>
        <w:r w:rsidRPr="007072B4">
          <w:rPr>
            <w:rStyle w:val="afd"/>
          </w:rPr>
          <w:fldChar w:fldCharType="end"/>
        </w:r>
      </w:ins>
    </w:p>
    <w:p w:rsidR="00FA09EC" w:rsidRDefault="00FA09EC" w:rsidP="00FA09EC">
      <w:pPr>
        <w:pStyle w:val="afe"/>
        <w:rPr>
          <w:ins w:id="227" w:author="A5206572" w:date="2019-05-11T16:22:00Z"/>
          <w:rFonts w:cstheme="minorBidi"/>
          <w:kern w:val="2"/>
          <w:sz w:val="24"/>
        </w:rPr>
        <w:pPrChange w:id="228" w:author="A5206572" w:date="2019-05-11T16:22:00Z">
          <w:pPr>
            <w:pStyle w:val="31"/>
            <w:tabs>
              <w:tab w:val="right" w:leader="dot" w:pos="8302"/>
            </w:tabs>
          </w:pPr>
        </w:pPrChange>
      </w:pPr>
      <w:ins w:id="229" w:author="A5206572" w:date="2019-05-11T16:25:00Z">
        <w:r w:rsidRPr="00437EBB">
          <w:rPr>
            <w:rStyle w:val="afd"/>
            <w:rFonts w:hint="eastAsia"/>
            <w:color w:val="FFFFFF" w:themeColor="background1"/>
            <w:u w:val="none"/>
          </w:rPr>
          <w:t xml:space="preserve">    .</w:t>
        </w:r>
      </w:ins>
      <w:ins w:id="230" w:author="A5206572" w:date="2019-05-11T16:22:00Z">
        <w:r w:rsidRPr="007072B4">
          <w:rPr>
            <w:rStyle w:val="afd"/>
          </w:rPr>
          <w:fldChar w:fldCharType="begin"/>
        </w:r>
        <w:r w:rsidRPr="007072B4">
          <w:rPr>
            <w:rStyle w:val="afd"/>
          </w:rPr>
          <w:instrText xml:space="preserve"> </w:instrText>
        </w:r>
        <w:r>
          <w:instrText>HYPERLINK \l "_Toc8484188"</w:instrText>
        </w:r>
        <w:r w:rsidRPr="007072B4">
          <w:rPr>
            <w:rStyle w:val="afd"/>
          </w:rPr>
          <w:instrText xml:space="preserve"> </w:instrText>
        </w:r>
        <w:r w:rsidRPr="007072B4">
          <w:rPr>
            <w:rStyle w:val="afd"/>
          </w:rPr>
        </w:r>
        <w:r w:rsidRPr="007072B4">
          <w:rPr>
            <w:rStyle w:val="afd"/>
          </w:rPr>
          <w:fldChar w:fldCharType="separate"/>
        </w:r>
        <w:r w:rsidRPr="007072B4">
          <w:rPr>
            <w:rStyle w:val="afd"/>
          </w:rPr>
          <w:t xml:space="preserve">3.3.2 </w:t>
        </w:r>
        <w:r w:rsidRPr="007072B4">
          <w:rPr>
            <w:rStyle w:val="afd"/>
            <w:rFonts w:hint="eastAsia"/>
          </w:rPr>
          <w:t>系統架構與流程</w:t>
        </w:r>
        <w:r>
          <w:rPr>
            <w:webHidden/>
          </w:rPr>
          <w:tab/>
        </w:r>
        <w:r>
          <w:rPr>
            <w:webHidden/>
          </w:rPr>
          <w:fldChar w:fldCharType="begin"/>
        </w:r>
        <w:r>
          <w:rPr>
            <w:webHidden/>
          </w:rPr>
          <w:instrText xml:space="preserve"> PAGEREF _Toc8484188 \h </w:instrText>
        </w:r>
        <w:r>
          <w:rPr>
            <w:webHidden/>
          </w:rPr>
        </w:r>
      </w:ins>
      <w:r>
        <w:rPr>
          <w:webHidden/>
        </w:rPr>
        <w:fldChar w:fldCharType="separate"/>
      </w:r>
      <w:ins w:id="231" w:author="A5206572" w:date="2019-05-11T16:30:00Z">
        <w:r w:rsidR="008453B0">
          <w:rPr>
            <w:webHidden/>
          </w:rPr>
          <w:t>20</w:t>
        </w:r>
      </w:ins>
      <w:del w:id="232" w:author="A5206572" w:date="2019-05-11T16:29:00Z">
        <w:r w:rsidR="00441B19" w:rsidDel="008453B0">
          <w:rPr>
            <w:webHidden/>
          </w:rPr>
          <w:delText>22</w:delText>
        </w:r>
      </w:del>
      <w:ins w:id="233" w:author="A5206572" w:date="2019-05-11T16:22:00Z">
        <w:r>
          <w:rPr>
            <w:webHidden/>
          </w:rPr>
          <w:fldChar w:fldCharType="end"/>
        </w:r>
        <w:r w:rsidRPr="007072B4">
          <w:rPr>
            <w:rStyle w:val="afd"/>
          </w:rPr>
          <w:fldChar w:fldCharType="end"/>
        </w:r>
      </w:ins>
    </w:p>
    <w:p w:rsidR="00FA09EC" w:rsidRDefault="00FA09EC" w:rsidP="00FA09EC">
      <w:pPr>
        <w:pStyle w:val="afe"/>
        <w:rPr>
          <w:ins w:id="234" w:author="A5206572" w:date="2019-05-11T16:22:00Z"/>
          <w:rFonts w:cstheme="minorBidi"/>
          <w:kern w:val="2"/>
          <w:sz w:val="24"/>
        </w:rPr>
        <w:pPrChange w:id="235" w:author="A5206572" w:date="2019-05-11T16:22:00Z">
          <w:pPr>
            <w:pStyle w:val="11"/>
            <w:tabs>
              <w:tab w:val="right" w:leader="dot" w:pos="8302"/>
            </w:tabs>
          </w:pPr>
        </w:pPrChange>
      </w:pPr>
      <w:ins w:id="236" w:author="A5206572" w:date="2019-05-11T16:22:00Z">
        <w:r w:rsidRPr="007072B4">
          <w:rPr>
            <w:rStyle w:val="afd"/>
          </w:rPr>
          <w:fldChar w:fldCharType="begin"/>
        </w:r>
        <w:r w:rsidRPr="007072B4">
          <w:rPr>
            <w:rStyle w:val="afd"/>
          </w:rPr>
          <w:instrText xml:space="preserve"> </w:instrText>
        </w:r>
        <w:r>
          <w:instrText>HYPERLINK \l "_Toc8484189"</w:instrText>
        </w:r>
        <w:r w:rsidRPr="007072B4">
          <w:rPr>
            <w:rStyle w:val="afd"/>
          </w:rPr>
          <w:instrText xml:space="preserve"> </w:instrText>
        </w:r>
        <w:r w:rsidRPr="007072B4">
          <w:rPr>
            <w:rStyle w:val="afd"/>
          </w:rPr>
        </w:r>
        <w:r w:rsidRPr="007072B4">
          <w:rPr>
            <w:rStyle w:val="afd"/>
          </w:rPr>
          <w:fldChar w:fldCharType="separate"/>
        </w:r>
        <w:r w:rsidRPr="007072B4">
          <w:rPr>
            <w:rStyle w:val="afd"/>
            <w:rFonts w:hint="eastAsia"/>
          </w:rPr>
          <w:t>第</w:t>
        </w:r>
      </w:ins>
      <w:ins w:id="237" w:author="A5206572" w:date="2019-05-11T16:23:00Z">
        <w:r>
          <w:rPr>
            <w:rStyle w:val="afd"/>
            <w:rFonts w:hint="eastAsia"/>
          </w:rPr>
          <w:t xml:space="preserve"> </w:t>
        </w:r>
      </w:ins>
      <w:ins w:id="238" w:author="A5206572" w:date="2019-05-11T16:22:00Z">
        <w:r w:rsidRPr="007072B4">
          <w:rPr>
            <w:rStyle w:val="afd"/>
          </w:rPr>
          <w:t>4</w:t>
        </w:r>
      </w:ins>
      <w:ins w:id="239" w:author="A5206572" w:date="2019-05-11T16:23:00Z">
        <w:r>
          <w:rPr>
            <w:rStyle w:val="afd"/>
            <w:rFonts w:hint="eastAsia"/>
          </w:rPr>
          <w:t xml:space="preserve"> </w:t>
        </w:r>
      </w:ins>
      <w:ins w:id="240" w:author="A5206572" w:date="2019-05-11T16:22:00Z">
        <w:r w:rsidRPr="007072B4">
          <w:rPr>
            <w:rStyle w:val="afd"/>
            <w:rFonts w:hint="eastAsia"/>
          </w:rPr>
          <w:t>章</w:t>
        </w:r>
        <w:r w:rsidRPr="007072B4">
          <w:rPr>
            <w:rStyle w:val="afd"/>
          </w:rPr>
          <w:t xml:space="preserve"> </w:t>
        </w:r>
        <w:r w:rsidRPr="007072B4">
          <w:rPr>
            <w:rStyle w:val="afd"/>
            <w:rFonts w:hint="eastAsia"/>
          </w:rPr>
          <w:t>人力配置</w:t>
        </w:r>
        <w:r>
          <w:rPr>
            <w:webHidden/>
          </w:rPr>
          <w:tab/>
        </w:r>
        <w:r>
          <w:rPr>
            <w:webHidden/>
          </w:rPr>
          <w:fldChar w:fldCharType="begin"/>
        </w:r>
        <w:r>
          <w:rPr>
            <w:webHidden/>
          </w:rPr>
          <w:instrText xml:space="preserve"> PAGEREF _Toc8484189 \h </w:instrText>
        </w:r>
        <w:r>
          <w:rPr>
            <w:webHidden/>
          </w:rPr>
        </w:r>
      </w:ins>
      <w:r>
        <w:rPr>
          <w:webHidden/>
        </w:rPr>
        <w:fldChar w:fldCharType="separate"/>
      </w:r>
      <w:ins w:id="241" w:author="A5206572" w:date="2019-05-11T16:30:00Z">
        <w:r w:rsidR="008453B0">
          <w:rPr>
            <w:webHidden/>
          </w:rPr>
          <w:t>22</w:t>
        </w:r>
      </w:ins>
      <w:del w:id="242" w:author="A5206572" w:date="2019-05-11T16:29:00Z">
        <w:r w:rsidR="00441B19" w:rsidDel="008453B0">
          <w:rPr>
            <w:webHidden/>
          </w:rPr>
          <w:delText>24</w:delText>
        </w:r>
      </w:del>
      <w:ins w:id="243" w:author="A5206572" w:date="2019-05-11T16:22:00Z">
        <w:r>
          <w:rPr>
            <w:webHidden/>
          </w:rPr>
          <w:fldChar w:fldCharType="end"/>
        </w:r>
        <w:r w:rsidRPr="007072B4">
          <w:rPr>
            <w:rStyle w:val="afd"/>
          </w:rPr>
          <w:fldChar w:fldCharType="end"/>
        </w:r>
      </w:ins>
    </w:p>
    <w:p w:rsidR="00FA09EC" w:rsidRDefault="00FA09EC" w:rsidP="00FA09EC">
      <w:pPr>
        <w:pStyle w:val="afe"/>
        <w:rPr>
          <w:ins w:id="244" w:author="A5206572" w:date="2019-05-11T16:22:00Z"/>
          <w:rFonts w:cstheme="minorBidi"/>
          <w:kern w:val="2"/>
          <w:sz w:val="24"/>
        </w:rPr>
        <w:pPrChange w:id="245" w:author="A5206572" w:date="2019-05-11T16:22:00Z">
          <w:pPr>
            <w:pStyle w:val="11"/>
            <w:tabs>
              <w:tab w:val="right" w:leader="dot" w:pos="8302"/>
            </w:tabs>
          </w:pPr>
        </w:pPrChange>
      </w:pPr>
      <w:ins w:id="246" w:author="A5206572" w:date="2019-05-11T16:22:00Z">
        <w:r w:rsidRPr="007072B4">
          <w:rPr>
            <w:rStyle w:val="afd"/>
          </w:rPr>
          <w:fldChar w:fldCharType="begin"/>
        </w:r>
        <w:r w:rsidRPr="007072B4">
          <w:rPr>
            <w:rStyle w:val="afd"/>
          </w:rPr>
          <w:instrText xml:space="preserve"> </w:instrText>
        </w:r>
        <w:r>
          <w:instrText>HYPERLINK \l "_Toc8484190"</w:instrText>
        </w:r>
        <w:r w:rsidRPr="007072B4">
          <w:rPr>
            <w:rStyle w:val="afd"/>
          </w:rPr>
          <w:instrText xml:space="preserve"> </w:instrText>
        </w:r>
        <w:r w:rsidRPr="007072B4">
          <w:rPr>
            <w:rStyle w:val="afd"/>
          </w:rPr>
        </w:r>
        <w:r w:rsidRPr="007072B4">
          <w:rPr>
            <w:rStyle w:val="afd"/>
          </w:rPr>
          <w:fldChar w:fldCharType="separate"/>
        </w:r>
        <w:r w:rsidRPr="007072B4">
          <w:rPr>
            <w:rStyle w:val="afd"/>
            <w:rFonts w:hint="eastAsia"/>
          </w:rPr>
          <w:t>第</w:t>
        </w:r>
      </w:ins>
      <w:ins w:id="247" w:author="A5206572" w:date="2019-05-11T16:23:00Z">
        <w:r>
          <w:rPr>
            <w:rStyle w:val="afd"/>
            <w:rFonts w:hint="eastAsia"/>
          </w:rPr>
          <w:t xml:space="preserve"> </w:t>
        </w:r>
      </w:ins>
      <w:ins w:id="248" w:author="A5206572" w:date="2019-05-11T16:22:00Z">
        <w:r w:rsidRPr="007072B4">
          <w:rPr>
            <w:rStyle w:val="afd"/>
          </w:rPr>
          <w:t>5</w:t>
        </w:r>
      </w:ins>
      <w:ins w:id="249" w:author="A5206572" w:date="2019-05-11T16:23:00Z">
        <w:r>
          <w:rPr>
            <w:rStyle w:val="afd"/>
            <w:rFonts w:hint="eastAsia"/>
          </w:rPr>
          <w:t xml:space="preserve"> </w:t>
        </w:r>
      </w:ins>
      <w:ins w:id="250" w:author="A5206572" w:date="2019-05-11T16:22:00Z">
        <w:r w:rsidRPr="007072B4">
          <w:rPr>
            <w:rStyle w:val="afd"/>
            <w:rFonts w:hint="eastAsia"/>
          </w:rPr>
          <w:t>章</w:t>
        </w:r>
        <w:r w:rsidRPr="007072B4">
          <w:rPr>
            <w:rStyle w:val="afd"/>
          </w:rPr>
          <w:t xml:space="preserve"> </w:t>
        </w:r>
        <w:r w:rsidRPr="007072B4">
          <w:rPr>
            <w:rStyle w:val="afd"/>
            <w:rFonts w:hint="eastAsia"/>
          </w:rPr>
          <w:t>預期成果</w:t>
        </w:r>
        <w:r>
          <w:rPr>
            <w:webHidden/>
          </w:rPr>
          <w:tab/>
        </w:r>
        <w:r>
          <w:rPr>
            <w:webHidden/>
          </w:rPr>
          <w:fldChar w:fldCharType="begin"/>
        </w:r>
        <w:r>
          <w:rPr>
            <w:webHidden/>
          </w:rPr>
          <w:instrText xml:space="preserve"> PAGEREF _Toc8484190 \h </w:instrText>
        </w:r>
        <w:r>
          <w:rPr>
            <w:webHidden/>
          </w:rPr>
        </w:r>
      </w:ins>
      <w:r>
        <w:rPr>
          <w:webHidden/>
        </w:rPr>
        <w:fldChar w:fldCharType="separate"/>
      </w:r>
      <w:ins w:id="251" w:author="A5206572" w:date="2019-05-11T16:30:00Z">
        <w:r w:rsidR="008453B0">
          <w:rPr>
            <w:webHidden/>
          </w:rPr>
          <w:t>23</w:t>
        </w:r>
      </w:ins>
      <w:del w:id="252" w:author="A5206572" w:date="2019-05-11T16:29:00Z">
        <w:r w:rsidR="00441B19" w:rsidDel="008453B0">
          <w:rPr>
            <w:webHidden/>
          </w:rPr>
          <w:delText>25</w:delText>
        </w:r>
      </w:del>
      <w:ins w:id="253" w:author="A5206572" w:date="2019-05-11T16:22:00Z">
        <w:r>
          <w:rPr>
            <w:webHidden/>
          </w:rPr>
          <w:fldChar w:fldCharType="end"/>
        </w:r>
        <w:r w:rsidRPr="007072B4">
          <w:rPr>
            <w:rStyle w:val="afd"/>
          </w:rPr>
          <w:fldChar w:fldCharType="end"/>
        </w:r>
      </w:ins>
    </w:p>
    <w:p w:rsidR="00FA09EC" w:rsidRDefault="00FA09EC" w:rsidP="00FA09EC">
      <w:pPr>
        <w:pStyle w:val="afe"/>
        <w:rPr>
          <w:ins w:id="254" w:author="A5206572" w:date="2019-05-11T16:22:00Z"/>
          <w:rFonts w:cstheme="minorBidi"/>
          <w:kern w:val="2"/>
          <w:sz w:val="24"/>
        </w:rPr>
        <w:pPrChange w:id="255" w:author="A5206572" w:date="2019-05-11T16:22:00Z">
          <w:pPr>
            <w:pStyle w:val="21"/>
            <w:tabs>
              <w:tab w:val="right" w:leader="dot" w:pos="8302"/>
            </w:tabs>
          </w:pPr>
        </w:pPrChange>
      </w:pPr>
      <w:ins w:id="256" w:author="A5206572" w:date="2019-05-11T16:23:00Z">
        <w:r w:rsidRPr="00FA09EC">
          <w:rPr>
            <w:rStyle w:val="afd"/>
            <w:rFonts w:hint="eastAsia"/>
            <w:u w:val="none"/>
            <w:rPrChange w:id="257" w:author="A5206572" w:date="2019-05-11T16:25:00Z">
              <w:rPr>
                <w:rStyle w:val="afd"/>
                <w:rFonts w:hint="eastAsia"/>
              </w:rPr>
            </w:rPrChange>
          </w:rPr>
          <w:t xml:space="preserve">   </w:t>
        </w:r>
      </w:ins>
      <w:ins w:id="258" w:author="A5206572" w:date="2019-05-11T16:22:00Z">
        <w:r w:rsidRPr="007072B4">
          <w:rPr>
            <w:rStyle w:val="afd"/>
          </w:rPr>
          <w:fldChar w:fldCharType="begin"/>
        </w:r>
        <w:r w:rsidRPr="007072B4">
          <w:rPr>
            <w:rStyle w:val="afd"/>
          </w:rPr>
          <w:instrText xml:space="preserve"> </w:instrText>
        </w:r>
        <w:r>
          <w:instrText>HYPERLINK \l "_Toc8484191"</w:instrText>
        </w:r>
        <w:r w:rsidRPr="007072B4">
          <w:rPr>
            <w:rStyle w:val="afd"/>
          </w:rPr>
          <w:instrText xml:space="preserve"> </w:instrText>
        </w:r>
        <w:r w:rsidRPr="007072B4">
          <w:rPr>
            <w:rStyle w:val="afd"/>
          </w:rPr>
        </w:r>
        <w:r w:rsidRPr="007072B4">
          <w:rPr>
            <w:rStyle w:val="afd"/>
          </w:rPr>
          <w:fldChar w:fldCharType="separate"/>
        </w:r>
        <w:r w:rsidRPr="007072B4">
          <w:rPr>
            <w:rStyle w:val="afd"/>
          </w:rPr>
          <w:t xml:space="preserve">5.1 </w:t>
        </w:r>
        <w:r w:rsidRPr="007072B4">
          <w:rPr>
            <w:rStyle w:val="afd"/>
            <w:rFonts w:hint="eastAsia"/>
          </w:rPr>
          <w:t>跨平台且符合使用者習慣</w:t>
        </w:r>
        <w:r>
          <w:rPr>
            <w:webHidden/>
          </w:rPr>
          <w:tab/>
        </w:r>
        <w:r>
          <w:rPr>
            <w:webHidden/>
          </w:rPr>
          <w:fldChar w:fldCharType="begin"/>
        </w:r>
        <w:r>
          <w:rPr>
            <w:webHidden/>
          </w:rPr>
          <w:instrText xml:space="preserve"> PAGEREF _Toc8484191 \h </w:instrText>
        </w:r>
        <w:r>
          <w:rPr>
            <w:webHidden/>
          </w:rPr>
        </w:r>
      </w:ins>
      <w:r>
        <w:rPr>
          <w:webHidden/>
        </w:rPr>
        <w:fldChar w:fldCharType="separate"/>
      </w:r>
      <w:ins w:id="259" w:author="A5206572" w:date="2019-05-11T16:30:00Z">
        <w:r w:rsidR="008453B0">
          <w:rPr>
            <w:webHidden/>
          </w:rPr>
          <w:t>23</w:t>
        </w:r>
      </w:ins>
      <w:del w:id="260" w:author="A5206572" w:date="2019-05-11T16:29:00Z">
        <w:r w:rsidR="00441B19" w:rsidDel="008453B0">
          <w:rPr>
            <w:webHidden/>
          </w:rPr>
          <w:delText>25</w:delText>
        </w:r>
      </w:del>
      <w:ins w:id="261" w:author="A5206572" w:date="2019-05-11T16:22:00Z">
        <w:r>
          <w:rPr>
            <w:webHidden/>
          </w:rPr>
          <w:fldChar w:fldCharType="end"/>
        </w:r>
        <w:r w:rsidRPr="007072B4">
          <w:rPr>
            <w:rStyle w:val="afd"/>
          </w:rPr>
          <w:fldChar w:fldCharType="end"/>
        </w:r>
      </w:ins>
    </w:p>
    <w:p w:rsidR="00FA09EC" w:rsidRDefault="00FA09EC" w:rsidP="00FA09EC">
      <w:pPr>
        <w:pStyle w:val="afe"/>
        <w:rPr>
          <w:ins w:id="262" w:author="A5206572" w:date="2019-05-11T16:22:00Z"/>
          <w:rFonts w:cstheme="minorBidi"/>
          <w:kern w:val="2"/>
          <w:sz w:val="24"/>
        </w:rPr>
        <w:pPrChange w:id="263" w:author="A5206572" w:date="2019-05-11T16:22:00Z">
          <w:pPr>
            <w:pStyle w:val="21"/>
            <w:tabs>
              <w:tab w:val="right" w:leader="dot" w:pos="8302"/>
            </w:tabs>
          </w:pPr>
        </w:pPrChange>
      </w:pPr>
      <w:ins w:id="264" w:author="A5206572" w:date="2019-05-11T16:23:00Z">
        <w:r w:rsidRPr="00FA09EC">
          <w:rPr>
            <w:rStyle w:val="afd"/>
            <w:rFonts w:hint="eastAsia"/>
            <w:u w:val="none"/>
            <w:rPrChange w:id="265" w:author="A5206572" w:date="2019-05-11T16:25:00Z">
              <w:rPr>
                <w:rStyle w:val="afd"/>
                <w:rFonts w:hint="eastAsia"/>
              </w:rPr>
            </w:rPrChange>
          </w:rPr>
          <w:t xml:space="preserve">   </w:t>
        </w:r>
      </w:ins>
      <w:ins w:id="266" w:author="A5206572" w:date="2019-05-11T16:22:00Z">
        <w:r w:rsidRPr="007072B4">
          <w:rPr>
            <w:rStyle w:val="afd"/>
          </w:rPr>
          <w:fldChar w:fldCharType="begin"/>
        </w:r>
        <w:r w:rsidRPr="007072B4">
          <w:rPr>
            <w:rStyle w:val="afd"/>
          </w:rPr>
          <w:instrText xml:space="preserve"> </w:instrText>
        </w:r>
        <w:r>
          <w:instrText>HYPERLINK \l "_Toc8484192"</w:instrText>
        </w:r>
        <w:r w:rsidRPr="007072B4">
          <w:rPr>
            <w:rStyle w:val="afd"/>
          </w:rPr>
          <w:instrText xml:space="preserve"> </w:instrText>
        </w:r>
        <w:r w:rsidRPr="007072B4">
          <w:rPr>
            <w:rStyle w:val="afd"/>
          </w:rPr>
        </w:r>
        <w:r w:rsidRPr="007072B4">
          <w:rPr>
            <w:rStyle w:val="afd"/>
          </w:rPr>
          <w:fldChar w:fldCharType="separate"/>
        </w:r>
        <w:r w:rsidRPr="007072B4">
          <w:rPr>
            <w:rStyle w:val="afd"/>
          </w:rPr>
          <w:t xml:space="preserve">5.2 </w:t>
        </w:r>
        <w:r w:rsidRPr="007072B4">
          <w:rPr>
            <w:rStyle w:val="afd"/>
            <w:rFonts w:hint="eastAsia"/>
          </w:rPr>
          <w:t>階段性測試軟體</w:t>
        </w:r>
        <w:r>
          <w:rPr>
            <w:webHidden/>
          </w:rPr>
          <w:tab/>
        </w:r>
        <w:r>
          <w:rPr>
            <w:webHidden/>
          </w:rPr>
          <w:fldChar w:fldCharType="begin"/>
        </w:r>
        <w:r>
          <w:rPr>
            <w:webHidden/>
          </w:rPr>
          <w:instrText xml:space="preserve"> PAGEREF _Toc8484192 \h </w:instrText>
        </w:r>
        <w:r>
          <w:rPr>
            <w:webHidden/>
          </w:rPr>
        </w:r>
      </w:ins>
      <w:r>
        <w:rPr>
          <w:webHidden/>
        </w:rPr>
        <w:fldChar w:fldCharType="separate"/>
      </w:r>
      <w:ins w:id="267" w:author="A5206572" w:date="2019-05-11T16:30:00Z">
        <w:r w:rsidR="008453B0">
          <w:rPr>
            <w:webHidden/>
          </w:rPr>
          <w:t>25</w:t>
        </w:r>
      </w:ins>
      <w:del w:id="268" w:author="A5206572" w:date="2019-05-11T16:29:00Z">
        <w:r w:rsidR="00441B19" w:rsidDel="008453B0">
          <w:rPr>
            <w:webHidden/>
          </w:rPr>
          <w:delText>27</w:delText>
        </w:r>
      </w:del>
      <w:ins w:id="269" w:author="A5206572" w:date="2019-05-11T16:22:00Z">
        <w:r>
          <w:rPr>
            <w:webHidden/>
          </w:rPr>
          <w:fldChar w:fldCharType="end"/>
        </w:r>
        <w:r w:rsidRPr="007072B4">
          <w:rPr>
            <w:rStyle w:val="afd"/>
          </w:rPr>
          <w:fldChar w:fldCharType="end"/>
        </w:r>
      </w:ins>
    </w:p>
    <w:p w:rsidR="00FA09EC" w:rsidRDefault="00FA09EC" w:rsidP="00FA09EC">
      <w:pPr>
        <w:pStyle w:val="afe"/>
        <w:rPr>
          <w:ins w:id="270" w:author="A5206572" w:date="2019-05-11T16:22:00Z"/>
          <w:rFonts w:cstheme="minorBidi"/>
          <w:kern w:val="2"/>
          <w:sz w:val="24"/>
        </w:rPr>
        <w:pPrChange w:id="271" w:author="A5206572" w:date="2019-05-11T16:22:00Z">
          <w:pPr>
            <w:pStyle w:val="11"/>
            <w:tabs>
              <w:tab w:val="right" w:leader="dot" w:pos="8302"/>
            </w:tabs>
          </w:pPr>
        </w:pPrChange>
      </w:pPr>
      <w:ins w:id="272" w:author="A5206572" w:date="2019-05-11T16:22:00Z">
        <w:r w:rsidRPr="007072B4">
          <w:rPr>
            <w:rStyle w:val="afd"/>
          </w:rPr>
          <w:fldChar w:fldCharType="begin"/>
        </w:r>
        <w:r w:rsidRPr="007072B4">
          <w:rPr>
            <w:rStyle w:val="afd"/>
          </w:rPr>
          <w:instrText xml:space="preserve"> </w:instrText>
        </w:r>
        <w:r>
          <w:instrText>HYPERLINK \l "_Toc8484193"</w:instrText>
        </w:r>
        <w:r w:rsidRPr="007072B4">
          <w:rPr>
            <w:rStyle w:val="afd"/>
          </w:rPr>
          <w:instrText xml:space="preserve"> </w:instrText>
        </w:r>
        <w:r w:rsidRPr="007072B4">
          <w:rPr>
            <w:rStyle w:val="afd"/>
          </w:rPr>
        </w:r>
        <w:r w:rsidRPr="007072B4">
          <w:rPr>
            <w:rStyle w:val="afd"/>
          </w:rPr>
          <w:fldChar w:fldCharType="separate"/>
        </w:r>
        <w:r w:rsidRPr="007072B4">
          <w:rPr>
            <w:rStyle w:val="afd"/>
            <w:rFonts w:hint="eastAsia"/>
          </w:rPr>
          <w:t>第</w:t>
        </w:r>
      </w:ins>
      <w:ins w:id="273" w:author="A5206572" w:date="2019-05-11T16:23:00Z">
        <w:r>
          <w:rPr>
            <w:rStyle w:val="afd"/>
            <w:rFonts w:hint="eastAsia"/>
          </w:rPr>
          <w:t xml:space="preserve"> </w:t>
        </w:r>
      </w:ins>
      <w:ins w:id="274" w:author="A5206572" w:date="2019-05-11T16:22:00Z">
        <w:r w:rsidRPr="007072B4">
          <w:rPr>
            <w:rStyle w:val="afd"/>
          </w:rPr>
          <w:t>6</w:t>
        </w:r>
      </w:ins>
      <w:ins w:id="275" w:author="A5206572" w:date="2019-05-11T16:23:00Z">
        <w:r>
          <w:rPr>
            <w:rStyle w:val="afd"/>
            <w:rFonts w:hint="eastAsia"/>
          </w:rPr>
          <w:t xml:space="preserve"> </w:t>
        </w:r>
      </w:ins>
      <w:ins w:id="276" w:author="A5206572" w:date="2019-05-11T16:22:00Z">
        <w:r w:rsidRPr="007072B4">
          <w:rPr>
            <w:rStyle w:val="afd"/>
            <w:rFonts w:hint="eastAsia"/>
          </w:rPr>
          <w:t>章</w:t>
        </w:r>
        <w:r w:rsidRPr="007072B4">
          <w:rPr>
            <w:rStyle w:val="afd"/>
          </w:rPr>
          <w:t xml:space="preserve"> </w:t>
        </w:r>
        <w:r w:rsidRPr="007072B4">
          <w:rPr>
            <w:rStyle w:val="afd"/>
            <w:rFonts w:hint="eastAsia"/>
          </w:rPr>
          <w:t>執行進度</w:t>
        </w:r>
        <w:r>
          <w:rPr>
            <w:webHidden/>
          </w:rPr>
          <w:tab/>
        </w:r>
        <w:r>
          <w:rPr>
            <w:webHidden/>
          </w:rPr>
          <w:fldChar w:fldCharType="begin"/>
        </w:r>
        <w:r>
          <w:rPr>
            <w:webHidden/>
          </w:rPr>
          <w:instrText xml:space="preserve"> PAGEREF _Toc8484193 \h </w:instrText>
        </w:r>
        <w:r>
          <w:rPr>
            <w:webHidden/>
          </w:rPr>
        </w:r>
      </w:ins>
      <w:r>
        <w:rPr>
          <w:webHidden/>
        </w:rPr>
        <w:fldChar w:fldCharType="separate"/>
      </w:r>
      <w:ins w:id="277" w:author="A5206572" w:date="2019-05-11T16:30:00Z">
        <w:r w:rsidR="008453B0">
          <w:rPr>
            <w:webHidden/>
          </w:rPr>
          <w:t>26</w:t>
        </w:r>
      </w:ins>
      <w:del w:id="278" w:author="A5206572" w:date="2019-05-11T16:29:00Z">
        <w:r w:rsidR="00441B19" w:rsidDel="008453B0">
          <w:rPr>
            <w:webHidden/>
          </w:rPr>
          <w:delText>28</w:delText>
        </w:r>
      </w:del>
      <w:ins w:id="279" w:author="A5206572" w:date="2019-05-11T16:22:00Z">
        <w:r>
          <w:rPr>
            <w:webHidden/>
          </w:rPr>
          <w:fldChar w:fldCharType="end"/>
        </w:r>
        <w:r w:rsidRPr="007072B4">
          <w:rPr>
            <w:rStyle w:val="afd"/>
          </w:rPr>
          <w:fldChar w:fldCharType="end"/>
        </w:r>
      </w:ins>
    </w:p>
    <w:p w:rsidR="00FA09EC" w:rsidRDefault="00FA09EC" w:rsidP="00FA09EC">
      <w:pPr>
        <w:pStyle w:val="afe"/>
        <w:rPr>
          <w:ins w:id="280" w:author="A5206572" w:date="2019-05-11T16:22:00Z"/>
          <w:rFonts w:cstheme="minorBidi"/>
          <w:kern w:val="2"/>
          <w:sz w:val="24"/>
        </w:rPr>
        <w:pPrChange w:id="281" w:author="A5206572" w:date="2019-05-11T16:22:00Z">
          <w:pPr>
            <w:pStyle w:val="11"/>
            <w:tabs>
              <w:tab w:val="right" w:leader="dot" w:pos="8302"/>
            </w:tabs>
          </w:pPr>
        </w:pPrChange>
      </w:pPr>
      <w:ins w:id="282" w:author="A5206572" w:date="2019-05-11T16:22:00Z">
        <w:r w:rsidRPr="007072B4">
          <w:rPr>
            <w:rStyle w:val="afd"/>
          </w:rPr>
          <w:fldChar w:fldCharType="begin"/>
        </w:r>
        <w:r w:rsidRPr="007072B4">
          <w:rPr>
            <w:rStyle w:val="afd"/>
          </w:rPr>
          <w:instrText xml:space="preserve"> </w:instrText>
        </w:r>
        <w:r>
          <w:instrText>HYPERLINK \l "_Toc8484194"</w:instrText>
        </w:r>
        <w:r w:rsidRPr="007072B4">
          <w:rPr>
            <w:rStyle w:val="afd"/>
          </w:rPr>
          <w:instrText xml:space="preserve"> </w:instrText>
        </w:r>
        <w:r w:rsidRPr="007072B4">
          <w:rPr>
            <w:rStyle w:val="afd"/>
          </w:rPr>
        </w:r>
        <w:r w:rsidRPr="007072B4">
          <w:rPr>
            <w:rStyle w:val="afd"/>
          </w:rPr>
          <w:fldChar w:fldCharType="separate"/>
        </w:r>
        <w:r w:rsidRPr="007072B4">
          <w:rPr>
            <w:rStyle w:val="afd"/>
            <w:rFonts w:hint="eastAsia"/>
          </w:rPr>
          <w:t>參考文獻</w:t>
        </w:r>
        <w:r>
          <w:rPr>
            <w:webHidden/>
          </w:rPr>
          <w:tab/>
        </w:r>
        <w:r>
          <w:rPr>
            <w:webHidden/>
          </w:rPr>
          <w:fldChar w:fldCharType="begin"/>
        </w:r>
        <w:r>
          <w:rPr>
            <w:webHidden/>
          </w:rPr>
          <w:instrText xml:space="preserve"> PAGEREF _Toc8484194 \h </w:instrText>
        </w:r>
        <w:r>
          <w:rPr>
            <w:webHidden/>
          </w:rPr>
        </w:r>
      </w:ins>
      <w:r>
        <w:rPr>
          <w:webHidden/>
        </w:rPr>
        <w:fldChar w:fldCharType="separate"/>
      </w:r>
      <w:ins w:id="283" w:author="A5206572" w:date="2019-05-11T16:30:00Z">
        <w:r w:rsidR="008453B0">
          <w:rPr>
            <w:webHidden/>
          </w:rPr>
          <w:t>27</w:t>
        </w:r>
      </w:ins>
      <w:del w:id="284" w:author="A5206572" w:date="2019-05-11T16:29:00Z">
        <w:r w:rsidR="00441B19" w:rsidDel="008453B0">
          <w:rPr>
            <w:webHidden/>
          </w:rPr>
          <w:delText>28</w:delText>
        </w:r>
      </w:del>
      <w:ins w:id="285" w:author="A5206572" w:date="2019-05-11T16:22:00Z">
        <w:r>
          <w:rPr>
            <w:webHidden/>
          </w:rPr>
          <w:fldChar w:fldCharType="end"/>
        </w:r>
        <w:r w:rsidRPr="007072B4">
          <w:rPr>
            <w:rStyle w:val="afd"/>
          </w:rPr>
          <w:fldChar w:fldCharType="end"/>
        </w:r>
      </w:ins>
    </w:p>
    <w:p w:rsidR="00FA09EC" w:rsidDel="00FA09EC" w:rsidRDefault="00FA09EC" w:rsidP="00FA09EC">
      <w:pPr>
        <w:pStyle w:val="afe"/>
        <w:rPr>
          <w:del w:id="286" w:author="A5206572" w:date="2019-05-11T16:22:00Z"/>
        </w:rPr>
        <w:pPrChange w:id="287" w:author="A5206572" w:date="2019-05-11T16:22:00Z">
          <w:pPr>
            <w:pStyle w:val="affa"/>
          </w:pPr>
        </w:pPrChange>
      </w:pPr>
    </w:p>
    <w:p w:rsidR="00E55F04" w:rsidRPr="00E55F04" w:rsidDel="00E55F04" w:rsidRDefault="00E55F04" w:rsidP="00FA09EC">
      <w:pPr>
        <w:pStyle w:val="afe"/>
        <w:rPr>
          <w:del w:id="288" w:author="A5206572" w:date="2019-05-10T23:16:00Z"/>
          <w:rPrChange w:id="289" w:author="A5206572" w:date="2019-05-10T23:17:00Z">
            <w:rPr>
              <w:del w:id="290" w:author="A5206572" w:date="2019-05-10T23:16:00Z"/>
              <w:noProof/>
            </w:rPr>
          </w:rPrChange>
        </w:rPr>
        <w:pPrChange w:id="291" w:author="A5206572" w:date="2019-05-11T16:22:00Z">
          <w:pPr>
            <w:pStyle w:val="11"/>
            <w:tabs>
              <w:tab w:val="right" w:leader="dot" w:pos="8302"/>
            </w:tabs>
          </w:pPr>
        </w:pPrChange>
      </w:pPr>
    </w:p>
    <w:p w:rsidR="002E492C" w:rsidRPr="00E55F04" w:rsidDel="002E492C" w:rsidRDefault="002E492C" w:rsidP="00FA09EC">
      <w:pPr>
        <w:pStyle w:val="afe"/>
        <w:rPr>
          <w:del w:id="292" w:author="A5206572" w:date="2019-05-10T23:07:00Z"/>
          <w:rPrChange w:id="293" w:author="A5206572" w:date="2019-05-10T23:17:00Z">
            <w:rPr>
              <w:del w:id="294" w:author="A5206572" w:date="2019-05-10T23:07:00Z"/>
              <w:noProof/>
            </w:rPr>
          </w:rPrChange>
        </w:rPr>
        <w:pPrChange w:id="295" w:author="A5206572" w:date="2019-05-11T16:22:00Z">
          <w:pPr>
            <w:pStyle w:val="11"/>
            <w:tabs>
              <w:tab w:val="right" w:leader="dot" w:pos="8302"/>
            </w:tabs>
            <w:spacing w:after="0" w:line="480" w:lineRule="exact"/>
            <w:jc w:val="both"/>
          </w:pPr>
        </w:pPrChange>
      </w:pPr>
    </w:p>
    <w:p w:rsidR="00FB7BD5" w:rsidRPr="00933083" w:rsidRDefault="00F07033" w:rsidP="00FA09EC">
      <w:pPr>
        <w:pStyle w:val="afe"/>
        <w:pPrChange w:id="296" w:author="A5206572" w:date="2019-05-11T16:22:00Z">
          <w:pPr>
            <w:spacing w:line="480" w:lineRule="exact"/>
            <w:jc w:val="both"/>
          </w:pPr>
        </w:pPrChange>
      </w:pPr>
      <w:ins w:id="297" w:author="A5206572" w:date="2019-05-10T22:12:00Z">
        <w:r w:rsidRPr="00E55F04">
          <w:rPr>
            <w:rPrChange w:id="298" w:author="A5206572" w:date="2019-05-10T23:17:00Z">
              <w:rPr>
                <w:rFonts w:ascii="標楷體" w:hAnsi="標楷體"/>
              </w:rPr>
            </w:rPrChange>
          </w:rPr>
          <w:fldChar w:fldCharType="end"/>
        </w:r>
      </w:ins>
    </w:p>
    <w:p w:rsidR="00FB7BD5" w:rsidRPr="00FB7BD5" w:rsidRDefault="00FB7BD5" w:rsidP="00FB7BD5">
      <w:pPr>
        <w:widowControl/>
        <w:rPr>
          <w:rFonts w:ascii="Times New Roman" w:eastAsia="標楷體" w:hAnsi="Times New Roman" w:cs="Times New Roman"/>
          <w:sz w:val="28"/>
          <w:szCs w:val="28"/>
        </w:rPr>
      </w:pPr>
      <w:r>
        <w:rPr>
          <w:rFonts w:ascii="Times New Roman" w:eastAsia="標楷體" w:hAnsi="Times New Roman" w:cs="Times New Roman"/>
          <w:sz w:val="28"/>
          <w:szCs w:val="28"/>
        </w:rPr>
        <w:br w:type="page"/>
      </w:r>
    </w:p>
    <w:p w:rsidR="00666E00" w:rsidRPr="00666E00" w:rsidRDefault="00666E00">
      <w:pPr>
        <w:pStyle w:val="af1"/>
        <w:rPr>
          <w:ins w:id="299" w:author="A5206572" w:date="2019-05-10T22:53:00Z"/>
          <w:rPrChange w:id="300" w:author="A5206572" w:date="2019-05-10T22:58:00Z">
            <w:rPr>
              <w:ins w:id="301" w:author="A5206572" w:date="2019-05-10T22:53:00Z"/>
              <w:rFonts w:ascii="Times New Roman" w:eastAsia="標楷體" w:hAnsi="Times New Roman" w:cs="Times New Roman"/>
              <w:sz w:val="28"/>
              <w:szCs w:val="28"/>
            </w:rPr>
          </w:rPrChange>
        </w:rPr>
        <w:pPrChange w:id="302" w:author="A5206572" w:date="2019-05-10T23:07:00Z">
          <w:pPr>
            <w:pStyle w:val="aff6"/>
            <w:tabs>
              <w:tab w:val="right" w:leader="dot" w:pos="8302"/>
            </w:tabs>
            <w:ind w:left="1521" w:hanging="561"/>
          </w:pPr>
        </w:pPrChange>
      </w:pPr>
      <w:bookmarkStart w:id="303" w:name="_Toc8484159"/>
      <w:ins w:id="304" w:author="A5206572" w:date="2019-05-10T22:57:00Z">
        <w:r w:rsidRPr="00666E00">
          <w:rPr>
            <w:rFonts w:hint="eastAsia"/>
            <w:rPrChange w:id="305" w:author="A5206572" w:date="2019-05-10T22:58:00Z">
              <w:rPr>
                <w:rFonts w:hint="eastAsia"/>
                <w:b/>
                <w:sz w:val="28"/>
                <w:szCs w:val="28"/>
              </w:rPr>
            </w:rPrChange>
          </w:rPr>
          <w:lastRenderedPageBreak/>
          <w:t>表</w:t>
        </w:r>
      </w:ins>
      <w:ins w:id="306" w:author="A5206572" w:date="2019-05-10T22:58:00Z">
        <w:r w:rsidRPr="00666E00">
          <w:rPr>
            <w:rPrChange w:id="307" w:author="A5206572" w:date="2019-05-10T22:58:00Z">
              <w:rPr>
                <w:b/>
                <w:sz w:val="28"/>
                <w:szCs w:val="28"/>
              </w:rPr>
            </w:rPrChange>
          </w:rPr>
          <w:t xml:space="preserve">  </w:t>
        </w:r>
      </w:ins>
      <w:ins w:id="308" w:author="A5206572" w:date="2019-05-10T22:57:00Z">
        <w:r w:rsidRPr="00666E00">
          <w:rPr>
            <w:rFonts w:hint="eastAsia"/>
            <w:rPrChange w:id="309" w:author="A5206572" w:date="2019-05-10T22:58:00Z">
              <w:rPr>
                <w:rFonts w:hint="eastAsia"/>
                <w:b/>
                <w:sz w:val="28"/>
                <w:szCs w:val="28"/>
              </w:rPr>
            </w:rPrChange>
          </w:rPr>
          <w:t>目</w:t>
        </w:r>
        <w:r w:rsidRPr="00666E00">
          <w:rPr>
            <w:rPrChange w:id="310" w:author="A5206572" w:date="2019-05-10T22:58:00Z">
              <w:rPr>
                <w:b/>
                <w:sz w:val="28"/>
                <w:szCs w:val="28"/>
              </w:rPr>
            </w:rPrChange>
          </w:rPr>
          <w:t xml:space="preserve"> </w:t>
        </w:r>
      </w:ins>
      <w:ins w:id="311" w:author="A5206572" w:date="2019-05-10T22:58:00Z">
        <w:r w:rsidRPr="00666E00">
          <w:rPr>
            <w:rPrChange w:id="312" w:author="A5206572" w:date="2019-05-10T22:58:00Z">
              <w:rPr>
                <w:b/>
                <w:sz w:val="28"/>
                <w:szCs w:val="28"/>
              </w:rPr>
            </w:rPrChange>
          </w:rPr>
          <w:t xml:space="preserve"> </w:t>
        </w:r>
      </w:ins>
      <w:ins w:id="313" w:author="A5206572" w:date="2019-05-10T22:57:00Z">
        <w:r w:rsidRPr="00666E00">
          <w:rPr>
            <w:rFonts w:hint="eastAsia"/>
            <w:rPrChange w:id="314" w:author="A5206572" w:date="2019-05-10T22:58:00Z">
              <w:rPr>
                <w:rFonts w:hint="eastAsia"/>
                <w:b/>
                <w:sz w:val="28"/>
                <w:szCs w:val="28"/>
              </w:rPr>
            </w:rPrChange>
          </w:rPr>
          <w:t>錄</w:t>
        </w:r>
      </w:ins>
      <w:bookmarkEnd w:id="303"/>
    </w:p>
    <w:p w:rsidR="00666E00" w:rsidRPr="00666E00" w:rsidRDefault="00666E00" w:rsidP="008453B0">
      <w:pPr>
        <w:pStyle w:val="afe"/>
        <w:rPr>
          <w:ins w:id="315" w:author="A5206572" w:date="2019-05-10T22:53:00Z"/>
          <w:rPrChange w:id="316" w:author="A5206572" w:date="2019-05-10T22:57:00Z">
            <w:rPr>
              <w:ins w:id="317" w:author="A5206572" w:date="2019-05-10T22:53:00Z"/>
            </w:rPr>
          </w:rPrChange>
        </w:rPr>
      </w:pPr>
      <w:ins w:id="318" w:author="A5206572" w:date="2019-05-10T22:53:00Z">
        <w:r>
          <w:fldChar w:fldCharType="begin"/>
        </w:r>
        <w:r>
          <w:instrText xml:space="preserve"> TOC \h \z \t "</w:instrText>
        </w:r>
        <w:r>
          <w:instrText>表標</w:instrText>
        </w:r>
        <w:r>
          <w:instrText xml:space="preserve">" \c </w:instrText>
        </w:r>
      </w:ins>
      <w:r>
        <w:fldChar w:fldCharType="separate"/>
      </w:r>
      <w:ins w:id="319" w:author="A5206572" w:date="2019-05-10T22:53:00Z">
        <w:r w:rsidRPr="00666E00">
          <w:rPr>
            <w:rStyle w:val="afd"/>
            <w:rPrChange w:id="320" w:author="A5206572" w:date="2019-05-10T22:57:00Z">
              <w:rPr>
                <w:rStyle w:val="afd"/>
              </w:rPr>
            </w:rPrChange>
          </w:rPr>
          <w:fldChar w:fldCharType="begin"/>
        </w:r>
        <w:r w:rsidRPr="00666E00">
          <w:rPr>
            <w:rStyle w:val="afd"/>
            <w:rPrChange w:id="321" w:author="A5206572" w:date="2019-05-10T22:57:00Z">
              <w:rPr>
                <w:rStyle w:val="afd"/>
              </w:rPr>
            </w:rPrChange>
          </w:rPr>
          <w:instrText xml:space="preserve"> </w:instrText>
        </w:r>
        <w:r w:rsidRPr="00666E00">
          <w:rPr>
            <w:rPrChange w:id="322" w:author="A5206572" w:date="2019-05-10T22:57:00Z">
              <w:rPr/>
            </w:rPrChange>
          </w:rPr>
          <w:instrText>HYPERLINK \l "_Toc8421225"</w:instrText>
        </w:r>
        <w:r w:rsidRPr="00666E00">
          <w:rPr>
            <w:rStyle w:val="afd"/>
            <w:rPrChange w:id="323" w:author="A5206572" w:date="2019-05-10T22:57:00Z">
              <w:rPr>
                <w:rStyle w:val="afd"/>
              </w:rPr>
            </w:rPrChange>
          </w:rPr>
          <w:instrText xml:space="preserve"> </w:instrText>
        </w:r>
        <w:r w:rsidRPr="00666E00">
          <w:rPr>
            <w:rStyle w:val="afd"/>
            <w:rPrChange w:id="324" w:author="A5206572" w:date="2019-05-10T22:57:00Z">
              <w:rPr>
                <w:rStyle w:val="afd"/>
              </w:rPr>
            </w:rPrChange>
          </w:rPr>
          <w:fldChar w:fldCharType="separate"/>
        </w:r>
        <w:r w:rsidRPr="00666E00">
          <w:rPr>
            <w:rStyle w:val="afd"/>
            <w:rFonts w:hint="eastAsia"/>
            <w:rPrChange w:id="325" w:author="A5206572" w:date="2019-05-10T22:57:00Z">
              <w:rPr>
                <w:rStyle w:val="afd"/>
                <w:rFonts w:hint="eastAsia"/>
              </w:rPr>
            </w:rPrChange>
          </w:rPr>
          <w:t>表</w:t>
        </w:r>
        <w:r w:rsidRPr="00666E00">
          <w:rPr>
            <w:rStyle w:val="afd"/>
            <w:rPrChange w:id="326" w:author="A5206572" w:date="2019-05-10T22:57:00Z">
              <w:rPr>
                <w:rStyle w:val="afd"/>
              </w:rPr>
            </w:rPrChange>
          </w:rPr>
          <w:t>2.1</w:t>
        </w:r>
      </w:ins>
      <w:ins w:id="327" w:author="A5206572" w:date="2019-05-10T23:16:00Z">
        <w:r w:rsidR="00E55F04">
          <w:rPr>
            <w:rStyle w:val="afd"/>
          </w:rPr>
          <w:t xml:space="preserve"> </w:t>
        </w:r>
      </w:ins>
      <w:ins w:id="328" w:author="A5206572" w:date="2019-05-10T22:53:00Z">
        <w:r w:rsidRPr="00666E00">
          <w:rPr>
            <w:rStyle w:val="afd"/>
            <w:rFonts w:hint="eastAsia"/>
            <w:rPrChange w:id="329" w:author="A5206572" w:date="2019-05-10T22:57:00Z">
              <w:rPr>
                <w:rStyle w:val="afd"/>
                <w:rFonts w:hint="eastAsia"/>
              </w:rPr>
            </w:rPrChange>
          </w:rPr>
          <w:t>開發方式比較表</w:t>
        </w:r>
        <w:r w:rsidRPr="00666E00">
          <w:rPr>
            <w:webHidden/>
            <w:rPrChange w:id="330" w:author="A5206572" w:date="2019-05-10T22:57:00Z">
              <w:rPr>
                <w:webHidden/>
              </w:rPr>
            </w:rPrChange>
          </w:rPr>
          <w:tab/>
        </w:r>
        <w:r w:rsidRPr="00666E00">
          <w:rPr>
            <w:webHidden/>
            <w:rPrChange w:id="331" w:author="A5206572" w:date="2019-05-10T22:57:00Z">
              <w:rPr>
                <w:webHidden/>
              </w:rPr>
            </w:rPrChange>
          </w:rPr>
          <w:fldChar w:fldCharType="begin"/>
        </w:r>
        <w:r w:rsidRPr="00666E00">
          <w:rPr>
            <w:webHidden/>
            <w:rPrChange w:id="332" w:author="A5206572" w:date="2019-05-10T22:57:00Z">
              <w:rPr>
                <w:webHidden/>
              </w:rPr>
            </w:rPrChange>
          </w:rPr>
          <w:instrText xml:space="preserve"> PAGEREF _Toc8421225 \h </w:instrText>
        </w:r>
      </w:ins>
      <w:r w:rsidRPr="00666E00">
        <w:rPr>
          <w:webHidden/>
          <w:rPrChange w:id="333" w:author="A5206572" w:date="2019-05-10T22:57:00Z">
            <w:rPr>
              <w:webHidden/>
            </w:rPr>
          </w:rPrChange>
        </w:rPr>
      </w:r>
      <w:r w:rsidRPr="00666E00">
        <w:rPr>
          <w:webHidden/>
          <w:rPrChange w:id="334" w:author="A5206572" w:date="2019-05-10T22:57:00Z">
            <w:rPr>
              <w:webHidden/>
            </w:rPr>
          </w:rPrChange>
        </w:rPr>
        <w:fldChar w:fldCharType="separate"/>
      </w:r>
      <w:r w:rsidR="008453B0">
        <w:rPr>
          <w:webHidden/>
        </w:rPr>
        <w:t>6</w:t>
      </w:r>
      <w:ins w:id="335" w:author="A5206572" w:date="2019-05-10T22:53:00Z">
        <w:r w:rsidRPr="00666E00">
          <w:rPr>
            <w:webHidden/>
            <w:rPrChange w:id="336" w:author="A5206572" w:date="2019-05-10T22:57:00Z">
              <w:rPr>
                <w:webHidden/>
              </w:rPr>
            </w:rPrChange>
          </w:rPr>
          <w:fldChar w:fldCharType="end"/>
        </w:r>
        <w:r w:rsidRPr="00666E00">
          <w:rPr>
            <w:rStyle w:val="afd"/>
            <w:rPrChange w:id="337" w:author="A5206572" w:date="2019-05-10T22:57:00Z">
              <w:rPr>
                <w:rStyle w:val="afd"/>
              </w:rPr>
            </w:rPrChange>
          </w:rPr>
          <w:fldChar w:fldCharType="end"/>
        </w:r>
      </w:ins>
    </w:p>
    <w:p w:rsidR="00666E00" w:rsidRPr="00666E00" w:rsidRDefault="00666E00" w:rsidP="00EC031C">
      <w:pPr>
        <w:pStyle w:val="afe"/>
        <w:rPr>
          <w:ins w:id="338" w:author="A5206572" w:date="2019-05-10T22:53:00Z"/>
          <w:rPrChange w:id="339" w:author="A5206572" w:date="2019-05-10T22:57:00Z">
            <w:rPr>
              <w:ins w:id="340" w:author="A5206572" w:date="2019-05-10T22:53:00Z"/>
              <w:noProof/>
            </w:rPr>
          </w:rPrChange>
        </w:rPr>
        <w:pPrChange w:id="341" w:author="A5206572" w:date="2019-05-11T16:29:00Z">
          <w:pPr>
            <w:pStyle w:val="aff6"/>
            <w:tabs>
              <w:tab w:val="right" w:leader="dot" w:pos="8302"/>
            </w:tabs>
            <w:ind w:left="1440" w:hanging="480"/>
          </w:pPr>
        </w:pPrChange>
      </w:pPr>
      <w:ins w:id="342" w:author="A5206572" w:date="2019-05-10T22:53:00Z">
        <w:r w:rsidRPr="00666E00">
          <w:rPr>
            <w:rStyle w:val="afd"/>
            <w:rPrChange w:id="343" w:author="A5206572" w:date="2019-05-10T22:57:00Z">
              <w:rPr>
                <w:rStyle w:val="afd"/>
                <w:noProof/>
              </w:rPr>
            </w:rPrChange>
          </w:rPr>
          <w:fldChar w:fldCharType="begin"/>
        </w:r>
        <w:r w:rsidRPr="00666E00">
          <w:rPr>
            <w:rStyle w:val="afd"/>
            <w:rPrChange w:id="344" w:author="A5206572" w:date="2019-05-10T22:57:00Z">
              <w:rPr>
                <w:rStyle w:val="afd"/>
                <w:noProof/>
              </w:rPr>
            </w:rPrChange>
          </w:rPr>
          <w:instrText xml:space="preserve"> </w:instrText>
        </w:r>
        <w:r w:rsidRPr="00666E00">
          <w:rPr>
            <w:rPrChange w:id="345" w:author="A5206572" w:date="2019-05-10T22:57:00Z">
              <w:rPr>
                <w:noProof/>
              </w:rPr>
            </w:rPrChange>
          </w:rPr>
          <w:instrText>HYPERLINK \l "_Toc8421226"</w:instrText>
        </w:r>
        <w:r w:rsidRPr="00666E00">
          <w:rPr>
            <w:rStyle w:val="afd"/>
            <w:rPrChange w:id="346" w:author="A5206572" w:date="2019-05-10T22:57:00Z">
              <w:rPr>
                <w:rStyle w:val="afd"/>
                <w:noProof/>
              </w:rPr>
            </w:rPrChange>
          </w:rPr>
          <w:instrText xml:space="preserve"> </w:instrText>
        </w:r>
        <w:r w:rsidRPr="00666E00">
          <w:rPr>
            <w:rStyle w:val="afd"/>
            <w:rPrChange w:id="347" w:author="A5206572" w:date="2019-05-10T22:57:00Z">
              <w:rPr>
                <w:rStyle w:val="afd"/>
                <w:noProof/>
              </w:rPr>
            </w:rPrChange>
          </w:rPr>
          <w:fldChar w:fldCharType="separate"/>
        </w:r>
        <w:r w:rsidRPr="00666E00">
          <w:rPr>
            <w:rStyle w:val="afd"/>
            <w:rFonts w:hint="eastAsia"/>
            <w:rPrChange w:id="348" w:author="A5206572" w:date="2019-05-10T22:57:00Z">
              <w:rPr>
                <w:rStyle w:val="afd"/>
                <w:rFonts w:hint="eastAsia"/>
                <w:noProof/>
              </w:rPr>
            </w:rPrChange>
          </w:rPr>
          <w:t>表</w:t>
        </w:r>
        <w:r w:rsidRPr="00666E00">
          <w:rPr>
            <w:rStyle w:val="afd"/>
            <w:rPrChange w:id="349" w:author="A5206572" w:date="2019-05-10T22:57:00Z">
              <w:rPr>
                <w:rStyle w:val="afd"/>
                <w:noProof/>
              </w:rPr>
            </w:rPrChange>
          </w:rPr>
          <w:t>4.1</w:t>
        </w:r>
      </w:ins>
      <w:ins w:id="350" w:author="A5206572" w:date="2019-05-10T23:16:00Z">
        <w:r w:rsidR="00E55F04">
          <w:rPr>
            <w:rStyle w:val="afd"/>
          </w:rPr>
          <w:t xml:space="preserve"> </w:t>
        </w:r>
      </w:ins>
      <w:ins w:id="351" w:author="A5206572" w:date="2019-05-10T22:53:00Z">
        <w:r w:rsidRPr="00666E00">
          <w:rPr>
            <w:rStyle w:val="afd"/>
            <w:rFonts w:hint="eastAsia"/>
            <w:rPrChange w:id="352" w:author="A5206572" w:date="2019-05-10T22:57:00Z">
              <w:rPr>
                <w:rStyle w:val="afd"/>
                <w:rFonts w:hint="eastAsia"/>
                <w:noProof/>
              </w:rPr>
            </w:rPrChange>
          </w:rPr>
          <w:t>參與本研究工作人員與工作內容</w:t>
        </w:r>
        <w:r w:rsidRPr="00666E00">
          <w:rPr>
            <w:webHidden/>
            <w:rPrChange w:id="353" w:author="A5206572" w:date="2019-05-10T22:57:00Z">
              <w:rPr>
                <w:noProof/>
                <w:webHidden/>
              </w:rPr>
            </w:rPrChange>
          </w:rPr>
          <w:tab/>
        </w:r>
        <w:r w:rsidRPr="00666E00">
          <w:rPr>
            <w:webHidden/>
            <w:rPrChange w:id="354" w:author="A5206572" w:date="2019-05-10T22:57:00Z">
              <w:rPr>
                <w:noProof/>
                <w:webHidden/>
              </w:rPr>
            </w:rPrChange>
          </w:rPr>
          <w:fldChar w:fldCharType="begin"/>
        </w:r>
        <w:r w:rsidRPr="00666E00">
          <w:rPr>
            <w:webHidden/>
            <w:rPrChange w:id="355" w:author="A5206572" w:date="2019-05-10T22:57:00Z">
              <w:rPr>
                <w:noProof/>
                <w:webHidden/>
              </w:rPr>
            </w:rPrChange>
          </w:rPr>
          <w:instrText xml:space="preserve"> PAGEREF _Toc8421226 \h </w:instrText>
        </w:r>
      </w:ins>
      <w:r w:rsidRPr="00666E00">
        <w:rPr>
          <w:webHidden/>
          <w:rPrChange w:id="356" w:author="A5206572" w:date="2019-05-10T22:57:00Z">
            <w:rPr>
              <w:noProof/>
              <w:webHidden/>
            </w:rPr>
          </w:rPrChange>
        </w:rPr>
      </w:r>
      <w:r w:rsidRPr="00666E00">
        <w:rPr>
          <w:webHidden/>
          <w:rPrChange w:id="357" w:author="A5206572" w:date="2019-05-10T22:57:00Z">
            <w:rPr>
              <w:noProof/>
              <w:webHidden/>
            </w:rPr>
          </w:rPrChange>
        </w:rPr>
        <w:fldChar w:fldCharType="separate"/>
      </w:r>
      <w:ins w:id="358" w:author="A5206572" w:date="2019-05-11T16:30:00Z">
        <w:r w:rsidR="008453B0">
          <w:rPr>
            <w:webHidden/>
          </w:rPr>
          <w:t>22</w:t>
        </w:r>
      </w:ins>
      <w:del w:id="359" w:author="A5206572" w:date="2019-05-11T16:29:00Z">
        <w:r w:rsidR="00441B19" w:rsidDel="008453B0">
          <w:rPr>
            <w:webHidden/>
          </w:rPr>
          <w:delText>24</w:delText>
        </w:r>
      </w:del>
      <w:ins w:id="360" w:author="A5206572" w:date="2019-05-10T22:53:00Z">
        <w:r w:rsidRPr="00666E00">
          <w:rPr>
            <w:webHidden/>
            <w:rPrChange w:id="361" w:author="A5206572" w:date="2019-05-10T22:57:00Z">
              <w:rPr>
                <w:noProof/>
                <w:webHidden/>
              </w:rPr>
            </w:rPrChange>
          </w:rPr>
          <w:fldChar w:fldCharType="end"/>
        </w:r>
        <w:r w:rsidRPr="00666E00">
          <w:rPr>
            <w:rStyle w:val="afd"/>
            <w:rPrChange w:id="362" w:author="A5206572" w:date="2019-05-10T22:57:00Z">
              <w:rPr>
                <w:rStyle w:val="afd"/>
                <w:noProof/>
              </w:rPr>
            </w:rPrChange>
          </w:rPr>
          <w:fldChar w:fldCharType="end"/>
        </w:r>
      </w:ins>
    </w:p>
    <w:p w:rsidR="002E492C" w:rsidRDefault="00666E00" w:rsidP="00EC031C">
      <w:pPr>
        <w:pStyle w:val="afe"/>
        <w:rPr>
          <w:ins w:id="363" w:author="A5206572" w:date="2019-05-10T23:03:00Z"/>
          <w:rStyle w:val="afd"/>
        </w:rPr>
        <w:pPrChange w:id="364" w:author="A5206572" w:date="2019-05-11T16:29:00Z">
          <w:pPr>
            <w:pStyle w:val="aff6"/>
            <w:tabs>
              <w:tab w:val="right" w:leader="dot" w:pos="8302"/>
            </w:tabs>
            <w:spacing w:line="480" w:lineRule="exact"/>
            <w:ind w:leftChars="0" w:firstLineChars="0" w:firstLine="0"/>
            <w:jc w:val="both"/>
          </w:pPr>
        </w:pPrChange>
      </w:pPr>
      <w:ins w:id="365" w:author="A5206572" w:date="2019-05-10T22:53:00Z">
        <w:r w:rsidRPr="00666E00">
          <w:rPr>
            <w:rStyle w:val="afd"/>
            <w:rPrChange w:id="366" w:author="A5206572" w:date="2019-05-10T22:57:00Z">
              <w:rPr>
                <w:rStyle w:val="afd"/>
                <w:noProof/>
              </w:rPr>
            </w:rPrChange>
          </w:rPr>
          <w:fldChar w:fldCharType="begin"/>
        </w:r>
        <w:r w:rsidRPr="00666E00">
          <w:rPr>
            <w:rStyle w:val="afd"/>
            <w:rPrChange w:id="367" w:author="A5206572" w:date="2019-05-10T22:57:00Z">
              <w:rPr>
                <w:rStyle w:val="afd"/>
                <w:noProof/>
              </w:rPr>
            </w:rPrChange>
          </w:rPr>
          <w:instrText xml:space="preserve"> </w:instrText>
        </w:r>
        <w:r w:rsidRPr="00666E00">
          <w:rPr>
            <w:rPrChange w:id="368" w:author="A5206572" w:date="2019-05-10T22:57:00Z">
              <w:rPr>
                <w:noProof/>
              </w:rPr>
            </w:rPrChange>
          </w:rPr>
          <w:instrText>HYPERLINK \l "_Toc8421227"</w:instrText>
        </w:r>
        <w:r w:rsidRPr="00666E00">
          <w:rPr>
            <w:rStyle w:val="afd"/>
            <w:rPrChange w:id="369" w:author="A5206572" w:date="2019-05-10T22:57:00Z">
              <w:rPr>
                <w:rStyle w:val="afd"/>
                <w:noProof/>
              </w:rPr>
            </w:rPrChange>
          </w:rPr>
          <w:instrText xml:space="preserve"> </w:instrText>
        </w:r>
        <w:r w:rsidRPr="00666E00">
          <w:rPr>
            <w:rStyle w:val="afd"/>
            <w:rPrChange w:id="370" w:author="A5206572" w:date="2019-05-10T22:57:00Z">
              <w:rPr>
                <w:rStyle w:val="afd"/>
                <w:noProof/>
              </w:rPr>
            </w:rPrChange>
          </w:rPr>
          <w:fldChar w:fldCharType="separate"/>
        </w:r>
        <w:r w:rsidRPr="00666E00">
          <w:rPr>
            <w:rStyle w:val="afd"/>
            <w:rFonts w:hint="eastAsia"/>
            <w:rPrChange w:id="371" w:author="A5206572" w:date="2019-05-10T22:57:00Z">
              <w:rPr>
                <w:rStyle w:val="afd"/>
                <w:rFonts w:hint="eastAsia"/>
                <w:noProof/>
              </w:rPr>
            </w:rPrChange>
          </w:rPr>
          <w:t>表</w:t>
        </w:r>
        <w:r w:rsidRPr="00666E00">
          <w:rPr>
            <w:rStyle w:val="afd"/>
            <w:rPrChange w:id="372" w:author="A5206572" w:date="2019-05-10T22:57:00Z">
              <w:rPr>
                <w:rStyle w:val="afd"/>
                <w:noProof/>
              </w:rPr>
            </w:rPrChange>
          </w:rPr>
          <w:t>6.1</w:t>
        </w:r>
      </w:ins>
      <w:ins w:id="373" w:author="A5206572" w:date="2019-05-10T23:16:00Z">
        <w:r w:rsidR="00E55F04">
          <w:rPr>
            <w:rStyle w:val="afd"/>
          </w:rPr>
          <w:t xml:space="preserve"> </w:t>
        </w:r>
      </w:ins>
      <w:ins w:id="374" w:author="A5206572" w:date="2019-05-10T22:53:00Z">
        <w:r w:rsidRPr="00666E00">
          <w:rPr>
            <w:rStyle w:val="afd"/>
            <w:rFonts w:hint="eastAsia"/>
            <w:rPrChange w:id="375" w:author="A5206572" w:date="2019-05-10T22:57:00Z">
              <w:rPr>
                <w:rStyle w:val="afd"/>
                <w:rFonts w:hint="eastAsia"/>
                <w:noProof/>
              </w:rPr>
            </w:rPrChange>
          </w:rPr>
          <w:t>執行進度甘特圖</w:t>
        </w:r>
        <w:r w:rsidRPr="00666E00">
          <w:rPr>
            <w:webHidden/>
            <w:rPrChange w:id="376" w:author="A5206572" w:date="2019-05-10T22:57:00Z">
              <w:rPr>
                <w:noProof/>
                <w:webHidden/>
              </w:rPr>
            </w:rPrChange>
          </w:rPr>
          <w:tab/>
        </w:r>
        <w:r w:rsidRPr="00666E00">
          <w:rPr>
            <w:webHidden/>
            <w:rPrChange w:id="377" w:author="A5206572" w:date="2019-05-10T22:57:00Z">
              <w:rPr>
                <w:noProof/>
                <w:webHidden/>
              </w:rPr>
            </w:rPrChange>
          </w:rPr>
          <w:fldChar w:fldCharType="begin"/>
        </w:r>
        <w:r w:rsidRPr="00666E00">
          <w:rPr>
            <w:webHidden/>
            <w:rPrChange w:id="378" w:author="A5206572" w:date="2019-05-10T22:57:00Z">
              <w:rPr>
                <w:noProof/>
                <w:webHidden/>
              </w:rPr>
            </w:rPrChange>
          </w:rPr>
          <w:instrText xml:space="preserve"> PAGEREF _Toc8421227 \h </w:instrText>
        </w:r>
      </w:ins>
      <w:r w:rsidRPr="00666E00">
        <w:rPr>
          <w:webHidden/>
          <w:rPrChange w:id="379" w:author="A5206572" w:date="2019-05-10T22:57:00Z">
            <w:rPr>
              <w:noProof/>
              <w:webHidden/>
            </w:rPr>
          </w:rPrChange>
        </w:rPr>
      </w:r>
      <w:r w:rsidRPr="00666E00">
        <w:rPr>
          <w:webHidden/>
          <w:rPrChange w:id="380" w:author="A5206572" w:date="2019-05-10T22:57:00Z">
            <w:rPr>
              <w:noProof/>
              <w:webHidden/>
            </w:rPr>
          </w:rPrChange>
        </w:rPr>
        <w:fldChar w:fldCharType="separate"/>
      </w:r>
      <w:ins w:id="381" w:author="A5206572" w:date="2019-05-11T16:30:00Z">
        <w:r w:rsidR="008453B0">
          <w:rPr>
            <w:webHidden/>
          </w:rPr>
          <w:t>26</w:t>
        </w:r>
      </w:ins>
      <w:del w:id="382" w:author="A5206572" w:date="2019-05-11T16:29:00Z">
        <w:r w:rsidR="00441B19" w:rsidDel="008453B0">
          <w:rPr>
            <w:webHidden/>
          </w:rPr>
          <w:delText>28</w:delText>
        </w:r>
      </w:del>
      <w:ins w:id="383" w:author="A5206572" w:date="2019-05-10T22:53:00Z">
        <w:r w:rsidRPr="00666E00">
          <w:rPr>
            <w:webHidden/>
            <w:rPrChange w:id="384" w:author="A5206572" w:date="2019-05-10T22:57:00Z">
              <w:rPr>
                <w:noProof/>
                <w:webHidden/>
              </w:rPr>
            </w:rPrChange>
          </w:rPr>
          <w:fldChar w:fldCharType="end"/>
        </w:r>
        <w:r w:rsidRPr="00666E00">
          <w:rPr>
            <w:rStyle w:val="afd"/>
            <w:rPrChange w:id="385" w:author="A5206572" w:date="2019-05-10T22:57:00Z">
              <w:rPr>
                <w:rStyle w:val="afd"/>
                <w:noProof/>
              </w:rPr>
            </w:rPrChange>
          </w:rPr>
          <w:fldChar w:fldCharType="end"/>
        </w:r>
      </w:ins>
    </w:p>
    <w:p w:rsidR="002E492C" w:rsidRDefault="002E492C">
      <w:pPr>
        <w:widowControl/>
        <w:rPr>
          <w:ins w:id="386" w:author="A5206572" w:date="2019-05-10T23:03:00Z"/>
          <w:rStyle w:val="afd"/>
          <w:rFonts w:ascii="Times New Roman" w:eastAsia="標楷體" w:hAnsi="Times New Roman"/>
          <w:noProof/>
          <w:sz w:val="28"/>
        </w:rPr>
      </w:pPr>
    </w:p>
    <w:p w:rsidR="002E492C" w:rsidRDefault="002E492C" w:rsidP="00666E00">
      <w:pPr>
        <w:pStyle w:val="aff6"/>
        <w:tabs>
          <w:tab w:val="right" w:leader="dot" w:pos="8302"/>
        </w:tabs>
        <w:spacing w:line="480" w:lineRule="exact"/>
        <w:ind w:leftChars="0" w:firstLineChars="0" w:firstLine="0"/>
        <w:jc w:val="both"/>
        <w:rPr>
          <w:ins w:id="387" w:author="A5206572" w:date="2019-05-10T23:08:00Z"/>
          <w:rFonts w:ascii="Times New Roman" w:eastAsia="標楷體" w:hAnsi="Times New Roman"/>
          <w:noProof/>
          <w:sz w:val="28"/>
        </w:rPr>
      </w:pPr>
    </w:p>
    <w:p w:rsidR="00E37F7A" w:rsidRPr="00E37F7A" w:rsidRDefault="002E492C" w:rsidP="00E37F7A">
      <w:pPr>
        <w:widowControl/>
        <w:rPr>
          <w:ins w:id="388" w:author="A5206572" w:date="2019-05-10T23:08:00Z"/>
          <w:rFonts w:ascii="Times New Roman" w:eastAsia="標楷體" w:hAnsi="Times New Roman" w:hint="eastAsia"/>
          <w:noProof/>
          <w:sz w:val="28"/>
          <w:rPrChange w:id="389" w:author="A5206572" w:date="2019-05-11T16:50:00Z">
            <w:rPr>
              <w:ins w:id="390" w:author="A5206572" w:date="2019-05-10T23:08:00Z"/>
              <w:rFonts w:ascii="Times New Roman" w:eastAsia="標楷體" w:hAnsi="Times New Roman"/>
              <w:noProof/>
              <w:sz w:val="28"/>
            </w:rPr>
          </w:rPrChange>
        </w:rPr>
        <w:pPrChange w:id="391" w:author="A5206572" w:date="2019-05-11T16:51:00Z">
          <w:pPr>
            <w:widowControl/>
          </w:pPr>
        </w:pPrChange>
      </w:pPr>
      <w:ins w:id="392" w:author="A5206572" w:date="2019-05-10T23:08:00Z">
        <w:r>
          <w:rPr>
            <w:rFonts w:ascii="Times New Roman" w:eastAsia="標楷體" w:hAnsi="Times New Roman"/>
            <w:noProof/>
            <w:sz w:val="28"/>
          </w:rPr>
          <w:br w:type="page"/>
        </w:r>
      </w:ins>
    </w:p>
    <w:p w:rsidR="00666E00" w:rsidRPr="005E7187" w:rsidRDefault="002E492C">
      <w:pPr>
        <w:pStyle w:val="af1"/>
        <w:rPr>
          <w:ins w:id="393" w:author="A5206572" w:date="2019-05-10T22:53:00Z"/>
          <w:noProof/>
        </w:rPr>
        <w:pPrChange w:id="394" w:author="A5206572" w:date="2019-05-10T23:10:00Z">
          <w:pPr>
            <w:pStyle w:val="aff6"/>
            <w:tabs>
              <w:tab w:val="right" w:leader="dot" w:pos="8302"/>
            </w:tabs>
            <w:ind w:left="1440" w:hanging="480"/>
          </w:pPr>
        </w:pPrChange>
      </w:pPr>
      <w:bookmarkStart w:id="395" w:name="_Toc8484160"/>
      <w:ins w:id="396" w:author="A5206572" w:date="2019-05-10T23:10:00Z">
        <w:r>
          <w:rPr>
            <w:rFonts w:hint="eastAsia"/>
            <w:noProof/>
          </w:rPr>
          <w:lastRenderedPageBreak/>
          <w:t>圖</w:t>
        </w:r>
        <w:r>
          <w:rPr>
            <w:rFonts w:hint="eastAsia"/>
            <w:noProof/>
          </w:rPr>
          <w:t xml:space="preserve">  </w:t>
        </w:r>
        <w:r>
          <w:rPr>
            <w:rFonts w:hint="eastAsia"/>
            <w:noProof/>
          </w:rPr>
          <w:t>目</w:t>
        </w:r>
        <w:r>
          <w:rPr>
            <w:rFonts w:hint="eastAsia"/>
            <w:noProof/>
          </w:rPr>
          <w:t xml:space="preserve">  </w:t>
        </w:r>
        <w:r>
          <w:rPr>
            <w:rFonts w:hint="eastAsia"/>
            <w:noProof/>
          </w:rPr>
          <w:t>錄</w:t>
        </w:r>
      </w:ins>
      <w:bookmarkEnd w:id="395"/>
    </w:p>
    <w:p w:rsidR="002E492C" w:rsidRPr="002E492C" w:rsidRDefault="00666E00" w:rsidP="008453B0">
      <w:pPr>
        <w:pStyle w:val="afe"/>
        <w:rPr>
          <w:ins w:id="397" w:author="A5206572" w:date="2019-05-10T23:10:00Z"/>
          <w:rPrChange w:id="398" w:author="A5206572" w:date="2019-05-10T23:13:00Z">
            <w:rPr>
              <w:ins w:id="399" w:author="A5206572" w:date="2019-05-10T23:10:00Z"/>
            </w:rPr>
          </w:rPrChange>
        </w:rPr>
      </w:pPr>
      <w:ins w:id="400" w:author="A5206572" w:date="2019-05-10T22:53:00Z">
        <w:r>
          <w:fldChar w:fldCharType="end"/>
        </w:r>
      </w:ins>
      <w:ins w:id="401" w:author="A5206572" w:date="2019-05-10T23:10:00Z">
        <w:r w:rsidR="002E492C" w:rsidRPr="009700B2">
          <w:fldChar w:fldCharType="begin"/>
        </w:r>
        <w:r w:rsidR="002E492C" w:rsidRPr="002E492C">
          <w:instrText xml:space="preserve"> TOC \h \z \t "</w:instrText>
        </w:r>
        <w:r w:rsidR="002E492C" w:rsidRPr="002E492C">
          <w:rPr>
            <w:rFonts w:hint="eastAsia"/>
          </w:rPr>
          <w:instrText>圖標</w:instrText>
        </w:r>
        <w:r w:rsidR="002E492C" w:rsidRPr="002E492C">
          <w:instrText xml:space="preserve">" \c </w:instrText>
        </w:r>
      </w:ins>
      <w:r w:rsidR="002E492C" w:rsidRPr="009700B2">
        <w:rPr>
          <w:rPrChange w:id="402" w:author="A5206572" w:date="2019-05-10T23:13:00Z">
            <w:rPr>
              <w:rFonts w:ascii="Times New Roman" w:hAnsi="Times New Roman"/>
            </w:rPr>
          </w:rPrChange>
        </w:rPr>
        <w:fldChar w:fldCharType="separate"/>
      </w:r>
      <w:ins w:id="403" w:author="A5206572" w:date="2019-05-10T23:10:00Z">
        <w:r w:rsidR="002E492C" w:rsidRPr="002E492C">
          <w:rPr>
            <w:rStyle w:val="afd"/>
            <w:rPrChange w:id="404" w:author="A5206572" w:date="2019-05-10T23:13:00Z">
              <w:rPr>
                <w:rStyle w:val="afd"/>
              </w:rPr>
            </w:rPrChange>
          </w:rPr>
          <w:fldChar w:fldCharType="begin"/>
        </w:r>
        <w:r w:rsidR="002E492C" w:rsidRPr="002E492C">
          <w:rPr>
            <w:rStyle w:val="afd"/>
            <w:rPrChange w:id="405" w:author="A5206572" w:date="2019-05-10T23:13:00Z">
              <w:rPr>
                <w:rStyle w:val="afd"/>
              </w:rPr>
            </w:rPrChange>
          </w:rPr>
          <w:instrText xml:space="preserve"> </w:instrText>
        </w:r>
        <w:r w:rsidR="002E492C" w:rsidRPr="002E492C">
          <w:rPr>
            <w:rPrChange w:id="406" w:author="A5206572" w:date="2019-05-10T23:13:00Z">
              <w:rPr/>
            </w:rPrChange>
          </w:rPr>
          <w:instrText>HYPERLINK \l "_Toc8422221"</w:instrText>
        </w:r>
        <w:r w:rsidR="002E492C" w:rsidRPr="002E492C">
          <w:rPr>
            <w:rStyle w:val="afd"/>
            <w:rPrChange w:id="407" w:author="A5206572" w:date="2019-05-10T23:13:00Z">
              <w:rPr>
                <w:rStyle w:val="afd"/>
              </w:rPr>
            </w:rPrChange>
          </w:rPr>
          <w:instrText xml:space="preserve"> </w:instrText>
        </w:r>
        <w:r w:rsidR="002E492C" w:rsidRPr="002E492C">
          <w:rPr>
            <w:rStyle w:val="afd"/>
            <w:rPrChange w:id="408" w:author="A5206572" w:date="2019-05-10T23:13:00Z">
              <w:rPr>
                <w:rStyle w:val="afd"/>
              </w:rPr>
            </w:rPrChange>
          </w:rPr>
          <w:fldChar w:fldCharType="separate"/>
        </w:r>
        <w:r w:rsidR="002E492C" w:rsidRPr="002E492C">
          <w:rPr>
            <w:rStyle w:val="afd"/>
            <w:rFonts w:hint="eastAsia"/>
            <w:rPrChange w:id="409" w:author="A5206572" w:date="2019-05-10T23:13:00Z">
              <w:rPr>
                <w:rStyle w:val="afd"/>
                <w:rFonts w:hint="eastAsia"/>
              </w:rPr>
            </w:rPrChange>
          </w:rPr>
          <w:t>圖</w:t>
        </w:r>
        <w:r w:rsidR="002E492C" w:rsidRPr="002E492C">
          <w:rPr>
            <w:rStyle w:val="afd"/>
            <w:rPrChange w:id="410" w:author="A5206572" w:date="2019-05-10T23:13:00Z">
              <w:rPr>
                <w:rStyle w:val="afd"/>
              </w:rPr>
            </w:rPrChange>
          </w:rPr>
          <w:t xml:space="preserve">2.1 </w:t>
        </w:r>
      </w:ins>
      <w:ins w:id="411" w:author="A5206572" w:date="2019-05-10T23:15:00Z">
        <w:r w:rsidR="00E55F04">
          <w:rPr>
            <w:rStyle w:val="afd"/>
          </w:rPr>
          <w:t xml:space="preserve"> </w:t>
        </w:r>
      </w:ins>
      <w:ins w:id="412" w:author="A5206572" w:date="2019-05-10T23:10:00Z">
        <w:r w:rsidR="002E492C" w:rsidRPr="002E492C">
          <w:rPr>
            <w:rStyle w:val="afd"/>
            <w:rPrChange w:id="413" w:author="A5206572" w:date="2019-05-10T23:13:00Z">
              <w:rPr>
                <w:rStyle w:val="afd"/>
              </w:rPr>
            </w:rPrChange>
          </w:rPr>
          <w:t>Android</w:t>
        </w:r>
        <w:r w:rsidR="002E492C" w:rsidRPr="002E492C">
          <w:rPr>
            <w:rStyle w:val="afd"/>
            <w:rFonts w:hint="eastAsia"/>
            <w:rPrChange w:id="414" w:author="A5206572" w:date="2019-05-10T23:13:00Z">
              <w:rPr>
                <w:rStyle w:val="afd"/>
                <w:rFonts w:hint="eastAsia"/>
              </w:rPr>
            </w:rPrChange>
          </w:rPr>
          <w:t>系統架構圖</w:t>
        </w:r>
        <w:r w:rsidR="002E492C" w:rsidRPr="002E492C">
          <w:rPr>
            <w:webHidden/>
            <w:rPrChange w:id="415" w:author="A5206572" w:date="2019-05-10T23:13:00Z">
              <w:rPr>
                <w:webHidden/>
              </w:rPr>
            </w:rPrChange>
          </w:rPr>
          <w:tab/>
        </w:r>
        <w:r w:rsidR="002E492C" w:rsidRPr="002E492C">
          <w:rPr>
            <w:webHidden/>
            <w:rPrChange w:id="416" w:author="A5206572" w:date="2019-05-10T23:13:00Z">
              <w:rPr>
                <w:webHidden/>
              </w:rPr>
            </w:rPrChange>
          </w:rPr>
          <w:fldChar w:fldCharType="begin"/>
        </w:r>
        <w:r w:rsidR="002E492C" w:rsidRPr="002E492C">
          <w:rPr>
            <w:webHidden/>
            <w:rPrChange w:id="417" w:author="A5206572" w:date="2019-05-10T23:13:00Z">
              <w:rPr>
                <w:webHidden/>
              </w:rPr>
            </w:rPrChange>
          </w:rPr>
          <w:instrText xml:space="preserve"> PAGEREF _Toc8422221 \h </w:instrText>
        </w:r>
      </w:ins>
      <w:r w:rsidR="002E492C" w:rsidRPr="002E492C">
        <w:rPr>
          <w:webHidden/>
          <w:rPrChange w:id="418" w:author="A5206572" w:date="2019-05-10T23:13:00Z">
            <w:rPr>
              <w:webHidden/>
            </w:rPr>
          </w:rPrChange>
        </w:rPr>
      </w:r>
      <w:r w:rsidR="002E492C" w:rsidRPr="002E492C">
        <w:rPr>
          <w:webHidden/>
          <w:rPrChange w:id="419" w:author="A5206572" w:date="2019-05-10T23:13:00Z">
            <w:rPr>
              <w:webHidden/>
            </w:rPr>
          </w:rPrChange>
        </w:rPr>
        <w:fldChar w:fldCharType="separate"/>
      </w:r>
      <w:r w:rsidR="008453B0">
        <w:rPr>
          <w:webHidden/>
        </w:rPr>
        <w:t>3</w:t>
      </w:r>
      <w:ins w:id="420" w:author="A5206572" w:date="2019-05-10T23:10:00Z">
        <w:r w:rsidR="002E492C" w:rsidRPr="002E492C">
          <w:rPr>
            <w:webHidden/>
            <w:rPrChange w:id="421" w:author="A5206572" w:date="2019-05-10T23:13:00Z">
              <w:rPr>
                <w:webHidden/>
              </w:rPr>
            </w:rPrChange>
          </w:rPr>
          <w:fldChar w:fldCharType="end"/>
        </w:r>
        <w:r w:rsidR="002E492C" w:rsidRPr="002E492C">
          <w:rPr>
            <w:rStyle w:val="afd"/>
            <w:rPrChange w:id="422" w:author="A5206572" w:date="2019-05-10T23:13:00Z">
              <w:rPr>
                <w:rStyle w:val="afd"/>
              </w:rPr>
            </w:rPrChange>
          </w:rPr>
          <w:fldChar w:fldCharType="end"/>
        </w:r>
      </w:ins>
    </w:p>
    <w:p w:rsidR="002E492C" w:rsidRPr="002E492C" w:rsidRDefault="002E492C" w:rsidP="008453B0">
      <w:pPr>
        <w:pStyle w:val="afe"/>
        <w:rPr>
          <w:ins w:id="423" w:author="A5206572" w:date="2019-05-10T23:10:00Z"/>
          <w:rPrChange w:id="424" w:author="A5206572" w:date="2019-05-10T23:13:00Z">
            <w:rPr>
              <w:ins w:id="425" w:author="A5206572" w:date="2019-05-10T23:10:00Z"/>
            </w:rPr>
          </w:rPrChange>
        </w:rPr>
      </w:pPr>
      <w:ins w:id="426" w:author="A5206572" w:date="2019-05-10T23:10:00Z">
        <w:r w:rsidRPr="002E492C">
          <w:rPr>
            <w:rStyle w:val="afd"/>
            <w:rPrChange w:id="427" w:author="A5206572" w:date="2019-05-10T23:13:00Z">
              <w:rPr>
                <w:rStyle w:val="afd"/>
              </w:rPr>
            </w:rPrChange>
          </w:rPr>
          <w:fldChar w:fldCharType="begin"/>
        </w:r>
        <w:r w:rsidRPr="002E492C">
          <w:rPr>
            <w:rStyle w:val="afd"/>
            <w:rPrChange w:id="428" w:author="A5206572" w:date="2019-05-10T23:13:00Z">
              <w:rPr>
                <w:rStyle w:val="afd"/>
              </w:rPr>
            </w:rPrChange>
          </w:rPr>
          <w:instrText xml:space="preserve"> </w:instrText>
        </w:r>
        <w:r w:rsidRPr="002E492C">
          <w:rPr>
            <w:rPrChange w:id="429" w:author="A5206572" w:date="2019-05-10T23:13:00Z">
              <w:rPr/>
            </w:rPrChange>
          </w:rPr>
          <w:instrText>HYPERLINK \l "_Toc8422222"</w:instrText>
        </w:r>
        <w:r w:rsidRPr="002E492C">
          <w:rPr>
            <w:rStyle w:val="afd"/>
            <w:rPrChange w:id="430" w:author="A5206572" w:date="2019-05-10T23:13:00Z">
              <w:rPr>
                <w:rStyle w:val="afd"/>
              </w:rPr>
            </w:rPrChange>
          </w:rPr>
          <w:instrText xml:space="preserve"> </w:instrText>
        </w:r>
        <w:r w:rsidRPr="002E492C">
          <w:rPr>
            <w:rStyle w:val="afd"/>
            <w:rPrChange w:id="431" w:author="A5206572" w:date="2019-05-10T23:13:00Z">
              <w:rPr>
                <w:rStyle w:val="afd"/>
              </w:rPr>
            </w:rPrChange>
          </w:rPr>
          <w:fldChar w:fldCharType="separate"/>
        </w:r>
        <w:r w:rsidRPr="002E492C">
          <w:rPr>
            <w:rStyle w:val="afd"/>
            <w:rFonts w:hint="eastAsia"/>
            <w:rPrChange w:id="432" w:author="A5206572" w:date="2019-05-10T23:13:00Z">
              <w:rPr>
                <w:rStyle w:val="afd"/>
                <w:rFonts w:hint="eastAsia"/>
              </w:rPr>
            </w:rPrChange>
          </w:rPr>
          <w:t>圖</w:t>
        </w:r>
        <w:r w:rsidRPr="002E492C">
          <w:rPr>
            <w:rStyle w:val="afd"/>
            <w:rPrChange w:id="433" w:author="A5206572" w:date="2019-05-10T23:13:00Z">
              <w:rPr>
                <w:rStyle w:val="afd"/>
              </w:rPr>
            </w:rPrChange>
          </w:rPr>
          <w:t xml:space="preserve">2.2 </w:t>
        </w:r>
      </w:ins>
      <w:ins w:id="434" w:author="A5206572" w:date="2019-05-10T23:15:00Z">
        <w:r w:rsidR="00E55F04">
          <w:rPr>
            <w:rStyle w:val="afd"/>
          </w:rPr>
          <w:t xml:space="preserve"> </w:t>
        </w:r>
      </w:ins>
      <w:ins w:id="435" w:author="A5206572" w:date="2019-05-10T23:10:00Z">
        <w:r w:rsidRPr="002E492C">
          <w:rPr>
            <w:rStyle w:val="afd"/>
            <w:rPrChange w:id="436" w:author="A5206572" w:date="2019-05-10T23:13:00Z">
              <w:rPr>
                <w:rStyle w:val="afd"/>
              </w:rPr>
            </w:rPrChange>
          </w:rPr>
          <w:t>iOS</w:t>
        </w:r>
        <w:r w:rsidRPr="002E492C">
          <w:rPr>
            <w:rStyle w:val="afd"/>
            <w:rFonts w:hint="eastAsia"/>
            <w:rPrChange w:id="437" w:author="A5206572" w:date="2019-05-10T23:13:00Z">
              <w:rPr>
                <w:rStyle w:val="afd"/>
                <w:rFonts w:hint="eastAsia"/>
              </w:rPr>
            </w:rPrChange>
          </w:rPr>
          <w:t>系統架構圖</w:t>
        </w:r>
        <w:r w:rsidRPr="002E492C">
          <w:rPr>
            <w:webHidden/>
            <w:rPrChange w:id="438" w:author="A5206572" w:date="2019-05-10T23:13:00Z">
              <w:rPr>
                <w:webHidden/>
              </w:rPr>
            </w:rPrChange>
          </w:rPr>
          <w:tab/>
        </w:r>
        <w:r w:rsidRPr="002E492C">
          <w:rPr>
            <w:webHidden/>
            <w:rPrChange w:id="439" w:author="A5206572" w:date="2019-05-10T23:13:00Z">
              <w:rPr>
                <w:webHidden/>
              </w:rPr>
            </w:rPrChange>
          </w:rPr>
          <w:fldChar w:fldCharType="begin"/>
        </w:r>
        <w:r w:rsidRPr="002E492C">
          <w:rPr>
            <w:webHidden/>
            <w:rPrChange w:id="440" w:author="A5206572" w:date="2019-05-10T23:13:00Z">
              <w:rPr>
                <w:webHidden/>
              </w:rPr>
            </w:rPrChange>
          </w:rPr>
          <w:instrText xml:space="preserve"> PAGEREF _Toc8422222 \h </w:instrText>
        </w:r>
      </w:ins>
      <w:r w:rsidRPr="002E492C">
        <w:rPr>
          <w:webHidden/>
          <w:rPrChange w:id="441" w:author="A5206572" w:date="2019-05-10T23:13:00Z">
            <w:rPr>
              <w:webHidden/>
            </w:rPr>
          </w:rPrChange>
        </w:rPr>
      </w:r>
      <w:r w:rsidRPr="002E492C">
        <w:rPr>
          <w:webHidden/>
          <w:rPrChange w:id="442" w:author="A5206572" w:date="2019-05-10T23:13:00Z">
            <w:rPr>
              <w:webHidden/>
            </w:rPr>
          </w:rPrChange>
        </w:rPr>
        <w:fldChar w:fldCharType="separate"/>
      </w:r>
      <w:r w:rsidR="008453B0">
        <w:rPr>
          <w:webHidden/>
        </w:rPr>
        <w:t>4</w:t>
      </w:r>
      <w:ins w:id="443" w:author="A5206572" w:date="2019-05-10T23:10:00Z">
        <w:r w:rsidRPr="002E492C">
          <w:rPr>
            <w:webHidden/>
            <w:rPrChange w:id="444" w:author="A5206572" w:date="2019-05-10T23:13:00Z">
              <w:rPr>
                <w:webHidden/>
              </w:rPr>
            </w:rPrChange>
          </w:rPr>
          <w:fldChar w:fldCharType="end"/>
        </w:r>
        <w:r w:rsidRPr="002E492C">
          <w:rPr>
            <w:rStyle w:val="afd"/>
            <w:rPrChange w:id="445" w:author="A5206572" w:date="2019-05-10T23:13:00Z">
              <w:rPr>
                <w:rStyle w:val="afd"/>
              </w:rPr>
            </w:rPrChange>
          </w:rPr>
          <w:fldChar w:fldCharType="end"/>
        </w:r>
      </w:ins>
    </w:p>
    <w:p w:rsidR="002E492C" w:rsidRPr="002E492C" w:rsidRDefault="002E492C" w:rsidP="00EC031C">
      <w:pPr>
        <w:pStyle w:val="afe"/>
        <w:rPr>
          <w:ins w:id="446" w:author="A5206572" w:date="2019-05-10T23:10:00Z"/>
          <w:rPrChange w:id="447" w:author="A5206572" w:date="2019-05-10T23:13:00Z">
            <w:rPr>
              <w:ins w:id="448" w:author="A5206572" w:date="2019-05-10T23:10:00Z"/>
              <w:noProof/>
            </w:rPr>
          </w:rPrChange>
        </w:rPr>
        <w:pPrChange w:id="449" w:author="A5206572" w:date="2019-05-11T16:29:00Z">
          <w:pPr>
            <w:pStyle w:val="aff6"/>
            <w:tabs>
              <w:tab w:val="right" w:leader="dot" w:pos="8302"/>
            </w:tabs>
            <w:ind w:left="1440" w:hanging="480"/>
          </w:pPr>
        </w:pPrChange>
      </w:pPr>
      <w:ins w:id="450" w:author="A5206572" w:date="2019-05-10T23:10:00Z">
        <w:r w:rsidRPr="002E492C">
          <w:rPr>
            <w:rStyle w:val="afd"/>
            <w:rPrChange w:id="451" w:author="A5206572" w:date="2019-05-10T23:13:00Z">
              <w:rPr>
                <w:rStyle w:val="afd"/>
                <w:noProof/>
              </w:rPr>
            </w:rPrChange>
          </w:rPr>
          <w:fldChar w:fldCharType="begin"/>
        </w:r>
        <w:r w:rsidRPr="002E492C">
          <w:rPr>
            <w:rStyle w:val="afd"/>
            <w:rPrChange w:id="452" w:author="A5206572" w:date="2019-05-10T23:13:00Z">
              <w:rPr>
                <w:rStyle w:val="afd"/>
                <w:noProof/>
              </w:rPr>
            </w:rPrChange>
          </w:rPr>
          <w:instrText xml:space="preserve"> </w:instrText>
        </w:r>
        <w:r w:rsidRPr="002E492C">
          <w:rPr>
            <w:rPrChange w:id="453" w:author="A5206572" w:date="2019-05-10T23:13:00Z">
              <w:rPr>
                <w:noProof/>
              </w:rPr>
            </w:rPrChange>
          </w:rPr>
          <w:instrText>HYPERLINK \l "_Toc8422223"</w:instrText>
        </w:r>
        <w:r w:rsidRPr="002E492C">
          <w:rPr>
            <w:rStyle w:val="afd"/>
            <w:rPrChange w:id="454" w:author="A5206572" w:date="2019-05-10T23:13:00Z">
              <w:rPr>
                <w:rStyle w:val="afd"/>
                <w:noProof/>
              </w:rPr>
            </w:rPrChange>
          </w:rPr>
          <w:instrText xml:space="preserve"> </w:instrText>
        </w:r>
        <w:r w:rsidRPr="002E492C">
          <w:rPr>
            <w:rStyle w:val="afd"/>
            <w:rPrChange w:id="455" w:author="A5206572" w:date="2019-05-10T23:13:00Z">
              <w:rPr>
                <w:rStyle w:val="afd"/>
                <w:noProof/>
              </w:rPr>
            </w:rPrChange>
          </w:rPr>
          <w:fldChar w:fldCharType="separate"/>
        </w:r>
        <w:r w:rsidRPr="002E492C">
          <w:rPr>
            <w:rStyle w:val="afd"/>
            <w:rFonts w:hint="eastAsia"/>
            <w:rPrChange w:id="456" w:author="A5206572" w:date="2019-05-10T23:13:00Z">
              <w:rPr>
                <w:rStyle w:val="afd"/>
                <w:rFonts w:hint="eastAsia"/>
                <w:noProof/>
              </w:rPr>
            </w:rPrChange>
          </w:rPr>
          <w:t>圖</w:t>
        </w:r>
        <w:r w:rsidRPr="002E492C">
          <w:rPr>
            <w:rStyle w:val="afd"/>
            <w:rPrChange w:id="457" w:author="A5206572" w:date="2019-05-10T23:13:00Z">
              <w:rPr>
                <w:rStyle w:val="afd"/>
                <w:noProof/>
              </w:rPr>
            </w:rPrChange>
          </w:rPr>
          <w:t xml:space="preserve">2.3 </w:t>
        </w:r>
      </w:ins>
      <w:ins w:id="458" w:author="A5206572" w:date="2019-05-10T23:15:00Z">
        <w:r w:rsidR="00E55F04">
          <w:rPr>
            <w:rStyle w:val="afd"/>
          </w:rPr>
          <w:t xml:space="preserve"> </w:t>
        </w:r>
      </w:ins>
      <w:ins w:id="459" w:author="A5206572" w:date="2019-05-10T23:10:00Z">
        <w:r w:rsidRPr="002E492C">
          <w:rPr>
            <w:rStyle w:val="afd"/>
            <w:rPrChange w:id="460" w:author="A5206572" w:date="2019-05-10T23:13:00Z">
              <w:rPr>
                <w:rStyle w:val="afd"/>
                <w:noProof/>
              </w:rPr>
            </w:rPrChange>
          </w:rPr>
          <w:t>Evernote</w:t>
        </w:r>
        <w:r w:rsidRPr="002E492C">
          <w:rPr>
            <w:rStyle w:val="afd"/>
            <w:rFonts w:hint="eastAsia"/>
            <w:rPrChange w:id="461" w:author="A5206572" w:date="2019-05-10T23:13:00Z">
              <w:rPr>
                <w:rStyle w:val="afd"/>
                <w:rFonts w:hint="eastAsia"/>
                <w:noProof/>
              </w:rPr>
            </w:rPrChange>
          </w:rPr>
          <w:t>介面圖</w:t>
        </w:r>
        <w:r w:rsidRPr="002E492C">
          <w:rPr>
            <w:webHidden/>
            <w:rPrChange w:id="462" w:author="A5206572" w:date="2019-05-10T23:13:00Z">
              <w:rPr>
                <w:noProof/>
                <w:webHidden/>
              </w:rPr>
            </w:rPrChange>
          </w:rPr>
          <w:tab/>
        </w:r>
        <w:r w:rsidRPr="002E492C">
          <w:rPr>
            <w:webHidden/>
            <w:rPrChange w:id="463" w:author="A5206572" w:date="2019-05-10T23:13:00Z">
              <w:rPr>
                <w:noProof/>
                <w:webHidden/>
              </w:rPr>
            </w:rPrChange>
          </w:rPr>
          <w:fldChar w:fldCharType="begin"/>
        </w:r>
        <w:r w:rsidRPr="002E492C">
          <w:rPr>
            <w:webHidden/>
            <w:rPrChange w:id="464" w:author="A5206572" w:date="2019-05-10T23:13:00Z">
              <w:rPr>
                <w:noProof/>
                <w:webHidden/>
              </w:rPr>
            </w:rPrChange>
          </w:rPr>
          <w:instrText xml:space="preserve"> PAGEREF _Toc8422223 \h </w:instrText>
        </w:r>
      </w:ins>
      <w:r w:rsidRPr="002E492C">
        <w:rPr>
          <w:webHidden/>
          <w:rPrChange w:id="465" w:author="A5206572" w:date="2019-05-10T23:13:00Z">
            <w:rPr>
              <w:noProof/>
              <w:webHidden/>
            </w:rPr>
          </w:rPrChange>
        </w:rPr>
      </w:r>
      <w:r w:rsidRPr="002E492C">
        <w:rPr>
          <w:webHidden/>
          <w:rPrChange w:id="466" w:author="A5206572" w:date="2019-05-10T23:13:00Z">
            <w:rPr>
              <w:noProof/>
              <w:webHidden/>
            </w:rPr>
          </w:rPrChange>
        </w:rPr>
        <w:fldChar w:fldCharType="separate"/>
      </w:r>
      <w:ins w:id="467" w:author="A5206572" w:date="2019-05-11T16:30:00Z">
        <w:r w:rsidR="008453B0">
          <w:rPr>
            <w:webHidden/>
          </w:rPr>
          <w:t>7</w:t>
        </w:r>
      </w:ins>
      <w:del w:id="468" w:author="A5206572" w:date="2019-05-11T16:29:00Z">
        <w:r w:rsidR="00441B19" w:rsidDel="008453B0">
          <w:rPr>
            <w:webHidden/>
          </w:rPr>
          <w:delText>8</w:delText>
        </w:r>
      </w:del>
      <w:ins w:id="469" w:author="A5206572" w:date="2019-05-10T23:10:00Z">
        <w:r w:rsidRPr="002E492C">
          <w:rPr>
            <w:webHidden/>
            <w:rPrChange w:id="470" w:author="A5206572" w:date="2019-05-10T23:13:00Z">
              <w:rPr>
                <w:noProof/>
                <w:webHidden/>
              </w:rPr>
            </w:rPrChange>
          </w:rPr>
          <w:fldChar w:fldCharType="end"/>
        </w:r>
        <w:r w:rsidRPr="002E492C">
          <w:rPr>
            <w:rStyle w:val="afd"/>
            <w:rPrChange w:id="471" w:author="A5206572" w:date="2019-05-10T23:13:00Z">
              <w:rPr>
                <w:rStyle w:val="afd"/>
                <w:noProof/>
              </w:rPr>
            </w:rPrChange>
          </w:rPr>
          <w:fldChar w:fldCharType="end"/>
        </w:r>
      </w:ins>
    </w:p>
    <w:p w:rsidR="002E492C" w:rsidRPr="002E492C" w:rsidRDefault="002E492C" w:rsidP="00EC031C">
      <w:pPr>
        <w:pStyle w:val="afe"/>
        <w:rPr>
          <w:ins w:id="472" w:author="A5206572" w:date="2019-05-10T23:10:00Z"/>
          <w:rPrChange w:id="473" w:author="A5206572" w:date="2019-05-10T23:13:00Z">
            <w:rPr>
              <w:ins w:id="474" w:author="A5206572" w:date="2019-05-10T23:10:00Z"/>
              <w:noProof/>
            </w:rPr>
          </w:rPrChange>
        </w:rPr>
        <w:pPrChange w:id="475" w:author="A5206572" w:date="2019-05-11T16:29:00Z">
          <w:pPr>
            <w:pStyle w:val="aff6"/>
            <w:tabs>
              <w:tab w:val="right" w:leader="dot" w:pos="8302"/>
            </w:tabs>
            <w:ind w:left="1440" w:hanging="480"/>
          </w:pPr>
        </w:pPrChange>
      </w:pPr>
      <w:ins w:id="476" w:author="A5206572" w:date="2019-05-10T23:10:00Z">
        <w:r w:rsidRPr="002E492C">
          <w:rPr>
            <w:rStyle w:val="afd"/>
            <w:rPrChange w:id="477" w:author="A5206572" w:date="2019-05-10T23:13:00Z">
              <w:rPr>
                <w:rStyle w:val="afd"/>
                <w:noProof/>
              </w:rPr>
            </w:rPrChange>
          </w:rPr>
          <w:fldChar w:fldCharType="begin"/>
        </w:r>
        <w:r w:rsidRPr="002E492C">
          <w:rPr>
            <w:rStyle w:val="afd"/>
            <w:rPrChange w:id="478" w:author="A5206572" w:date="2019-05-10T23:13:00Z">
              <w:rPr>
                <w:rStyle w:val="afd"/>
                <w:noProof/>
              </w:rPr>
            </w:rPrChange>
          </w:rPr>
          <w:instrText xml:space="preserve"> </w:instrText>
        </w:r>
        <w:r w:rsidRPr="002E492C">
          <w:rPr>
            <w:rPrChange w:id="479" w:author="A5206572" w:date="2019-05-10T23:13:00Z">
              <w:rPr>
                <w:noProof/>
              </w:rPr>
            </w:rPrChange>
          </w:rPr>
          <w:instrText>HYPERLINK \l "_Toc8422224"</w:instrText>
        </w:r>
        <w:r w:rsidRPr="002E492C">
          <w:rPr>
            <w:rStyle w:val="afd"/>
            <w:rPrChange w:id="480" w:author="A5206572" w:date="2019-05-10T23:13:00Z">
              <w:rPr>
                <w:rStyle w:val="afd"/>
                <w:noProof/>
              </w:rPr>
            </w:rPrChange>
          </w:rPr>
          <w:instrText xml:space="preserve"> </w:instrText>
        </w:r>
        <w:r w:rsidRPr="002E492C">
          <w:rPr>
            <w:rStyle w:val="afd"/>
            <w:rPrChange w:id="481" w:author="A5206572" w:date="2019-05-10T23:13:00Z">
              <w:rPr>
                <w:rStyle w:val="afd"/>
                <w:noProof/>
              </w:rPr>
            </w:rPrChange>
          </w:rPr>
          <w:fldChar w:fldCharType="separate"/>
        </w:r>
        <w:r w:rsidRPr="002E492C">
          <w:rPr>
            <w:rStyle w:val="afd"/>
            <w:rFonts w:hint="eastAsia"/>
            <w:rPrChange w:id="482" w:author="A5206572" w:date="2019-05-10T23:13:00Z">
              <w:rPr>
                <w:rStyle w:val="afd"/>
                <w:rFonts w:hint="eastAsia"/>
                <w:noProof/>
              </w:rPr>
            </w:rPrChange>
          </w:rPr>
          <w:t>圖</w:t>
        </w:r>
        <w:r w:rsidRPr="002E492C">
          <w:rPr>
            <w:rStyle w:val="afd"/>
            <w:rPrChange w:id="483" w:author="A5206572" w:date="2019-05-10T23:13:00Z">
              <w:rPr>
                <w:rStyle w:val="afd"/>
                <w:noProof/>
              </w:rPr>
            </w:rPrChange>
          </w:rPr>
          <w:t xml:space="preserve">2.4 </w:t>
        </w:r>
      </w:ins>
      <w:ins w:id="484" w:author="A5206572" w:date="2019-05-10T23:15:00Z">
        <w:r w:rsidR="00E55F04">
          <w:rPr>
            <w:rStyle w:val="afd"/>
          </w:rPr>
          <w:t xml:space="preserve"> </w:t>
        </w:r>
      </w:ins>
      <w:ins w:id="485" w:author="A5206572" w:date="2019-05-10T23:10:00Z">
        <w:r w:rsidRPr="002E492C">
          <w:rPr>
            <w:rStyle w:val="afd"/>
            <w:rPrChange w:id="486" w:author="A5206572" w:date="2019-05-10T23:13:00Z">
              <w:rPr>
                <w:rStyle w:val="afd"/>
                <w:noProof/>
              </w:rPr>
            </w:rPrChange>
          </w:rPr>
          <w:t>OneNote</w:t>
        </w:r>
        <w:r w:rsidRPr="002E492C">
          <w:rPr>
            <w:rStyle w:val="afd"/>
            <w:rFonts w:hint="eastAsia"/>
            <w:rPrChange w:id="487" w:author="A5206572" w:date="2019-05-10T23:13:00Z">
              <w:rPr>
                <w:rStyle w:val="afd"/>
                <w:rFonts w:hint="eastAsia"/>
                <w:noProof/>
              </w:rPr>
            </w:rPrChange>
          </w:rPr>
          <w:t>介面圖</w:t>
        </w:r>
        <w:r w:rsidRPr="002E492C">
          <w:rPr>
            <w:webHidden/>
            <w:rPrChange w:id="488" w:author="A5206572" w:date="2019-05-10T23:13:00Z">
              <w:rPr>
                <w:noProof/>
                <w:webHidden/>
              </w:rPr>
            </w:rPrChange>
          </w:rPr>
          <w:tab/>
        </w:r>
        <w:r w:rsidRPr="002E492C">
          <w:rPr>
            <w:webHidden/>
            <w:rPrChange w:id="489" w:author="A5206572" w:date="2019-05-10T23:13:00Z">
              <w:rPr>
                <w:noProof/>
                <w:webHidden/>
              </w:rPr>
            </w:rPrChange>
          </w:rPr>
          <w:fldChar w:fldCharType="begin"/>
        </w:r>
        <w:r w:rsidRPr="002E492C">
          <w:rPr>
            <w:webHidden/>
            <w:rPrChange w:id="490" w:author="A5206572" w:date="2019-05-10T23:13:00Z">
              <w:rPr>
                <w:noProof/>
                <w:webHidden/>
              </w:rPr>
            </w:rPrChange>
          </w:rPr>
          <w:instrText xml:space="preserve"> PAGEREF _Toc8422224 \h </w:instrText>
        </w:r>
      </w:ins>
      <w:r w:rsidRPr="002E492C">
        <w:rPr>
          <w:webHidden/>
          <w:rPrChange w:id="491" w:author="A5206572" w:date="2019-05-10T23:13:00Z">
            <w:rPr>
              <w:noProof/>
              <w:webHidden/>
            </w:rPr>
          </w:rPrChange>
        </w:rPr>
      </w:r>
      <w:r w:rsidRPr="002E492C">
        <w:rPr>
          <w:webHidden/>
          <w:rPrChange w:id="492" w:author="A5206572" w:date="2019-05-10T23:13:00Z">
            <w:rPr>
              <w:noProof/>
              <w:webHidden/>
            </w:rPr>
          </w:rPrChange>
        </w:rPr>
        <w:fldChar w:fldCharType="separate"/>
      </w:r>
      <w:ins w:id="493" w:author="A5206572" w:date="2019-05-11T16:30:00Z">
        <w:r w:rsidR="008453B0">
          <w:rPr>
            <w:webHidden/>
          </w:rPr>
          <w:t>8</w:t>
        </w:r>
      </w:ins>
      <w:del w:id="494" w:author="A5206572" w:date="2019-05-11T16:29:00Z">
        <w:r w:rsidR="00441B19" w:rsidDel="008453B0">
          <w:rPr>
            <w:webHidden/>
          </w:rPr>
          <w:delText>9</w:delText>
        </w:r>
      </w:del>
      <w:ins w:id="495" w:author="A5206572" w:date="2019-05-10T23:10:00Z">
        <w:r w:rsidRPr="002E492C">
          <w:rPr>
            <w:webHidden/>
            <w:rPrChange w:id="496" w:author="A5206572" w:date="2019-05-10T23:13:00Z">
              <w:rPr>
                <w:noProof/>
                <w:webHidden/>
              </w:rPr>
            </w:rPrChange>
          </w:rPr>
          <w:fldChar w:fldCharType="end"/>
        </w:r>
        <w:r w:rsidRPr="002E492C">
          <w:rPr>
            <w:rStyle w:val="afd"/>
            <w:rPrChange w:id="497" w:author="A5206572" w:date="2019-05-10T23:13:00Z">
              <w:rPr>
                <w:rStyle w:val="afd"/>
                <w:noProof/>
              </w:rPr>
            </w:rPrChange>
          </w:rPr>
          <w:fldChar w:fldCharType="end"/>
        </w:r>
      </w:ins>
    </w:p>
    <w:p w:rsidR="002E492C" w:rsidRPr="002E492C" w:rsidRDefault="002E492C" w:rsidP="00EC031C">
      <w:pPr>
        <w:pStyle w:val="afe"/>
        <w:rPr>
          <w:ins w:id="498" w:author="A5206572" w:date="2019-05-10T23:10:00Z"/>
          <w:rPrChange w:id="499" w:author="A5206572" w:date="2019-05-10T23:13:00Z">
            <w:rPr>
              <w:ins w:id="500" w:author="A5206572" w:date="2019-05-10T23:10:00Z"/>
              <w:noProof/>
            </w:rPr>
          </w:rPrChange>
        </w:rPr>
        <w:pPrChange w:id="501" w:author="A5206572" w:date="2019-05-11T16:29:00Z">
          <w:pPr>
            <w:pStyle w:val="aff6"/>
            <w:tabs>
              <w:tab w:val="right" w:leader="dot" w:pos="8302"/>
            </w:tabs>
            <w:ind w:left="1440" w:hanging="480"/>
          </w:pPr>
        </w:pPrChange>
      </w:pPr>
      <w:ins w:id="502" w:author="A5206572" w:date="2019-05-10T23:10:00Z">
        <w:r w:rsidRPr="002E492C">
          <w:rPr>
            <w:rStyle w:val="afd"/>
            <w:rPrChange w:id="503" w:author="A5206572" w:date="2019-05-10T23:13:00Z">
              <w:rPr>
                <w:rStyle w:val="afd"/>
                <w:noProof/>
              </w:rPr>
            </w:rPrChange>
          </w:rPr>
          <w:fldChar w:fldCharType="begin"/>
        </w:r>
        <w:r w:rsidRPr="002E492C">
          <w:rPr>
            <w:rStyle w:val="afd"/>
            <w:rPrChange w:id="504" w:author="A5206572" w:date="2019-05-10T23:13:00Z">
              <w:rPr>
                <w:rStyle w:val="afd"/>
                <w:noProof/>
              </w:rPr>
            </w:rPrChange>
          </w:rPr>
          <w:instrText xml:space="preserve"> </w:instrText>
        </w:r>
        <w:r w:rsidRPr="002E492C">
          <w:rPr>
            <w:rPrChange w:id="505" w:author="A5206572" w:date="2019-05-10T23:13:00Z">
              <w:rPr>
                <w:noProof/>
              </w:rPr>
            </w:rPrChange>
          </w:rPr>
          <w:instrText>HYPERLINK \l "_Toc8422225"</w:instrText>
        </w:r>
        <w:r w:rsidRPr="002E492C">
          <w:rPr>
            <w:rStyle w:val="afd"/>
            <w:rPrChange w:id="506" w:author="A5206572" w:date="2019-05-10T23:13:00Z">
              <w:rPr>
                <w:rStyle w:val="afd"/>
                <w:noProof/>
              </w:rPr>
            </w:rPrChange>
          </w:rPr>
          <w:instrText xml:space="preserve"> </w:instrText>
        </w:r>
        <w:r w:rsidRPr="002E492C">
          <w:rPr>
            <w:rStyle w:val="afd"/>
            <w:rPrChange w:id="507" w:author="A5206572" w:date="2019-05-10T23:13:00Z">
              <w:rPr>
                <w:rStyle w:val="afd"/>
                <w:noProof/>
              </w:rPr>
            </w:rPrChange>
          </w:rPr>
          <w:fldChar w:fldCharType="separate"/>
        </w:r>
        <w:r w:rsidRPr="002E492C">
          <w:rPr>
            <w:rStyle w:val="afd"/>
            <w:rFonts w:hint="eastAsia"/>
            <w:rPrChange w:id="508" w:author="A5206572" w:date="2019-05-10T23:13:00Z">
              <w:rPr>
                <w:rStyle w:val="afd"/>
                <w:rFonts w:hint="eastAsia"/>
                <w:noProof/>
              </w:rPr>
            </w:rPrChange>
          </w:rPr>
          <w:t>圖</w:t>
        </w:r>
        <w:r w:rsidRPr="002E492C">
          <w:rPr>
            <w:rStyle w:val="afd"/>
            <w:rPrChange w:id="509" w:author="A5206572" w:date="2019-05-10T23:13:00Z">
              <w:rPr>
                <w:rStyle w:val="afd"/>
                <w:noProof/>
              </w:rPr>
            </w:rPrChange>
          </w:rPr>
          <w:t xml:space="preserve">3.1 </w:t>
        </w:r>
      </w:ins>
      <w:ins w:id="510" w:author="A5206572" w:date="2019-05-10T23:15:00Z">
        <w:r w:rsidR="00E55F04">
          <w:rPr>
            <w:rStyle w:val="afd"/>
          </w:rPr>
          <w:t xml:space="preserve"> </w:t>
        </w:r>
      </w:ins>
      <w:ins w:id="511" w:author="A5206572" w:date="2019-05-10T23:10:00Z">
        <w:r w:rsidRPr="002E492C">
          <w:rPr>
            <w:rStyle w:val="afd"/>
            <w:rPrChange w:id="512" w:author="A5206572" w:date="2019-05-10T23:13:00Z">
              <w:rPr>
                <w:rStyle w:val="afd"/>
                <w:noProof/>
              </w:rPr>
            </w:rPrChange>
          </w:rPr>
          <w:t>HbuilderX</w:t>
        </w:r>
        <w:r w:rsidRPr="002E492C">
          <w:rPr>
            <w:rStyle w:val="afd"/>
            <w:rFonts w:hint="eastAsia"/>
            <w:rPrChange w:id="513" w:author="A5206572" w:date="2019-05-10T23:13:00Z">
              <w:rPr>
                <w:rStyle w:val="afd"/>
                <w:rFonts w:hint="eastAsia"/>
                <w:noProof/>
              </w:rPr>
            </w:rPrChange>
          </w:rPr>
          <w:t>介面圖</w:t>
        </w:r>
        <w:r w:rsidRPr="002E492C">
          <w:rPr>
            <w:webHidden/>
            <w:rPrChange w:id="514" w:author="A5206572" w:date="2019-05-10T23:13:00Z">
              <w:rPr>
                <w:noProof/>
                <w:webHidden/>
              </w:rPr>
            </w:rPrChange>
          </w:rPr>
          <w:tab/>
        </w:r>
        <w:r w:rsidRPr="002E492C">
          <w:rPr>
            <w:webHidden/>
            <w:rPrChange w:id="515" w:author="A5206572" w:date="2019-05-10T23:13:00Z">
              <w:rPr>
                <w:noProof/>
                <w:webHidden/>
              </w:rPr>
            </w:rPrChange>
          </w:rPr>
          <w:fldChar w:fldCharType="begin"/>
        </w:r>
        <w:r w:rsidRPr="002E492C">
          <w:rPr>
            <w:webHidden/>
            <w:rPrChange w:id="516" w:author="A5206572" w:date="2019-05-10T23:13:00Z">
              <w:rPr>
                <w:noProof/>
                <w:webHidden/>
              </w:rPr>
            </w:rPrChange>
          </w:rPr>
          <w:instrText xml:space="preserve"> PAGEREF _Toc8422225 \h </w:instrText>
        </w:r>
      </w:ins>
      <w:r w:rsidRPr="002E492C">
        <w:rPr>
          <w:webHidden/>
          <w:rPrChange w:id="517" w:author="A5206572" w:date="2019-05-10T23:13:00Z">
            <w:rPr>
              <w:noProof/>
              <w:webHidden/>
            </w:rPr>
          </w:rPrChange>
        </w:rPr>
      </w:r>
      <w:r w:rsidRPr="002E492C">
        <w:rPr>
          <w:webHidden/>
          <w:rPrChange w:id="518" w:author="A5206572" w:date="2019-05-10T23:13:00Z">
            <w:rPr>
              <w:noProof/>
              <w:webHidden/>
            </w:rPr>
          </w:rPrChange>
        </w:rPr>
        <w:fldChar w:fldCharType="separate"/>
      </w:r>
      <w:ins w:id="519" w:author="A5206572" w:date="2019-05-11T16:30:00Z">
        <w:r w:rsidR="008453B0">
          <w:rPr>
            <w:webHidden/>
          </w:rPr>
          <w:t>9</w:t>
        </w:r>
      </w:ins>
      <w:del w:id="520" w:author="A5206572" w:date="2019-05-11T16:29:00Z">
        <w:r w:rsidR="00441B19" w:rsidDel="008453B0">
          <w:rPr>
            <w:webHidden/>
          </w:rPr>
          <w:delText>11</w:delText>
        </w:r>
      </w:del>
      <w:ins w:id="521" w:author="A5206572" w:date="2019-05-10T23:10:00Z">
        <w:r w:rsidRPr="002E492C">
          <w:rPr>
            <w:webHidden/>
            <w:rPrChange w:id="522" w:author="A5206572" w:date="2019-05-10T23:13:00Z">
              <w:rPr>
                <w:noProof/>
                <w:webHidden/>
              </w:rPr>
            </w:rPrChange>
          </w:rPr>
          <w:fldChar w:fldCharType="end"/>
        </w:r>
        <w:r w:rsidRPr="002E492C">
          <w:rPr>
            <w:rStyle w:val="afd"/>
            <w:rPrChange w:id="523" w:author="A5206572" w:date="2019-05-10T23:13:00Z">
              <w:rPr>
                <w:rStyle w:val="afd"/>
                <w:noProof/>
              </w:rPr>
            </w:rPrChange>
          </w:rPr>
          <w:fldChar w:fldCharType="end"/>
        </w:r>
      </w:ins>
    </w:p>
    <w:p w:rsidR="002E492C" w:rsidRPr="002E492C" w:rsidRDefault="002E492C" w:rsidP="00EC031C">
      <w:pPr>
        <w:pStyle w:val="afe"/>
        <w:rPr>
          <w:ins w:id="524" w:author="A5206572" w:date="2019-05-10T23:10:00Z"/>
          <w:rPrChange w:id="525" w:author="A5206572" w:date="2019-05-10T23:13:00Z">
            <w:rPr>
              <w:ins w:id="526" w:author="A5206572" w:date="2019-05-10T23:10:00Z"/>
              <w:noProof/>
            </w:rPr>
          </w:rPrChange>
        </w:rPr>
        <w:pPrChange w:id="527" w:author="A5206572" w:date="2019-05-11T16:29:00Z">
          <w:pPr>
            <w:pStyle w:val="aff6"/>
            <w:tabs>
              <w:tab w:val="right" w:leader="dot" w:pos="8302"/>
            </w:tabs>
            <w:ind w:left="1440" w:hanging="480"/>
          </w:pPr>
        </w:pPrChange>
      </w:pPr>
      <w:ins w:id="528" w:author="A5206572" w:date="2019-05-10T23:10:00Z">
        <w:r w:rsidRPr="002E492C">
          <w:rPr>
            <w:rStyle w:val="afd"/>
            <w:rPrChange w:id="529" w:author="A5206572" w:date="2019-05-10T23:13:00Z">
              <w:rPr>
                <w:rStyle w:val="afd"/>
                <w:noProof/>
              </w:rPr>
            </w:rPrChange>
          </w:rPr>
          <w:fldChar w:fldCharType="begin"/>
        </w:r>
        <w:r w:rsidRPr="002E492C">
          <w:rPr>
            <w:rStyle w:val="afd"/>
            <w:rPrChange w:id="530" w:author="A5206572" w:date="2019-05-10T23:13:00Z">
              <w:rPr>
                <w:rStyle w:val="afd"/>
                <w:noProof/>
              </w:rPr>
            </w:rPrChange>
          </w:rPr>
          <w:instrText xml:space="preserve"> </w:instrText>
        </w:r>
        <w:r w:rsidRPr="002E492C">
          <w:rPr>
            <w:rPrChange w:id="531" w:author="A5206572" w:date="2019-05-10T23:13:00Z">
              <w:rPr>
                <w:noProof/>
              </w:rPr>
            </w:rPrChange>
          </w:rPr>
          <w:instrText>HYPERLINK \l "_Toc8422226"</w:instrText>
        </w:r>
        <w:r w:rsidRPr="002E492C">
          <w:rPr>
            <w:rStyle w:val="afd"/>
            <w:rPrChange w:id="532" w:author="A5206572" w:date="2019-05-10T23:13:00Z">
              <w:rPr>
                <w:rStyle w:val="afd"/>
                <w:noProof/>
              </w:rPr>
            </w:rPrChange>
          </w:rPr>
          <w:instrText xml:space="preserve"> </w:instrText>
        </w:r>
        <w:r w:rsidRPr="002E492C">
          <w:rPr>
            <w:rStyle w:val="afd"/>
            <w:rPrChange w:id="533" w:author="A5206572" w:date="2019-05-10T23:13:00Z">
              <w:rPr>
                <w:rStyle w:val="afd"/>
                <w:noProof/>
              </w:rPr>
            </w:rPrChange>
          </w:rPr>
          <w:fldChar w:fldCharType="separate"/>
        </w:r>
        <w:r w:rsidRPr="002E492C">
          <w:rPr>
            <w:rStyle w:val="afd"/>
            <w:rFonts w:hint="eastAsia"/>
            <w:rPrChange w:id="534" w:author="A5206572" w:date="2019-05-10T23:13:00Z">
              <w:rPr>
                <w:rStyle w:val="afd"/>
                <w:rFonts w:hint="eastAsia"/>
                <w:noProof/>
              </w:rPr>
            </w:rPrChange>
          </w:rPr>
          <w:t>圖</w:t>
        </w:r>
        <w:r w:rsidRPr="002E492C">
          <w:rPr>
            <w:rStyle w:val="afd"/>
            <w:rPrChange w:id="535" w:author="A5206572" w:date="2019-05-10T23:13:00Z">
              <w:rPr>
                <w:rStyle w:val="afd"/>
                <w:noProof/>
              </w:rPr>
            </w:rPrChange>
          </w:rPr>
          <w:t xml:space="preserve">3.2 </w:t>
        </w:r>
      </w:ins>
      <w:ins w:id="536" w:author="A5206572" w:date="2019-05-10T23:15:00Z">
        <w:r w:rsidR="00E55F04">
          <w:rPr>
            <w:rStyle w:val="afd"/>
          </w:rPr>
          <w:t xml:space="preserve"> </w:t>
        </w:r>
      </w:ins>
      <w:ins w:id="537" w:author="A5206572" w:date="2019-05-10T23:10:00Z">
        <w:r w:rsidRPr="002E492C">
          <w:rPr>
            <w:rStyle w:val="afd"/>
            <w:rPrChange w:id="538" w:author="A5206572" w:date="2019-05-10T23:13:00Z">
              <w:rPr>
                <w:rStyle w:val="afd"/>
                <w:noProof/>
              </w:rPr>
            </w:rPrChange>
          </w:rPr>
          <w:t xml:space="preserve">HTML5+ </w:t>
        </w:r>
        <w:r w:rsidRPr="002E492C">
          <w:rPr>
            <w:rStyle w:val="afd"/>
            <w:rFonts w:hint="eastAsia"/>
            <w:rPrChange w:id="539" w:author="A5206572" w:date="2019-05-10T23:13:00Z">
              <w:rPr>
                <w:rStyle w:val="afd"/>
                <w:rFonts w:hint="eastAsia"/>
                <w:noProof/>
              </w:rPr>
            </w:rPrChange>
          </w:rPr>
          <w:t>架構圖</w:t>
        </w:r>
        <w:r w:rsidRPr="002E492C">
          <w:rPr>
            <w:webHidden/>
            <w:rPrChange w:id="540" w:author="A5206572" w:date="2019-05-10T23:13:00Z">
              <w:rPr>
                <w:noProof/>
                <w:webHidden/>
              </w:rPr>
            </w:rPrChange>
          </w:rPr>
          <w:tab/>
        </w:r>
        <w:r w:rsidRPr="002E492C">
          <w:rPr>
            <w:webHidden/>
            <w:rPrChange w:id="541" w:author="A5206572" w:date="2019-05-10T23:13:00Z">
              <w:rPr>
                <w:noProof/>
                <w:webHidden/>
              </w:rPr>
            </w:rPrChange>
          </w:rPr>
          <w:fldChar w:fldCharType="begin"/>
        </w:r>
        <w:r w:rsidRPr="002E492C">
          <w:rPr>
            <w:webHidden/>
            <w:rPrChange w:id="542" w:author="A5206572" w:date="2019-05-10T23:13:00Z">
              <w:rPr>
                <w:noProof/>
                <w:webHidden/>
              </w:rPr>
            </w:rPrChange>
          </w:rPr>
          <w:instrText xml:space="preserve"> PAGEREF _Toc8422226 \h </w:instrText>
        </w:r>
      </w:ins>
      <w:r w:rsidRPr="002E492C">
        <w:rPr>
          <w:webHidden/>
          <w:rPrChange w:id="543" w:author="A5206572" w:date="2019-05-10T23:13:00Z">
            <w:rPr>
              <w:noProof/>
              <w:webHidden/>
            </w:rPr>
          </w:rPrChange>
        </w:rPr>
      </w:r>
      <w:r w:rsidRPr="002E492C">
        <w:rPr>
          <w:webHidden/>
          <w:rPrChange w:id="544" w:author="A5206572" w:date="2019-05-10T23:13:00Z">
            <w:rPr>
              <w:noProof/>
              <w:webHidden/>
            </w:rPr>
          </w:rPrChange>
        </w:rPr>
        <w:fldChar w:fldCharType="separate"/>
      </w:r>
      <w:ins w:id="545" w:author="A5206572" w:date="2019-05-11T16:30:00Z">
        <w:r w:rsidR="008453B0">
          <w:rPr>
            <w:webHidden/>
          </w:rPr>
          <w:t>10</w:t>
        </w:r>
      </w:ins>
      <w:del w:id="546" w:author="A5206572" w:date="2019-05-11T16:29:00Z">
        <w:r w:rsidR="00441B19" w:rsidDel="008453B0">
          <w:rPr>
            <w:webHidden/>
          </w:rPr>
          <w:delText>11</w:delText>
        </w:r>
      </w:del>
      <w:ins w:id="547" w:author="A5206572" w:date="2019-05-10T23:10:00Z">
        <w:r w:rsidRPr="002E492C">
          <w:rPr>
            <w:webHidden/>
            <w:rPrChange w:id="548" w:author="A5206572" w:date="2019-05-10T23:13:00Z">
              <w:rPr>
                <w:noProof/>
                <w:webHidden/>
              </w:rPr>
            </w:rPrChange>
          </w:rPr>
          <w:fldChar w:fldCharType="end"/>
        </w:r>
        <w:r w:rsidRPr="002E492C">
          <w:rPr>
            <w:rStyle w:val="afd"/>
            <w:rPrChange w:id="549" w:author="A5206572" w:date="2019-05-10T23:13:00Z">
              <w:rPr>
                <w:rStyle w:val="afd"/>
                <w:noProof/>
              </w:rPr>
            </w:rPrChange>
          </w:rPr>
          <w:fldChar w:fldCharType="end"/>
        </w:r>
      </w:ins>
    </w:p>
    <w:p w:rsidR="002E492C" w:rsidRPr="002E492C" w:rsidRDefault="002E492C" w:rsidP="00EC031C">
      <w:pPr>
        <w:pStyle w:val="afe"/>
        <w:rPr>
          <w:ins w:id="550" w:author="A5206572" w:date="2019-05-10T23:10:00Z"/>
          <w:rPrChange w:id="551" w:author="A5206572" w:date="2019-05-10T23:13:00Z">
            <w:rPr>
              <w:ins w:id="552" w:author="A5206572" w:date="2019-05-10T23:10:00Z"/>
              <w:noProof/>
            </w:rPr>
          </w:rPrChange>
        </w:rPr>
        <w:pPrChange w:id="553" w:author="A5206572" w:date="2019-05-11T16:29:00Z">
          <w:pPr>
            <w:pStyle w:val="aff6"/>
            <w:tabs>
              <w:tab w:val="right" w:leader="dot" w:pos="8302"/>
            </w:tabs>
            <w:ind w:left="1440" w:hanging="480"/>
          </w:pPr>
        </w:pPrChange>
      </w:pPr>
      <w:ins w:id="554" w:author="A5206572" w:date="2019-05-10T23:10:00Z">
        <w:r w:rsidRPr="002E492C">
          <w:rPr>
            <w:rStyle w:val="afd"/>
            <w:rPrChange w:id="555" w:author="A5206572" w:date="2019-05-10T23:13:00Z">
              <w:rPr>
                <w:rStyle w:val="afd"/>
                <w:noProof/>
              </w:rPr>
            </w:rPrChange>
          </w:rPr>
          <w:fldChar w:fldCharType="begin"/>
        </w:r>
        <w:r w:rsidRPr="002E492C">
          <w:rPr>
            <w:rStyle w:val="afd"/>
            <w:rPrChange w:id="556" w:author="A5206572" w:date="2019-05-10T23:13:00Z">
              <w:rPr>
                <w:rStyle w:val="afd"/>
                <w:noProof/>
              </w:rPr>
            </w:rPrChange>
          </w:rPr>
          <w:instrText xml:space="preserve"> </w:instrText>
        </w:r>
        <w:r w:rsidRPr="002E492C">
          <w:rPr>
            <w:rPrChange w:id="557" w:author="A5206572" w:date="2019-05-10T23:13:00Z">
              <w:rPr>
                <w:noProof/>
              </w:rPr>
            </w:rPrChange>
          </w:rPr>
          <w:instrText>HYPERLINK \l "_Toc8422227"</w:instrText>
        </w:r>
        <w:r w:rsidRPr="002E492C">
          <w:rPr>
            <w:rStyle w:val="afd"/>
            <w:rPrChange w:id="558" w:author="A5206572" w:date="2019-05-10T23:13:00Z">
              <w:rPr>
                <w:rStyle w:val="afd"/>
                <w:noProof/>
              </w:rPr>
            </w:rPrChange>
          </w:rPr>
          <w:instrText xml:space="preserve"> </w:instrText>
        </w:r>
        <w:r w:rsidRPr="002E492C">
          <w:rPr>
            <w:rStyle w:val="afd"/>
            <w:rPrChange w:id="559" w:author="A5206572" w:date="2019-05-10T23:13:00Z">
              <w:rPr>
                <w:rStyle w:val="afd"/>
                <w:noProof/>
              </w:rPr>
            </w:rPrChange>
          </w:rPr>
          <w:fldChar w:fldCharType="separate"/>
        </w:r>
        <w:r w:rsidRPr="002E492C">
          <w:rPr>
            <w:rStyle w:val="afd"/>
            <w:rFonts w:hint="eastAsia"/>
            <w:rPrChange w:id="560" w:author="A5206572" w:date="2019-05-10T23:13:00Z">
              <w:rPr>
                <w:rStyle w:val="afd"/>
                <w:rFonts w:hint="eastAsia"/>
                <w:noProof/>
              </w:rPr>
            </w:rPrChange>
          </w:rPr>
          <w:t>圖</w:t>
        </w:r>
        <w:r w:rsidRPr="002E492C">
          <w:rPr>
            <w:rStyle w:val="afd"/>
            <w:rPrChange w:id="561" w:author="A5206572" w:date="2019-05-10T23:13:00Z">
              <w:rPr>
                <w:rStyle w:val="afd"/>
                <w:noProof/>
              </w:rPr>
            </w:rPrChange>
          </w:rPr>
          <w:t xml:space="preserve">3.3 </w:t>
        </w:r>
      </w:ins>
      <w:ins w:id="562" w:author="A5206572" w:date="2019-05-10T23:15:00Z">
        <w:r w:rsidR="00E55F04">
          <w:rPr>
            <w:rStyle w:val="afd"/>
          </w:rPr>
          <w:t xml:space="preserve"> </w:t>
        </w:r>
      </w:ins>
      <w:ins w:id="563" w:author="A5206572" w:date="2019-05-10T23:10:00Z">
        <w:r w:rsidRPr="002E492C">
          <w:rPr>
            <w:rStyle w:val="afd"/>
            <w:rFonts w:hint="eastAsia"/>
            <w:rPrChange w:id="564" w:author="A5206572" w:date="2019-05-10T23:13:00Z">
              <w:rPr>
                <w:rStyle w:val="afd"/>
                <w:rFonts w:hint="eastAsia"/>
                <w:noProof/>
              </w:rPr>
            </w:rPrChange>
          </w:rPr>
          <w:t>相機</w:t>
        </w:r>
        <w:r w:rsidRPr="002E492C">
          <w:rPr>
            <w:rStyle w:val="afd"/>
            <w:rPrChange w:id="565" w:author="A5206572" w:date="2019-05-10T23:13:00Z">
              <w:rPr>
                <w:rStyle w:val="afd"/>
                <w:noProof/>
              </w:rPr>
            </w:rPrChange>
          </w:rPr>
          <w:t>API</w:t>
        </w:r>
        <w:r w:rsidRPr="002E492C">
          <w:rPr>
            <w:webHidden/>
            <w:rPrChange w:id="566" w:author="A5206572" w:date="2019-05-10T23:13:00Z">
              <w:rPr>
                <w:noProof/>
                <w:webHidden/>
              </w:rPr>
            </w:rPrChange>
          </w:rPr>
          <w:tab/>
        </w:r>
        <w:r w:rsidRPr="002E492C">
          <w:rPr>
            <w:webHidden/>
            <w:rPrChange w:id="567" w:author="A5206572" w:date="2019-05-10T23:13:00Z">
              <w:rPr>
                <w:noProof/>
                <w:webHidden/>
              </w:rPr>
            </w:rPrChange>
          </w:rPr>
          <w:fldChar w:fldCharType="begin"/>
        </w:r>
        <w:r w:rsidRPr="002E492C">
          <w:rPr>
            <w:webHidden/>
            <w:rPrChange w:id="568" w:author="A5206572" w:date="2019-05-10T23:13:00Z">
              <w:rPr>
                <w:noProof/>
                <w:webHidden/>
              </w:rPr>
            </w:rPrChange>
          </w:rPr>
          <w:instrText xml:space="preserve"> PAGEREF _Toc8422227 \h </w:instrText>
        </w:r>
      </w:ins>
      <w:r w:rsidRPr="002E492C">
        <w:rPr>
          <w:webHidden/>
          <w:rPrChange w:id="569" w:author="A5206572" w:date="2019-05-10T23:13:00Z">
            <w:rPr>
              <w:noProof/>
              <w:webHidden/>
            </w:rPr>
          </w:rPrChange>
        </w:rPr>
      </w:r>
      <w:r w:rsidRPr="002E492C">
        <w:rPr>
          <w:webHidden/>
          <w:rPrChange w:id="570" w:author="A5206572" w:date="2019-05-10T23:13:00Z">
            <w:rPr>
              <w:noProof/>
              <w:webHidden/>
            </w:rPr>
          </w:rPrChange>
        </w:rPr>
        <w:fldChar w:fldCharType="separate"/>
      </w:r>
      <w:ins w:id="571" w:author="A5206572" w:date="2019-05-11T16:30:00Z">
        <w:r w:rsidR="008453B0">
          <w:rPr>
            <w:webHidden/>
          </w:rPr>
          <w:t>11</w:t>
        </w:r>
      </w:ins>
      <w:del w:id="572" w:author="A5206572" w:date="2019-05-11T16:29:00Z">
        <w:r w:rsidR="00441B19" w:rsidDel="008453B0">
          <w:rPr>
            <w:webHidden/>
          </w:rPr>
          <w:delText>12</w:delText>
        </w:r>
      </w:del>
      <w:ins w:id="573" w:author="A5206572" w:date="2019-05-10T23:10:00Z">
        <w:r w:rsidRPr="002E492C">
          <w:rPr>
            <w:webHidden/>
            <w:rPrChange w:id="574" w:author="A5206572" w:date="2019-05-10T23:13:00Z">
              <w:rPr>
                <w:noProof/>
                <w:webHidden/>
              </w:rPr>
            </w:rPrChange>
          </w:rPr>
          <w:fldChar w:fldCharType="end"/>
        </w:r>
        <w:r w:rsidRPr="002E492C">
          <w:rPr>
            <w:rStyle w:val="afd"/>
            <w:rPrChange w:id="575" w:author="A5206572" w:date="2019-05-10T23:13:00Z">
              <w:rPr>
                <w:rStyle w:val="afd"/>
                <w:noProof/>
              </w:rPr>
            </w:rPrChange>
          </w:rPr>
          <w:fldChar w:fldCharType="end"/>
        </w:r>
      </w:ins>
    </w:p>
    <w:p w:rsidR="002E492C" w:rsidRPr="002E492C" w:rsidRDefault="002E492C" w:rsidP="00EC031C">
      <w:pPr>
        <w:pStyle w:val="afe"/>
        <w:rPr>
          <w:ins w:id="576" w:author="A5206572" w:date="2019-05-10T23:10:00Z"/>
          <w:rPrChange w:id="577" w:author="A5206572" w:date="2019-05-10T23:13:00Z">
            <w:rPr>
              <w:ins w:id="578" w:author="A5206572" w:date="2019-05-10T23:10:00Z"/>
              <w:noProof/>
            </w:rPr>
          </w:rPrChange>
        </w:rPr>
        <w:pPrChange w:id="579" w:author="A5206572" w:date="2019-05-11T16:29:00Z">
          <w:pPr>
            <w:pStyle w:val="aff6"/>
            <w:tabs>
              <w:tab w:val="right" w:leader="dot" w:pos="8302"/>
            </w:tabs>
            <w:ind w:left="1440" w:hanging="480"/>
          </w:pPr>
        </w:pPrChange>
      </w:pPr>
      <w:ins w:id="580" w:author="A5206572" w:date="2019-05-10T23:10:00Z">
        <w:r w:rsidRPr="002E492C">
          <w:rPr>
            <w:rStyle w:val="afd"/>
            <w:rPrChange w:id="581" w:author="A5206572" w:date="2019-05-10T23:13:00Z">
              <w:rPr>
                <w:rStyle w:val="afd"/>
                <w:noProof/>
              </w:rPr>
            </w:rPrChange>
          </w:rPr>
          <w:fldChar w:fldCharType="begin"/>
        </w:r>
        <w:r w:rsidRPr="002E492C">
          <w:rPr>
            <w:rStyle w:val="afd"/>
            <w:rPrChange w:id="582" w:author="A5206572" w:date="2019-05-10T23:13:00Z">
              <w:rPr>
                <w:rStyle w:val="afd"/>
                <w:noProof/>
              </w:rPr>
            </w:rPrChange>
          </w:rPr>
          <w:instrText xml:space="preserve"> </w:instrText>
        </w:r>
        <w:r w:rsidRPr="002E492C">
          <w:rPr>
            <w:rPrChange w:id="583" w:author="A5206572" w:date="2019-05-10T23:13:00Z">
              <w:rPr>
                <w:noProof/>
              </w:rPr>
            </w:rPrChange>
          </w:rPr>
          <w:instrText>HYPERLINK \l "_Toc8422228"</w:instrText>
        </w:r>
        <w:r w:rsidRPr="002E492C">
          <w:rPr>
            <w:rStyle w:val="afd"/>
            <w:rPrChange w:id="584" w:author="A5206572" w:date="2019-05-10T23:13:00Z">
              <w:rPr>
                <w:rStyle w:val="afd"/>
                <w:noProof/>
              </w:rPr>
            </w:rPrChange>
          </w:rPr>
          <w:instrText xml:space="preserve"> </w:instrText>
        </w:r>
        <w:r w:rsidRPr="002E492C">
          <w:rPr>
            <w:rStyle w:val="afd"/>
            <w:rPrChange w:id="585" w:author="A5206572" w:date="2019-05-10T23:13:00Z">
              <w:rPr>
                <w:rStyle w:val="afd"/>
                <w:noProof/>
              </w:rPr>
            </w:rPrChange>
          </w:rPr>
          <w:fldChar w:fldCharType="separate"/>
        </w:r>
        <w:r w:rsidRPr="002E492C">
          <w:rPr>
            <w:rStyle w:val="afd"/>
            <w:rFonts w:hint="eastAsia"/>
            <w:rPrChange w:id="586" w:author="A5206572" w:date="2019-05-10T23:13:00Z">
              <w:rPr>
                <w:rStyle w:val="afd"/>
                <w:rFonts w:hint="eastAsia"/>
                <w:noProof/>
              </w:rPr>
            </w:rPrChange>
          </w:rPr>
          <w:t>圖</w:t>
        </w:r>
        <w:r w:rsidRPr="002E492C">
          <w:rPr>
            <w:rStyle w:val="afd"/>
            <w:rPrChange w:id="587" w:author="A5206572" w:date="2019-05-10T23:13:00Z">
              <w:rPr>
                <w:rStyle w:val="afd"/>
                <w:noProof/>
              </w:rPr>
            </w:rPrChange>
          </w:rPr>
          <w:t>3.4</w:t>
        </w:r>
      </w:ins>
      <w:ins w:id="588" w:author="A5206572" w:date="2019-05-10T23:15:00Z">
        <w:r w:rsidR="00E55F04">
          <w:rPr>
            <w:rStyle w:val="afd"/>
          </w:rPr>
          <w:t xml:space="preserve"> </w:t>
        </w:r>
      </w:ins>
      <w:ins w:id="589" w:author="A5206572" w:date="2019-05-10T23:10:00Z">
        <w:r w:rsidRPr="002E492C">
          <w:rPr>
            <w:rStyle w:val="afd"/>
            <w:rPrChange w:id="590" w:author="A5206572" w:date="2019-05-10T23:13:00Z">
              <w:rPr>
                <w:rStyle w:val="afd"/>
                <w:noProof/>
              </w:rPr>
            </w:rPrChange>
          </w:rPr>
          <w:t xml:space="preserve"> I/O API</w:t>
        </w:r>
        <w:r w:rsidRPr="002E492C">
          <w:rPr>
            <w:webHidden/>
            <w:rPrChange w:id="591" w:author="A5206572" w:date="2019-05-10T23:13:00Z">
              <w:rPr>
                <w:noProof/>
                <w:webHidden/>
              </w:rPr>
            </w:rPrChange>
          </w:rPr>
          <w:tab/>
        </w:r>
        <w:r w:rsidRPr="002E492C">
          <w:rPr>
            <w:webHidden/>
            <w:rPrChange w:id="592" w:author="A5206572" w:date="2019-05-10T23:13:00Z">
              <w:rPr>
                <w:noProof/>
                <w:webHidden/>
              </w:rPr>
            </w:rPrChange>
          </w:rPr>
          <w:fldChar w:fldCharType="begin"/>
        </w:r>
        <w:r w:rsidRPr="002E492C">
          <w:rPr>
            <w:webHidden/>
            <w:rPrChange w:id="593" w:author="A5206572" w:date="2019-05-10T23:13:00Z">
              <w:rPr>
                <w:noProof/>
                <w:webHidden/>
              </w:rPr>
            </w:rPrChange>
          </w:rPr>
          <w:instrText xml:space="preserve"> PAGEREF _Toc8422228 \h </w:instrText>
        </w:r>
      </w:ins>
      <w:r w:rsidRPr="002E492C">
        <w:rPr>
          <w:webHidden/>
          <w:rPrChange w:id="594" w:author="A5206572" w:date="2019-05-10T23:13:00Z">
            <w:rPr>
              <w:noProof/>
              <w:webHidden/>
            </w:rPr>
          </w:rPrChange>
        </w:rPr>
      </w:r>
      <w:r w:rsidRPr="002E492C">
        <w:rPr>
          <w:webHidden/>
          <w:rPrChange w:id="595" w:author="A5206572" w:date="2019-05-10T23:13:00Z">
            <w:rPr>
              <w:noProof/>
              <w:webHidden/>
            </w:rPr>
          </w:rPrChange>
        </w:rPr>
        <w:fldChar w:fldCharType="separate"/>
      </w:r>
      <w:ins w:id="596" w:author="A5206572" w:date="2019-05-11T16:30:00Z">
        <w:r w:rsidR="008453B0">
          <w:rPr>
            <w:webHidden/>
          </w:rPr>
          <w:t>12</w:t>
        </w:r>
      </w:ins>
      <w:del w:id="597" w:author="A5206572" w:date="2019-05-11T16:29:00Z">
        <w:r w:rsidR="00441B19" w:rsidDel="008453B0">
          <w:rPr>
            <w:webHidden/>
          </w:rPr>
          <w:delText>13</w:delText>
        </w:r>
      </w:del>
      <w:ins w:id="598" w:author="A5206572" w:date="2019-05-10T23:10:00Z">
        <w:r w:rsidRPr="002E492C">
          <w:rPr>
            <w:webHidden/>
            <w:rPrChange w:id="599" w:author="A5206572" w:date="2019-05-10T23:13:00Z">
              <w:rPr>
                <w:noProof/>
                <w:webHidden/>
              </w:rPr>
            </w:rPrChange>
          </w:rPr>
          <w:fldChar w:fldCharType="end"/>
        </w:r>
        <w:r w:rsidRPr="002E492C">
          <w:rPr>
            <w:rStyle w:val="afd"/>
            <w:rPrChange w:id="600" w:author="A5206572" w:date="2019-05-10T23:13:00Z">
              <w:rPr>
                <w:rStyle w:val="afd"/>
                <w:noProof/>
              </w:rPr>
            </w:rPrChange>
          </w:rPr>
          <w:fldChar w:fldCharType="end"/>
        </w:r>
      </w:ins>
    </w:p>
    <w:p w:rsidR="002E492C" w:rsidRPr="002E492C" w:rsidRDefault="002E492C" w:rsidP="00EC031C">
      <w:pPr>
        <w:pStyle w:val="afe"/>
        <w:rPr>
          <w:ins w:id="601" w:author="A5206572" w:date="2019-05-10T23:10:00Z"/>
          <w:rPrChange w:id="602" w:author="A5206572" w:date="2019-05-10T23:13:00Z">
            <w:rPr>
              <w:ins w:id="603" w:author="A5206572" w:date="2019-05-10T23:10:00Z"/>
              <w:noProof/>
            </w:rPr>
          </w:rPrChange>
        </w:rPr>
        <w:pPrChange w:id="604" w:author="A5206572" w:date="2019-05-11T16:29:00Z">
          <w:pPr>
            <w:pStyle w:val="aff6"/>
            <w:tabs>
              <w:tab w:val="right" w:leader="dot" w:pos="8302"/>
            </w:tabs>
            <w:ind w:left="1440" w:hanging="480"/>
          </w:pPr>
        </w:pPrChange>
      </w:pPr>
      <w:ins w:id="605" w:author="A5206572" w:date="2019-05-10T23:10:00Z">
        <w:r w:rsidRPr="002E492C">
          <w:rPr>
            <w:rStyle w:val="afd"/>
            <w:rPrChange w:id="606" w:author="A5206572" w:date="2019-05-10T23:13:00Z">
              <w:rPr>
                <w:rStyle w:val="afd"/>
                <w:noProof/>
              </w:rPr>
            </w:rPrChange>
          </w:rPr>
          <w:fldChar w:fldCharType="begin"/>
        </w:r>
        <w:r w:rsidRPr="002E492C">
          <w:rPr>
            <w:rStyle w:val="afd"/>
            <w:rPrChange w:id="607" w:author="A5206572" w:date="2019-05-10T23:13:00Z">
              <w:rPr>
                <w:rStyle w:val="afd"/>
                <w:noProof/>
              </w:rPr>
            </w:rPrChange>
          </w:rPr>
          <w:instrText xml:space="preserve"> </w:instrText>
        </w:r>
        <w:r w:rsidRPr="002E492C">
          <w:rPr>
            <w:rPrChange w:id="608" w:author="A5206572" w:date="2019-05-10T23:13:00Z">
              <w:rPr>
                <w:noProof/>
              </w:rPr>
            </w:rPrChange>
          </w:rPr>
          <w:instrText>HYPERLINK \l "_Toc8422229"</w:instrText>
        </w:r>
        <w:r w:rsidRPr="002E492C">
          <w:rPr>
            <w:rStyle w:val="afd"/>
            <w:rPrChange w:id="609" w:author="A5206572" w:date="2019-05-10T23:13:00Z">
              <w:rPr>
                <w:rStyle w:val="afd"/>
                <w:noProof/>
              </w:rPr>
            </w:rPrChange>
          </w:rPr>
          <w:instrText xml:space="preserve"> </w:instrText>
        </w:r>
        <w:r w:rsidRPr="002E492C">
          <w:rPr>
            <w:rStyle w:val="afd"/>
            <w:rPrChange w:id="610" w:author="A5206572" w:date="2019-05-10T23:13:00Z">
              <w:rPr>
                <w:rStyle w:val="afd"/>
                <w:noProof/>
              </w:rPr>
            </w:rPrChange>
          </w:rPr>
          <w:fldChar w:fldCharType="separate"/>
        </w:r>
        <w:r w:rsidRPr="002E492C">
          <w:rPr>
            <w:rStyle w:val="afd"/>
            <w:rFonts w:hint="eastAsia"/>
            <w:rPrChange w:id="611" w:author="A5206572" w:date="2019-05-10T23:13:00Z">
              <w:rPr>
                <w:rStyle w:val="afd"/>
                <w:rFonts w:hint="eastAsia"/>
                <w:noProof/>
              </w:rPr>
            </w:rPrChange>
          </w:rPr>
          <w:t>圖</w:t>
        </w:r>
        <w:r w:rsidRPr="002E492C">
          <w:rPr>
            <w:rStyle w:val="afd"/>
            <w:rPrChange w:id="612" w:author="A5206572" w:date="2019-05-10T23:13:00Z">
              <w:rPr>
                <w:rStyle w:val="afd"/>
                <w:noProof/>
              </w:rPr>
            </w:rPrChange>
          </w:rPr>
          <w:t xml:space="preserve">3.5 </w:t>
        </w:r>
      </w:ins>
      <w:ins w:id="613" w:author="A5206572" w:date="2019-05-10T23:15:00Z">
        <w:r w:rsidR="00E55F04">
          <w:rPr>
            <w:rStyle w:val="afd"/>
          </w:rPr>
          <w:t xml:space="preserve"> </w:t>
        </w:r>
      </w:ins>
      <w:ins w:id="614" w:author="A5206572" w:date="2019-05-10T23:10:00Z">
        <w:r w:rsidRPr="002E492C">
          <w:rPr>
            <w:rStyle w:val="afd"/>
            <w:rFonts w:hint="eastAsia"/>
            <w:rPrChange w:id="615" w:author="A5206572" w:date="2019-05-10T23:13:00Z">
              <w:rPr>
                <w:rStyle w:val="afd"/>
                <w:rFonts w:hint="eastAsia"/>
                <w:noProof/>
              </w:rPr>
            </w:rPrChange>
          </w:rPr>
          <w:t>圖片編輯</w:t>
        </w:r>
        <w:r w:rsidRPr="002E492C">
          <w:rPr>
            <w:rStyle w:val="afd"/>
            <w:rPrChange w:id="616" w:author="A5206572" w:date="2019-05-10T23:13:00Z">
              <w:rPr>
                <w:rStyle w:val="afd"/>
                <w:noProof/>
              </w:rPr>
            </w:rPrChange>
          </w:rPr>
          <w:t>API</w:t>
        </w:r>
        <w:r w:rsidRPr="002E492C">
          <w:rPr>
            <w:webHidden/>
            <w:rPrChange w:id="617" w:author="A5206572" w:date="2019-05-10T23:13:00Z">
              <w:rPr>
                <w:noProof/>
                <w:webHidden/>
              </w:rPr>
            </w:rPrChange>
          </w:rPr>
          <w:tab/>
        </w:r>
        <w:r w:rsidRPr="002E492C">
          <w:rPr>
            <w:webHidden/>
            <w:rPrChange w:id="618" w:author="A5206572" w:date="2019-05-10T23:13:00Z">
              <w:rPr>
                <w:noProof/>
                <w:webHidden/>
              </w:rPr>
            </w:rPrChange>
          </w:rPr>
          <w:fldChar w:fldCharType="begin"/>
        </w:r>
        <w:r w:rsidRPr="002E492C">
          <w:rPr>
            <w:webHidden/>
            <w:rPrChange w:id="619" w:author="A5206572" w:date="2019-05-10T23:13:00Z">
              <w:rPr>
                <w:noProof/>
                <w:webHidden/>
              </w:rPr>
            </w:rPrChange>
          </w:rPr>
          <w:instrText xml:space="preserve"> PAGEREF _Toc8422229 \h </w:instrText>
        </w:r>
      </w:ins>
      <w:r w:rsidRPr="002E492C">
        <w:rPr>
          <w:webHidden/>
          <w:rPrChange w:id="620" w:author="A5206572" w:date="2019-05-10T23:13:00Z">
            <w:rPr>
              <w:noProof/>
              <w:webHidden/>
            </w:rPr>
          </w:rPrChange>
        </w:rPr>
      </w:r>
      <w:r w:rsidRPr="002E492C">
        <w:rPr>
          <w:webHidden/>
          <w:rPrChange w:id="621" w:author="A5206572" w:date="2019-05-10T23:13:00Z">
            <w:rPr>
              <w:noProof/>
              <w:webHidden/>
            </w:rPr>
          </w:rPrChange>
        </w:rPr>
        <w:fldChar w:fldCharType="separate"/>
      </w:r>
      <w:ins w:id="622" w:author="A5206572" w:date="2019-05-11T16:30:00Z">
        <w:r w:rsidR="008453B0">
          <w:rPr>
            <w:webHidden/>
          </w:rPr>
          <w:t>12</w:t>
        </w:r>
      </w:ins>
      <w:del w:id="623" w:author="A5206572" w:date="2019-05-11T16:29:00Z">
        <w:r w:rsidR="00441B19" w:rsidDel="008453B0">
          <w:rPr>
            <w:webHidden/>
          </w:rPr>
          <w:delText>14</w:delText>
        </w:r>
      </w:del>
      <w:ins w:id="624" w:author="A5206572" w:date="2019-05-10T23:10:00Z">
        <w:r w:rsidRPr="002E492C">
          <w:rPr>
            <w:webHidden/>
            <w:rPrChange w:id="625" w:author="A5206572" w:date="2019-05-10T23:13:00Z">
              <w:rPr>
                <w:noProof/>
                <w:webHidden/>
              </w:rPr>
            </w:rPrChange>
          </w:rPr>
          <w:fldChar w:fldCharType="end"/>
        </w:r>
        <w:r w:rsidRPr="002E492C">
          <w:rPr>
            <w:rStyle w:val="afd"/>
            <w:rPrChange w:id="626" w:author="A5206572" w:date="2019-05-10T23:13:00Z">
              <w:rPr>
                <w:rStyle w:val="afd"/>
                <w:noProof/>
              </w:rPr>
            </w:rPrChange>
          </w:rPr>
          <w:fldChar w:fldCharType="end"/>
        </w:r>
      </w:ins>
    </w:p>
    <w:p w:rsidR="002E492C" w:rsidRPr="002E492C" w:rsidRDefault="002E492C" w:rsidP="00EC031C">
      <w:pPr>
        <w:pStyle w:val="afe"/>
        <w:rPr>
          <w:ins w:id="627" w:author="A5206572" w:date="2019-05-10T23:10:00Z"/>
          <w:rPrChange w:id="628" w:author="A5206572" w:date="2019-05-10T23:13:00Z">
            <w:rPr>
              <w:ins w:id="629" w:author="A5206572" w:date="2019-05-10T23:10:00Z"/>
              <w:noProof/>
            </w:rPr>
          </w:rPrChange>
        </w:rPr>
        <w:pPrChange w:id="630" w:author="A5206572" w:date="2019-05-11T16:29:00Z">
          <w:pPr>
            <w:pStyle w:val="aff6"/>
            <w:tabs>
              <w:tab w:val="right" w:leader="dot" w:pos="8302"/>
            </w:tabs>
            <w:ind w:left="1440" w:hanging="480"/>
          </w:pPr>
        </w:pPrChange>
      </w:pPr>
      <w:ins w:id="631" w:author="A5206572" w:date="2019-05-10T23:10:00Z">
        <w:r w:rsidRPr="002E492C">
          <w:rPr>
            <w:rStyle w:val="afd"/>
            <w:rPrChange w:id="632" w:author="A5206572" w:date="2019-05-10T23:13:00Z">
              <w:rPr>
                <w:rStyle w:val="afd"/>
                <w:noProof/>
              </w:rPr>
            </w:rPrChange>
          </w:rPr>
          <w:fldChar w:fldCharType="begin"/>
        </w:r>
        <w:r w:rsidRPr="002E492C">
          <w:rPr>
            <w:rStyle w:val="afd"/>
            <w:rPrChange w:id="633" w:author="A5206572" w:date="2019-05-10T23:13:00Z">
              <w:rPr>
                <w:rStyle w:val="afd"/>
                <w:noProof/>
              </w:rPr>
            </w:rPrChange>
          </w:rPr>
          <w:instrText xml:space="preserve"> </w:instrText>
        </w:r>
        <w:r w:rsidRPr="002E492C">
          <w:rPr>
            <w:rPrChange w:id="634" w:author="A5206572" w:date="2019-05-10T23:13:00Z">
              <w:rPr>
                <w:noProof/>
              </w:rPr>
            </w:rPrChange>
          </w:rPr>
          <w:instrText>HYPERLINK \l "_Toc8422230"</w:instrText>
        </w:r>
        <w:r w:rsidRPr="002E492C">
          <w:rPr>
            <w:rStyle w:val="afd"/>
            <w:rPrChange w:id="635" w:author="A5206572" w:date="2019-05-10T23:13:00Z">
              <w:rPr>
                <w:rStyle w:val="afd"/>
                <w:noProof/>
              </w:rPr>
            </w:rPrChange>
          </w:rPr>
          <w:instrText xml:space="preserve"> </w:instrText>
        </w:r>
        <w:r w:rsidRPr="002E492C">
          <w:rPr>
            <w:rStyle w:val="afd"/>
            <w:rPrChange w:id="636" w:author="A5206572" w:date="2019-05-10T23:13:00Z">
              <w:rPr>
                <w:rStyle w:val="afd"/>
                <w:noProof/>
              </w:rPr>
            </w:rPrChange>
          </w:rPr>
          <w:fldChar w:fldCharType="separate"/>
        </w:r>
        <w:r w:rsidRPr="002E492C">
          <w:rPr>
            <w:rStyle w:val="afd"/>
            <w:rFonts w:hint="eastAsia"/>
            <w:rPrChange w:id="637" w:author="A5206572" w:date="2019-05-10T23:13:00Z">
              <w:rPr>
                <w:rStyle w:val="afd"/>
                <w:rFonts w:hint="eastAsia"/>
                <w:noProof/>
              </w:rPr>
            </w:rPrChange>
          </w:rPr>
          <w:t>圖</w:t>
        </w:r>
        <w:r w:rsidRPr="002E492C">
          <w:rPr>
            <w:rStyle w:val="afd"/>
            <w:rPrChange w:id="638" w:author="A5206572" w:date="2019-05-10T23:13:00Z">
              <w:rPr>
                <w:rStyle w:val="afd"/>
                <w:noProof/>
              </w:rPr>
            </w:rPrChange>
          </w:rPr>
          <w:t xml:space="preserve">3.6 </w:t>
        </w:r>
      </w:ins>
      <w:ins w:id="639" w:author="A5206572" w:date="2019-05-10T23:15:00Z">
        <w:r w:rsidR="00E55F04">
          <w:rPr>
            <w:rStyle w:val="afd"/>
          </w:rPr>
          <w:t xml:space="preserve"> </w:t>
        </w:r>
      </w:ins>
      <w:ins w:id="640" w:author="A5206572" w:date="2019-05-10T23:10:00Z">
        <w:r w:rsidRPr="002E492C">
          <w:rPr>
            <w:rStyle w:val="afd"/>
            <w:rPrChange w:id="641" w:author="A5206572" w:date="2019-05-10T23:13:00Z">
              <w:rPr>
                <w:rStyle w:val="afd"/>
                <w:noProof/>
              </w:rPr>
            </w:rPrChange>
          </w:rPr>
          <w:t>Onsen UI</w:t>
        </w:r>
        <w:r w:rsidRPr="002E492C">
          <w:rPr>
            <w:rStyle w:val="afd"/>
            <w:rFonts w:hint="eastAsia"/>
            <w:rPrChange w:id="642" w:author="A5206572" w:date="2019-05-10T23:13:00Z">
              <w:rPr>
                <w:rStyle w:val="afd"/>
                <w:rFonts w:hint="eastAsia"/>
                <w:noProof/>
              </w:rPr>
            </w:rPrChange>
          </w:rPr>
          <w:t>的各種設計</w:t>
        </w:r>
        <w:r w:rsidRPr="002E492C">
          <w:rPr>
            <w:webHidden/>
            <w:rPrChange w:id="643" w:author="A5206572" w:date="2019-05-10T23:13:00Z">
              <w:rPr>
                <w:noProof/>
                <w:webHidden/>
              </w:rPr>
            </w:rPrChange>
          </w:rPr>
          <w:tab/>
        </w:r>
        <w:r w:rsidRPr="002E492C">
          <w:rPr>
            <w:webHidden/>
            <w:rPrChange w:id="644" w:author="A5206572" w:date="2019-05-10T23:13:00Z">
              <w:rPr>
                <w:noProof/>
                <w:webHidden/>
              </w:rPr>
            </w:rPrChange>
          </w:rPr>
          <w:fldChar w:fldCharType="begin"/>
        </w:r>
        <w:r w:rsidRPr="002E492C">
          <w:rPr>
            <w:webHidden/>
            <w:rPrChange w:id="645" w:author="A5206572" w:date="2019-05-10T23:13:00Z">
              <w:rPr>
                <w:noProof/>
                <w:webHidden/>
              </w:rPr>
            </w:rPrChange>
          </w:rPr>
          <w:instrText xml:space="preserve"> PAGEREF _Toc8422230 \h </w:instrText>
        </w:r>
      </w:ins>
      <w:r w:rsidRPr="002E492C">
        <w:rPr>
          <w:webHidden/>
          <w:rPrChange w:id="646" w:author="A5206572" w:date="2019-05-10T23:13:00Z">
            <w:rPr>
              <w:noProof/>
              <w:webHidden/>
            </w:rPr>
          </w:rPrChange>
        </w:rPr>
      </w:r>
      <w:r w:rsidRPr="002E492C">
        <w:rPr>
          <w:webHidden/>
          <w:rPrChange w:id="647" w:author="A5206572" w:date="2019-05-10T23:13:00Z">
            <w:rPr>
              <w:noProof/>
              <w:webHidden/>
            </w:rPr>
          </w:rPrChange>
        </w:rPr>
        <w:fldChar w:fldCharType="separate"/>
      </w:r>
      <w:ins w:id="648" w:author="A5206572" w:date="2019-05-11T16:30:00Z">
        <w:r w:rsidR="008453B0">
          <w:rPr>
            <w:webHidden/>
          </w:rPr>
          <w:t>15</w:t>
        </w:r>
      </w:ins>
      <w:del w:id="649" w:author="A5206572" w:date="2019-05-11T16:29:00Z">
        <w:r w:rsidR="00441B19" w:rsidDel="008453B0">
          <w:rPr>
            <w:webHidden/>
          </w:rPr>
          <w:delText>17</w:delText>
        </w:r>
      </w:del>
      <w:ins w:id="650" w:author="A5206572" w:date="2019-05-10T23:10:00Z">
        <w:r w:rsidRPr="002E492C">
          <w:rPr>
            <w:webHidden/>
            <w:rPrChange w:id="651" w:author="A5206572" w:date="2019-05-10T23:13:00Z">
              <w:rPr>
                <w:noProof/>
                <w:webHidden/>
              </w:rPr>
            </w:rPrChange>
          </w:rPr>
          <w:fldChar w:fldCharType="end"/>
        </w:r>
        <w:r w:rsidRPr="002E492C">
          <w:rPr>
            <w:rStyle w:val="afd"/>
            <w:rPrChange w:id="652" w:author="A5206572" w:date="2019-05-10T23:13:00Z">
              <w:rPr>
                <w:rStyle w:val="afd"/>
                <w:noProof/>
              </w:rPr>
            </w:rPrChange>
          </w:rPr>
          <w:fldChar w:fldCharType="end"/>
        </w:r>
      </w:ins>
    </w:p>
    <w:p w:rsidR="002E492C" w:rsidRPr="002E492C" w:rsidRDefault="002E492C" w:rsidP="00EC031C">
      <w:pPr>
        <w:pStyle w:val="afe"/>
        <w:rPr>
          <w:ins w:id="653" w:author="A5206572" w:date="2019-05-10T23:10:00Z"/>
          <w:rPrChange w:id="654" w:author="A5206572" w:date="2019-05-10T23:13:00Z">
            <w:rPr>
              <w:ins w:id="655" w:author="A5206572" w:date="2019-05-10T23:10:00Z"/>
              <w:noProof/>
            </w:rPr>
          </w:rPrChange>
        </w:rPr>
        <w:pPrChange w:id="656" w:author="A5206572" w:date="2019-05-11T16:29:00Z">
          <w:pPr>
            <w:pStyle w:val="aff6"/>
            <w:tabs>
              <w:tab w:val="right" w:leader="dot" w:pos="8302"/>
            </w:tabs>
            <w:ind w:left="1440" w:hanging="480"/>
          </w:pPr>
        </w:pPrChange>
      </w:pPr>
      <w:ins w:id="657" w:author="A5206572" w:date="2019-05-10T23:10:00Z">
        <w:r w:rsidRPr="002E492C">
          <w:rPr>
            <w:rStyle w:val="afd"/>
            <w:rPrChange w:id="658" w:author="A5206572" w:date="2019-05-10T23:13:00Z">
              <w:rPr>
                <w:rStyle w:val="afd"/>
                <w:noProof/>
              </w:rPr>
            </w:rPrChange>
          </w:rPr>
          <w:fldChar w:fldCharType="begin"/>
        </w:r>
        <w:r w:rsidRPr="002E492C">
          <w:rPr>
            <w:rStyle w:val="afd"/>
            <w:rPrChange w:id="659" w:author="A5206572" w:date="2019-05-10T23:13:00Z">
              <w:rPr>
                <w:rStyle w:val="afd"/>
                <w:noProof/>
              </w:rPr>
            </w:rPrChange>
          </w:rPr>
          <w:instrText xml:space="preserve"> </w:instrText>
        </w:r>
        <w:r w:rsidRPr="002E492C">
          <w:rPr>
            <w:rPrChange w:id="660" w:author="A5206572" w:date="2019-05-10T23:13:00Z">
              <w:rPr>
                <w:noProof/>
              </w:rPr>
            </w:rPrChange>
          </w:rPr>
          <w:instrText>HYPERLINK \l "_Toc8422231"</w:instrText>
        </w:r>
        <w:r w:rsidRPr="002E492C">
          <w:rPr>
            <w:rStyle w:val="afd"/>
            <w:rPrChange w:id="661" w:author="A5206572" w:date="2019-05-10T23:13:00Z">
              <w:rPr>
                <w:rStyle w:val="afd"/>
                <w:noProof/>
              </w:rPr>
            </w:rPrChange>
          </w:rPr>
          <w:instrText xml:space="preserve"> </w:instrText>
        </w:r>
        <w:r w:rsidRPr="002E492C">
          <w:rPr>
            <w:rStyle w:val="afd"/>
            <w:rPrChange w:id="662" w:author="A5206572" w:date="2019-05-10T23:13:00Z">
              <w:rPr>
                <w:rStyle w:val="afd"/>
                <w:noProof/>
              </w:rPr>
            </w:rPrChange>
          </w:rPr>
          <w:fldChar w:fldCharType="separate"/>
        </w:r>
        <w:r w:rsidRPr="002E492C">
          <w:rPr>
            <w:rStyle w:val="afd"/>
            <w:rFonts w:hint="eastAsia"/>
            <w:rPrChange w:id="663" w:author="A5206572" w:date="2019-05-10T23:13:00Z">
              <w:rPr>
                <w:rStyle w:val="afd"/>
                <w:rFonts w:hint="eastAsia"/>
                <w:noProof/>
              </w:rPr>
            </w:rPrChange>
          </w:rPr>
          <w:t>圖</w:t>
        </w:r>
        <w:r w:rsidRPr="002E492C">
          <w:rPr>
            <w:rStyle w:val="afd"/>
            <w:rPrChange w:id="664" w:author="A5206572" w:date="2019-05-10T23:13:00Z">
              <w:rPr>
                <w:rStyle w:val="afd"/>
                <w:noProof/>
              </w:rPr>
            </w:rPrChange>
          </w:rPr>
          <w:t xml:space="preserve">3.7 </w:t>
        </w:r>
      </w:ins>
      <w:ins w:id="665" w:author="A5206572" w:date="2019-05-10T23:15:00Z">
        <w:r w:rsidR="00E55F04">
          <w:rPr>
            <w:rStyle w:val="afd"/>
          </w:rPr>
          <w:t xml:space="preserve"> </w:t>
        </w:r>
      </w:ins>
      <w:ins w:id="666" w:author="A5206572" w:date="2019-05-10T23:10:00Z">
        <w:r w:rsidRPr="002E492C">
          <w:rPr>
            <w:rStyle w:val="afd"/>
            <w:rPrChange w:id="667" w:author="A5206572" w:date="2019-05-10T23:13:00Z">
              <w:rPr>
                <w:rStyle w:val="afd"/>
                <w:noProof/>
              </w:rPr>
            </w:rPrChange>
          </w:rPr>
          <w:t>Onsen UI</w:t>
        </w:r>
        <w:r w:rsidRPr="002E492C">
          <w:rPr>
            <w:rStyle w:val="afd"/>
            <w:rFonts w:hint="eastAsia"/>
            <w:rPrChange w:id="668" w:author="A5206572" w:date="2019-05-10T23:13:00Z">
              <w:rPr>
                <w:rStyle w:val="afd"/>
                <w:rFonts w:hint="eastAsia"/>
                <w:noProof/>
              </w:rPr>
            </w:rPrChange>
          </w:rPr>
          <w:t>的必要套件引入連結</w:t>
        </w:r>
        <w:r w:rsidRPr="002E492C">
          <w:rPr>
            <w:webHidden/>
            <w:rPrChange w:id="669" w:author="A5206572" w:date="2019-05-10T23:13:00Z">
              <w:rPr>
                <w:noProof/>
                <w:webHidden/>
              </w:rPr>
            </w:rPrChange>
          </w:rPr>
          <w:tab/>
        </w:r>
        <w:r w:rsidRPr="002E492C">
          <w:rPr>
            <w:webHidden/>
            <w:rPrChange w:id="670" w:author="A5206572" w:date="2019-05-10T23:13:00Z">
              <w:rPr>
                <w:noProof/>
                <w:webHidden/>
              </w:rPr>
            </w:rPrChange>
          </w:rPr>
          <w:fldChar w:fldCharType="begin"/>
        </w:r>
        <w:r w:rsidRPr="002E492C">
          <w:rPr>
            <w:webHidden/>
            <w:rPrChange w:id="671" w:author="A5206572" w:date="2019-05-10T23:13:00Z">
              <w:rPr>
                <w:noProof/>
                <w:webHidden/>
              </w:rPr>
            </w:rPrChange>
          </w:rPr>
          <w:instrText xml:space="preserve"> PAGEREF _Toc8422231 \h </w:instrText>
        </w:r>
      </w:ins>
      <w:r w:rsidRPr="002E492C">
        <w:rPr>
          <w:webHidden/>
          <w:rPrChange w:id="672" w:author="A5206572" w:date="2019-05-10T23:13:00Z">
            <w:rPr>
              <w:noProof/>
              <w:webHidden/>
            </w:rPr>
          </w:rPrChange>
        </w:rPr>
      </w:r>
      <w:r w:rsidRPr="002E492C">
        <w:rPr>
          <w:webHidden/>
          <w:rPrChange w:id="673" w:author="A5206572" w:date="2019-05-10T23:13:00Z">
            <w:rPr>
              <w:noProof/>
              <w:webHidden/>
            </w:rPr>
          </w:rPrChange>
        </w:rPr>
        <w:fldChar w:fldCharType="separate"/>
      </w:r>
      <w:ins w:id="674" w:author="A5206572" w:date="2019-05-11T16:30:00Z">
        <w:r w:rsidR="008453B0">
          <w:rPr>
            <w:webHidden/>
          </w:rPr>
          <w:t>16</w:t>
        </w:r>
      </w:ins>
      <w:del w:id="675" w:author="A5206572" w:date="2019-05-11T16:29:00Z">
        <w:r w:rsidR="00441B19" w:rsidDel="008453B0">
          <w:rPr>
            <w:webHidden/>
          </w:rPr>
          <w:delText>18</w:delText>
        </w:r>
      </w:del>
      <w:ins w:id="676" w:author="A5206572" w:date="2019-05-10T23:10:00Z">
        <w:r w:rsidRPr="002E492C">
          <w:rPr>
            <w:webHidden/>
            <w:rPrChange w:id="677" w:author="A5206572" w:date="2019-05-10T23:13:00Z">
              <w:rPr>
                <w:noProof/>
                <w:webHidden/>
              </w:rPr>
            </w:rPrChange>
          </w:rPr>
          <w:fldChar w:fldCharType="end"/>
        </w:r>
        <w:r w:rsidRPr="002E492C">
          <w:rPr>
            <w:rStyle w:val="afd"/>
            <w:rPrChange w:id="678" w:author="A5206572" w:date="2019-05-10T23:13:00Z">
              <w:rPr>
                <w:rStyle w:val="afd"/>
                <w:noProof/>
              </w:rPr>
            </w:rPrChange>
          </w:rPr>
          <w:fldChar w:fldCharType="end"/>
        </w:r>
      </w:ins>
    </w:p>
    <w:p w:rsidR="002E492C" w:rsidRPr="002E492C" w:rsidRDefault="002E492C" w:rsidP="00EC031C">
      <w:pPr>
        <w:pStyle w:val="afe"/>
        <w:rPr>
          <w:ins w:id="679" w:author="A5206572" w:date="2019-05-10T23:10:00Z"/>
          <w:rPrChange w:id="680" w:author="A5206572" w:date="2019-05-10T23:13:00Z">
            <w:rPr>
              <w:ins w:id="681" w:author="A5206572" w:date="2019-05-10T23:10:00Z"/>
              <w:noProof/>
            </w:rPr>
          </w:rPrChange>
        </w:rPr>
        <w:pPrChange w:id="682" w:author="A5206572" w:date="2019-05-11T16:29:00Z">
          <w:pPr>
            <w:pStyle w:val="aff6"/>
            <w:tabs>
              <w:tab w:val="right" w:leader="dot" w:pos="8302"/>
            </w:tabs>
            <w:ind w:left="1440" w:hanging="480"/>
          </w:pPr>
        </w:pPrChange>
      </w:pPr>
      <w:ins w:id="683" w:author="A5206572" w:date="2019-05-10T23:10:00Z">
        <w:r w:rsidRPr="002E492C">
          <w:rPr>
            <w:rStyle w:val="afd"/>
            <w:rPrChange w:id="684" w:author="A5206572" w:date="2019-05-10T23:13:00Z">
              <w:rPr>
                <w:rStyle w:val="afd"/>
                <w:noProof/>
              </w:rPr>
            </w:rPrChange>
          </w:rPr>
          <w:fldChar w:fldCharType="begin"/>
        </w:r>
        <w:r w:rsidRPr="002E492C">
          <w:rPr>
            <w:rStyle w:val="afd"/>
            <w:rPrChange w:id="685" w:author="A5206572" w:date="2019-05-10T23:13:00Z">
              <w:rPr>
                <w:rStyle w:val="afd"/>
                <w:noProof/>
              </w:rPr>
            </w:rPrChange>
          </w:rPr>
          <w:instrText xml:space="preserve"> </w:instrText>
        </w:r>
        <w:r w:rsidRPr="002E492C">
          <w:rPr>
            <w:rPrChange w:id="686" w:author="A5206572" w:date="2019-05-10T23:13:00Z">
              <w:rPr>
                <w:noProof/>
              </w:rPr>
            </w:rPrChange>
          </w:rPr>
          <w:instrText>HYPERLINK \l "_Toc8422232"</w:instrText>
        </w:r>
        <w:r w:rsidRPr="002E492C">
          <w:rPr>
            <w:rStyle w:val="afd"/>
            <w:rPrChange w:id="687" w:author="A5206572" w:date="2019-05-10T23:13:00Z">
              <w:rPr>
                <w:rStyle w:val="afd"/>
                <w:noProof/>
              </w:rPr>
            </w:rPrChange>
          </w:rPr>
          <w:instrText xml:space="preserve"> </w:instrText>
        </w:r>
        <w:r w:rsidRPr="002E492C">
          <w:rPr>
            <w:rStyle w:val="afd"/>
            <w:rPrChange w:id="688" w:author="A5206572" w:date="2019-05-10T23:13:00Z">
              <w:rPr>
                <w:rStyle w:val="afd"/>
                <w:noProof/>
              </w:rPr>
            </w:rPrChange>
          </w:rPr>
          <w:fldChar w:fldCharType="separate"/>
        </w:r>
        <w:r w:rsidRPr="002E492C">
          <w:rPr>
            <w:rStyle w:val="afd"/>
            <w:rFonts w:hint="eastAsia"/>
            <w:rPrChange w:id="689" w:author="A5206572" w:date="2019-05-10T23:13:00Z">
              <w:rPr>
                <w:rStyle w:val="afd"/>
                <w:rFonts w:hint="eastAsia"/>
                <w:noProof/>
              </w:rPr>
            </w:rPrChange>
          </w:rPr>
          <w:t>圖</w:t>
        </w:r>
        <w:r w:rsidRPr="002E492C">
          <w:rPr>
            <w:rStyle w:val="afd"/>
            <w:rPrChange w:id="690" w:author="A5206572" w:date="2019-05-10T23:13:00Z">
              <w:rPr>
                <w:rStyle w:val="afd"/>
                <w:noProof/>
              </w:rPr>
            </w:rPrChange>
          </w:rPr>
          <w:t xml:space="preserve">3.8 </w:t>
        </w:r>
      </w:ins>
      <w:ins w:id="691" w:author="A5206572" w:date="2019-05-10T23:15:00Z">
        <w:r w:rsidR="00E55F04">
          <w:rPr>
            <w:rStyle w:val="afd"/>
          </w:rPr>
          <w:t xml:space="preserve"> </w:t>
        </w:r>
      </w:ins>
      <w:ins w:id="692" w:author="A5206572" w:date="2019-05-10T23:10:00Z">
        <w:r w:rsidRPr="002E492C">
          <w:rPr>
            <w:rStyle w:val="afd"/>
            <w:rPrChange w:id="693" w:author="A5206572" w:date="2019-05-10T23:13:00Z">
              <w:rPr>
                <w:rStyle w:val="afd"/>
                <w:noProof/>
              </w:rPr>
            </w:rPrChange>
          </w:rPr>
          <w:t xml:space="preserve">Google Cloud Platform </w:t>
        </w:r>
        <w:r w:rsidRPr="002E492C">
          <w:rPr>
            <w:rStyle w:val="afd"/>
            <w:rFonts w:hint="eastAsia"/>
            <w:rPrChange w:id="694" w:author="A5206572" w:date="2019-05-10T23:13:00Z">
              <w:rPr>
                <w:rStyle w:val="afd"/>
                <w:rFonts w:hint="eastAsia"/>
                <w:noProof/>
              </w:rPr>
            </w:rPrChange>
          </w:rPr>
          <w:t>介面圖</w:t>
        </w:r>
        <w:r w:rsidRPr="002E492C">
          <w:rPr>
            <w:webHidden/>
            <w:rPrChange w:id="695" w:author="A5206572" w:date="2019-05-10T23:13:00Z">
              <w:rPr>
                <w:noProof/>
                <w:webHidden/>
              </w:rPr>
            </w:rPrChange>
          </w:rPr>
          <w:tab/>
        </w:r>
        <w:r w:rsidRPr="002E492C">
          <w:rPr>
            <w:webHidden/>
            <w:rPrChange w:id="696" w:author="A5206572" w:date="2019-05-10T23:13:00Z">
              <w:rPr>
                <w:noProof/>
                <w:webHidden/>
              </w:rPr>
            </w:rPrChange>
          </w:rPr>
          <w:fldChar w:fldCharType="begin"/>
        </w:r>
        <w:r w:rsidRPr="002E492C">
          <w:rPr>
            <w:webHidden/>
            <w:rPrChange w:id="697" w:author="A5206572" w:date="2019-05-10T23:13:00Z">
              <w:rPr>
                <w:noProof/>
                <w:webHidden/>
              </w:rPr>
            </w:rPrChange>
          </w:rPr>
          <w:instrText xml:space="preserve"> PAGEREF _Toc8422232 \h </w:instrText>
        </w:r>
      </w:ins>
      <w:r w:rsidRPr="002E492C">
        <w:rPr>
          <w:webHidden/>
          <w:rPrChange w:id="698" w:author="A5206572" w:date="2019-05-10T23:13:00Z">
            <w:rPr>
              <w:noProof/>
              <w:webHidden/>
            </w:rPr>
          </w:rPrChange>
        </w:rPr>
      </w:r>
      <w:r w:rsidRPr="002E492C">
        <w:rPr>
          <w:webHidden/>
          <w:rPrChange w:id="699" w:author="A5206572" w:date="2019-05-10T23:13:00Z">
            <w:rPr>
              <w:noProof/>
              <w:webHidden/>
            </w:rPr>
          </w:rPrChange>
        </w:rPr>
        <w:fldChar w:fldCharType="separate"/>
      </w:r>
      <w:ins w:id="700" w:author="A5206572" w:date="2019-05-11T16:30:00Z">
        <w:r w:rsidR="008453B0">
          <w:rPr>
            <w:webHidden/>
          </w:rPr>
          <w:t>17</w:t>
        </w:r>
      </w:ins>
      <w:del w:id="701" w:author="A5206572" w:date="2019-05-11T16:29:00Z">
        <w:r w:rsidR="00441B19" w:rsidDel="008453B0">
          <w:rPr>
            <w:webHidden/>
          </w:rPr>
          <w:delText>19</w:delText>
        </w:r>
      </w:del>
      <w:ins w:id="702" w:author="A5206572" w:date="2019-05-10T23:10:00Z">
        <w:r w:rsidRPr="002E492C">
          <w:rPr>
            <w:webHidden/>
            <w:rPrChange w:id="703" w:author="A5206572" w:date="2019-05-10T23:13:00Z">
              <w:rPr>
                <w:noProof/>
                <w:webHidden/>
              </w:rPr>
            </w:rPrChange>
          </w:rPr>
          <w:fldChar w:fldCharType="end"/>
        </w:r>
        <w:r w:rsidRPr="002E492C">
          <w:rPr>
            <w:rStyle w:val="afd"/>
            <w:rPrChange w:id="704" w:author="A5206572" w:date="2019-05-10T23:13:00Z">
              <w:rPr>
                <w:rStyle w:val="afd"/>
                <w:noProof/>
              </w:rPr>
            </w:rPrChange>
          </w:rPr>
          <w:fldChar w:fldCharType="end"/>
        </w:r>
      </w:ins>
    </w:p>
    <w:p w:rsidR="002E492C" w:rsidRPr="002E492C" w:rsidRDefault="002E492C" w:rsidP="00EC031C">
      <w:pPr>
        <w:pStyle w:val="afe"/>
        <w:rPr>
          <w:ins w:id="705" w:author="A5206572" w:date="2019-05-10T23:10:00Z"/>
          <w:rPrChange w:id="706" w:author="A5206572" w:date="2019-05-10T23:13:00Z">
            <w:rPr>
              <w:ins w:id="707" w:author="A5206572" w:date="2019-05-10T23:10:00Z"/>
              <w:noProof/>
            </w:rPr>
          </w:rPrChange>
        </w:rPr>
        <w:pPrChange w:id="708" w:author="A5206572" w:date="2019-05-11T16:29:00Z">
          <w:pPr>
            <w:pStyle w:val="aff6"/>
            <w:tabs>
              <w:tab w:val="right" w:leader="dot" w:pos="8302"/>
            </w:tabs>
            <w:ind w:left="1440" w:hanging="480"/>
          </w:pPr>
        </w:pPrChange>
      </w:pPr>
      <w:ins w:id="709" w:author="A5206572" w:date="2019-05-10T23:10:00Z">
        <w:r w:rsidRPr="002E492C">
          <w:rPr>
            <w:rStyle w:val="afd"/>
            <w:rPrChange w:id="710" w:author="A5206572" w:date="2019-05-10T23:13:00Z">
              <w:rPr>
                <w:rStyle w:val="afd"/>
                <w:noProof/>
              </w:rPr>
            </w:rPrChange>
          </w:rPr>
          <w:fldChar w:fldCharType="begin"/>
        </w:r>
        <w:r w:rsidRPr="002E492C">
          <w:rPr>
            <w:rStyle w:val="afd"/>
            <w:rPrChange w:id="711" w:author="A5206572" w:date="2019-05-10T23:13:00Z">
              <w:rPr>
                <w:rStyle w:val="afd"/>
                <w:noProof/>
              </w:rPr>
            </w:rPrChange>
          </w:rPr>
          <w:instrText xml:space="preserve"> </w:instrText>
        </w:r>
        <w:r w:rsidRPr="002E492C">
          <w:rPr>
            <w:rPrChange w:id="712" w:author="A5206572" w:date="2019-05-10T23:13:00Z">
              <w:rPr>
                <w:noProof/>
              </w:rPr>
            </w:rPrChange>
          </w:rPr>
          <w:instrText>HYPERLINK \l "_Toc8422233"</w:instrText>
        </w:r>
        <w:r w:rsidRPr="002E492C">
          <w:rPr>
            <w:rStyle w:val="afd"/>
            <w:rPrChange w:id="713" w:author="A5206572" w:date="2019-05-10T23:13:00Z">
              <w:rPr>
                <w:rStyle w:val="afd"/>
                <w:noProof/>
              </w:rPr>
            </w:rPrChange>
          </w:rPr>
          <w:instrText xml:space="preserve"> </w:instrText>
        </w:r>
        <w:r w:rsidRPr="002E492C">
          <w:rPr>
            <w:rStyle w:val="afd"/>
            <w:rPrChange w:id="714" w:author="A5206572" w:date="2019-05-10T23:13:00Z">
              <w:rPr>
                <w:rStyle w:val="afd"/>
                <w:noProof/>
              </w:rPr>
            </w:rPrChange>
          </w:rPr>
          <w:fldChar w:fldCharType="separate"/>
        </w:r>
        <w:r w:rsidRPr="002E492C">
          <w:rPr>
            <w:rStyle w:val="afd"/>
            <w:rFonts w:hint="eastAsia"/>
            <w:rPrChange w:id="715" w:author="A5206572" w:date="2019-05-10T23:13:00Z">
              <w:rPr>
                <w:rStyle w:val="afd"/>
                <w:rFonts w:hint="eastAsia"/>
                <w:noProof/>
              </w:rPr>
            </w:rPrChange>
          </w:rPr>
          <w:t>圖</w:t>
        </w:r>
        <w:r w:rsidRPr="002E492C">
          <w:rPr>
            <w:rStyle w:val="afd"/>
            <w:rPrChange w:id="716" w:author="A5206572" w:date="2019-05-10T23:13:00Z">
              <w:rPr>
                <w:rStyle w:val="afd"/>
                <w:noProof/>
              </w:rPr>
            </w:rPrChange>
          </w:rPr>
          <w:t xml:space="preserve">3.9 </w:t>
        </w:r>
      </w:ins>
      <w:ins w:id="717" w:author="A5206572" w:date="2019-05-10T23:15:00Z">
        <w:r w:rsidR="00E55F04">
          <w:rPr>
            <w:rStyle w:val="afd"/>
          </w:rPr>
          <w:t xml:space="preserve"> </w:t>
        </w:r>
      </w:ins>
      <w:ins w:id="718" w:author="A5206572" w:date="2019-05-10T23:10:00Z">
        <w:r w:rsidRPr="002E492C">
          <w:rPr>
            <w:rStyle w:val="afd"/>
            <w:rPrChange w:id="719" w:author="A5206572" w:date="2019-05-10T23:13:00Z">
              <w:rPr>
                <w:rStyle w:val="afd"/>
                <w:noProof/>
              </w:rPr>
            </w:rPrChange>
          </w:rPr>
          <w:t>ER Model</w:t>
        </w:r>
        <w:r w:rsidRPr="002E492C">
          <w:rPr>
            <w:webHidden/>
            <w:rPrChange w:id="720" w:author="A5206572" w:date="2019-05-10T23:13:00Z">
              <w:rPr>
                <w:noProof/>
                <w:webHidden/>
              </w:rPr>
            </w:rPrChange>
          </w:rPr>
          <w:tab/>
        </w:r>
        <w:r w:rsidRPr="002E492C">
          <w:rPr>
            <w:webHidden/>
            <w:rPrChange w:id="721" w:author="A5206572" w:date="2019-05-10T23:13:00Z">
              <w:rPr>
                <w:noProof/>
                <w:webHidden/>
              </w:rPr>
            </w:rPrChange>
          </w:rPr>
          <w:fldChar w:fldCharType="begin"/>
        </w:r>
        <w:r w:rsidRPr="002E492C">
          <w:rPr>
            <w:webHidden/>
            <w:rPrChange w:id="722" w:author="A5206572" w:date="2019-05-10T23:13:00Z">
              <w:rPr>
                <w:noProof/>
                <w:webHidden/>
              </w:rPr>
            </w:rPrChange>
          </w:rPr>
          <w:instrText xml:space="preserve"> PAGEREF _Toc8422233 \h </w:instrText>
        </w:r>
      </w:ins>
      <w:r w:rsidRPr="002E492C">
        <w:rPr>
          <w:webHidden/>
          <w:rPrChange w:id="723" w:author="A5206572" w:date="2019-05-10T23:13:00Z">
            <w:rPr>
              <w:noProof/>
              <w:webHidden/>
            </w:rPr>
          </w:rPrChange>
        </w:rPr>
      </w:r>
      <w:r w:rsidRPr="002E492C">
        <w:rPr>
          <w:webHidden/>
          <w:rPrChange w:id="724" w:author="A5206572" w:date="2019-05-10T23:13:00Z">
            <w:rPr>
              <w:noProof/>
              <w:webHidden/>
            </w:rPr>
          </w:rPrChange>
        </w:rPr>
        <w:fldChar w:fldCharType="separate"/>
      </w:r>
      <w:ins w:id="725" w:author="A5206572" w:date="2019-05-11T16:30:00Z">
        <w:r w:rsidR="008453B0">
          <w:rPr>
            <w:webHidden/>
          </w:rPr>
          <w:t>18</w:t>
        </w:r>
      </w:ins>
      <w:del w:id="726" w:author="A5206572" w:date="2019-05-11T16:29:00Z">
        <w:r w:rsidR="00441B19" w:rsidDel="008453B0">
          <w:rPr>
            <w:webHidden/>
          </w:rPr>
          <w:delText>20</w:delText>
        </w:r>
      </w:del>
      <w:ins w:id="727" w:author="A5206572" w:date="2019-05-10T23:10:00Z">
        <w:r w:rsidRPr="002E492C">
          <w:rPr>
            <w:webHidden/>
            <w:rPrChange w:id="728" w:author="A5206572" w:date="2019-05-10T23:13:00Z">
              <w:rPr>
                <w:noProof/>
                <w:webHidden/>
              </w:rPr>
            </w:rPrChange>
          </w:rPr>
          <w:fldChar w:fldCharType="end"/>
        </w:r>
        <w:r w:rsidRPr="002E492C">
          <w:rPr>
            <w:rStyle w:val="afd"/>
            <w:rPrChange w:id="729" w:author="A5206572" w:date="2019-05-10T23:13:00Z">
              <w:rPr>
                <w:rStyle w:val="afd"/>
                <w:noProof/>
              </w:rPr>
            </w:rPrChange>
          </w:rPr>
          <w:fldChar w:fldCharType="end"/>
        </w:r>
      </w:ins>
    </w:p>
    <w:p w:rsidR="002E492C" w:rsidRPr="002E492C" w:rsidRDefault="002E492C" w:rsidP="00EC031C">
      <w:pPr>
        <w:pStyle w:val="afe"/>
        <w:rPr>
          <w:ins w:id="730" w:author="A5206572" w:date="2019-05-10T23:10:00Z"/>
          <w:rPrChange w:id="731" w:author="A5206572" w:date="2019-05-10T23:13:00Z">
            <w:rPr>
              <w:ins w:id="732" w:author="A5206572" w:date="2019-05-10T23:10:00Z"/>
              <w:noProof/>
            </w:rPr>
          </w:rPrChange>
        </w:rPr>
        <w:pPrChange w:id="733" w:author="A5206572" w:date="2019-05-11T16:29:00Z">
          <w:pPr>
            <w:pStyle w:val="aff6"/>
            <w:tabs>
              <w:tab w:val="right" w:leader="dot" w:pos="8302"/>
            </w:tabs>
            <w:ind w:left="1440" w:hanging="480"/>
          </w:pPr>
        </w:pPrChange>
      </w:pPr>
      <w:ins w:id="734" w:author="A5206572" w:date="2019-05-10T23:10:00Z">
        <w:r w:rsidRPr="002E492C">
          <w:rPr>
            <w:rStyle w:val="afd"/>
            <w:rPrChange w:id="735" w:author="A5206572" w:date="2019-05-10T23:13:00Z">
              <w:rPr>
                <w:rStyle w:val="afd"/>
                <w:noProof/>
              </w:rPr>
            </w:rPrChange>
          </w:rPr>
          <w:fldChar w:fldCharType="begin"/>
        </w:r>
        <w:r w:rsidRPr="002E492C">
          <w:rPr>
            <w:rStyle w:val="afd"/>
            <w:rPrChange w:id="736" w:author="A5206572" w:date="2019-05-10T23:13:00Z">
              <w:rPr>
                <w:rStyle w:val="afd"/>
                <w:noProof/>
              </w:rPr>
            </w:rPrChange>
          </w:rPr>
          <w:instrText xml:space="preserve"> </w:instrText>
        </w:r>
        <w:r w:rsidRPr="002E492C">
          <w:rPr>
            <w:rPrChange w:id="737" w:author="A5206572" w:date="2019-05-10T23:13:00Z">
              <w:rPr>
                <w:noProof/>
              </w:rPr>
            </w:rPrChange>
          </w:rPr>
          <w:instrText>HYPERLINK \l "_Toc8422234"</w:instrText>
        </w:r>
        <w:r w:rsidRPr="002E492C">
          <w:rPr>
            <w:rStyle w:val="afd"/>
            <w:rPrChange w:id="738" w:author="A5206572" w:date="2019-05-10T23:13:00Z">
              <w:rPr>
                <w:rStyle w:val="afd"/>
                <w:noProof/>
              </w:rPr>
            </w:rPrChange>
          </w:rPr>
          <w:instrText xml:space="preserve"> </w:instrText>
        </w:r>
        <w:r w:rsidRPr="002E492C">
          <w:rPr>
            <w:rStyle w:val="afd"/>
            <w:rPrChange w:id="739" w:author="A5206572" w:date="2019-05-10T23:13:00Z">
              <w:rPr>
                <w:rStyle w:val="afd"/>
                <w:noProof/>
              </w:rPr>
            </w:rPrChange>
          </w:rPr>
          <w:fldChar w:fldCharType="separate"/>
        </w:r>
        <w:r w:rsidRPr="002E492C">
          <w:rPr>
            <w:rStyle w:val="afd"/>
            <w:rFonts w:hint="eastAsia"/>
            <w:rPrChange w:id="740" w:author="A5206572" w:date="2019-05-10T23:13:00Z">
              <w:rPr>
                <w:rStyle w:val="afd"/>
                <w:rFonts w:hint="eastAsia"/>
                <w:noProof/>
              </w:rPr>
            </w:rPrChange>
          </w:rPr>
          <w:t>圖</w:t>
        </w:r>
        <w:r w:rsidRPr="002E492C">
          <w:rPr>
            <w:rStyle w:val="afd"/>
            <w:rPrChange w:id="741" w:author="A5206572" w:date="2019-05-10T23:13:00Z">
              <w:rPr>
                <w:rStyle w:val="afd"/>
                <w:noProof/>
              </w:rPr>
            </w:rPrChange>
          </w:rPr>
          <w:t xml:space="preserve">3.10 </w:t>
        </w:r>
        <w:r w:rsidRPr="002E492C">
          <w:rPr>
            <w:rStyle w:val="afd"/>
            <w:rFonts w:hint="eastAsia"/>
            <w:rPrChange w:id="742" w:author="A5206572" w:date="2019-05-10T23:13:00Z">
              <w:rPr>
                <w:rStyle w:val="afd"/>
                <w:rFonts w:hint="eastAsia"/>
                <w:noProof/>
              </w:rPr>
            </w:rPrChange>
          </w:rPr>
          <w:t>系統功能圖</w:t>
        </w:r>
        <w:r w:rsidRPr="002E492C">
          <w:rPr>
            <w:webHidden/>
            <w:rPrChange w:id="743" w:author="A5206572" w:date="2019-05-10T23:13:00Z">
              <w:rPr>
                <w:noProof/>
                <w:webHidden/>
              </w:rPr>
            </w:rPrChange>
          </w:rPr>
          <w:tab/>
        </w:r>
        <w:r w:rsidRPr="002E492C">
          <w:rPr>
            <w:webHidden/>
            <w:rPrChange w:id="744" w:author="A5206572" w:date="2019-05-10T23:13:00Z">
              <w:rPr>
                <w:noProof/>
                <w:webHidden/>
              </w:rPr>
            </w:rPrChange>
          </w:rPr>
          <w:fldChar w:fldCharType="begin"/>
        </w:r>
        <w:r w:rsidRPr="002E492C">
          <w:rPr>
            <w:webHidden/>
            <w:rPrChange w:id="745" w:author="A5206572" w:date="2019-05-10T23:13:00Z">
              <w:rPr>
                <w:noProof/>
                <w:webHidden/>
              </w:rPr>
            </w:rPrChange>
          </w:rPr>
          <w:instrText xml:space="preserve"> PAGEREF _Toc8422234 \h </w:instrText>
        </w:r>
      </w:ins>
      <w:r w:rsidRPr="002E492C">
        <w:rPr>
          <w:webHidden/>
          <w:rPrChange w:id="746" w:author="A5206572" w:date="2019-05-10T23:13:00Z">
            <w:rPr>
              <w:noProof/>
              <w:webHidden/>
            </w:rPr>
          </w:rPrChange>
        </w:rPr>
      </w:r>
      <w:r w:rsidRPr="002E492C">
        <w:rPr>
          <w:webHidden/>
          <w:rPrChange w:id="747" w:author="A5206572" w:date="2019-05-10T23:13:00Z">
            <w:rPr>
              <w:noProof/>
              <w:webHidden/>
            </w:rPr>
          </w:rPrChange>
        </w:rPr>
        <w:fldChar w:fldCharType="separate"/>
      </w:r>
      <w:ins w:id="748" w:author="A5206572" w:date="2019-05-11T16:30:00Z">
        <w:r w:rsidR="008453B0">
          <w:rPr>
            <w:webHidden/>
          </w:rPr>
          <w:t>20</w:t>
        </w:r>
      </w:ins>
      <w:del w:id="749" w:author="A5206572" w:date="2019-05-11T16:29:00Z">
        <w:r w:rsidR="00441B19" w:rsidDel="008453B0">
          <w:rPr>
            <w:webHidden/>
          </w:rPr>
          <w:delText>22</w:delText>
        </w:r>
      </w:del>
      <w:ins w:id="750" w:author="A5206572" w:date="2019-05-10T23:10:00Z">
        <w:r w:rsidRPr="002E492C">
          <w:rPr>
            <w:webHidden/>
            <w:rPrChange w:id="751" w:author="A5206572" w:date="2019-05-10T23:13:00Z">
              <w:rPr>
                <w:noProof/>
                <w:webHidden/>
              </w:rPr>
            </w:rPrChange>
          </w:rPr>
          <w:fldChar w:fldCharType="end"/>
        </w:r>
        <w:r w:rsidRPr="002E492C">
          <w:rPr>
            <w:rStyle w:val="afd"/>
            <w:rPrChange w:id="752" w:author="A5206572" w:date="2019-05-10T23:13:00Z">
              <w:rPr>
                <w:rStyle w:val="afd"/>
                <w:noProof/>
              </w:rPr>
            </w:rPrChange>
          </w:rPr>
          <w:fldChar w:fldCharType="end"/>
        </w:r>
      </w:ins>
    </w:p>
    <w:p w:rsidR="002E492C" w:rsidRPr="002E492C" w:rsidRDefault="002E492C" w:rsidP="00EC031C">
      <w:pPr>
        <w:pStyle w:val="afe"/>
        <w:rPr>
          <w:ins w:id="753" w:author="A5206572" w:date="2019-05-10T23:10:00Z"/>
          <w:rPrChange w:id="754" w:author="A5206572" w:date="2019-05-10T23:13:00Z">
            <w:rPr>
              <w:ins w:id="755" w:author="A5206572" w:date="2019-05-10T23:10:00Z"/>
              <w:noProof/>
            </w:rPr>
          </w:rPrChange>
        </w:rPr>
        <w:pPrChange w:id="756" w:author="A5206572" w:date="2019-05-11T16:29:00Z">
          <w:pPr>
            <w:pStyle w:val="aff6"/>
            <w:tabs>
              <w:tab w:val="right" w:leader="dot" w:pos="8302"/>
            </w:tabs>
            <w:ind w:left="1440" w:hanging="480"/>
          </w:pPr>
        </w:pPrChange>
      </w:pPr>
      <w:ins w:id="757" w:author="A5206572" w:date="2019-05-10T23:10:00Z">
        <w:r w:rsidRPr="002E492C">
          <w:rPr>
            <w:rStyle w:val="afd"/>
            <w:rPrChange w:id="758" w:author="A5206572" w:date="2019-05-10T23:13:00Z">
              <w:rPr>
                <w:rStyle w:val="afd"/>
                <w:noProof/>
              </w:rPr>
            </w:rPrChange>
          </w:rPr>
          <w:fldChar w:fldCharType="begin"/>
        </w:r>
        <w:r w:rsidRPr="002E492C">
          <w:rPr>
            <w:rStyle w:val="afd"/>
            <w:rPrChange w:id="759" w:author="A5206572" w:date="2019-05-10T23:13:00Z">
              <w:rPr>
                <w:rStyle w:val="afd"/>
                <w:noProof/>
              </w:rPr>
            </w:rPrChange>
          </w:rPr>
          <w:instrText xml:space="preserve"> </w:instrText>
        </w:r>
        <w:r w:rsidRPr="002E492C">
          <w:rPr>
            <w:rPrChange w:id="760" w:author="A5206572" w:date="2019-05-10T23:13:00Z">
              <w:rPr>
                <w:noProof/>
              </w:rPr>
            </w:rPrChange>
          </w:rPr>
          <w:instrText>HYPERLINK \l "_Toc8422235"</w:instrText>
        </w:r>
        <w:r w:rsidRPr="002E492C">
          <w:rPr>
            <w:rStyle w:val="afd"/>
            <w:rPrChange w:id="761" w:author="A5206572" w:date="2019-05-10T23:13:00Z">
              <w:rPr>
                <w:rStyle w:val="afd"/>
                <w:noProof/>
              </w:rPr>
            </w:rPrChange>
          </w:rPr>
          <w:instrText xml:space="preserve"> </w:instrText>
        </w:r>
        <w:r w:rsidRPr="002E492C">
          <w:rPr>
            <w:rStyle w:val="afd"/>
            <w:rPrChange w:id="762" w:author="A5206572" w:date="2019-05-10T23:13:00Z">
              <w:rPr>
                <w:rStyle w:val="afd"/>
                <w:noProof/>
              </w:rPr>
            </w:rPrChange>
          </w:rPr>
          <w:fldChar w:fldCharType="separate"/>
        </w:r>
        <w:r w:rsidRPr="002E492C">
          <w:rPr>
            <w:rStyle w:val="afd"/>
            <w:rFonts w:hint="eastAsia"/>
            <w:rPrChange w:id="763" w:author="A5206572" w:date="2019-05-10T23:13:00Z">
              <w:rPr>
                <w:rStyle w:val="afd"/>
                <w:rFonts w:hint="eastAsia"/>
                <w:noProof/>
              </w:rPr>
            </w:rPrChange>
          </w:rPr>
          <w:t>圖</w:t>
        </w:r>
        <w:r w:rsidRPr="002E492C">
          <w:rPr>
            <w:rStyle w:val="afd"/>
            <w:rPrChange w:id="764" w:author="A5206572" w:date="2019-05-10T23:13:00Z">
              <w:rPr>
                <w:rStyle w:val="afd"/>
                <w:noProof/>
              </w:rPr>
            </w:rPrChange>
          </w:rPr>
          <w:t xml:space="preserve">3.11 </w:t>
        </w:r>
        <w:r w:rsidRPr="002E492C">
          <w:rPr>
            <w:rStyle w:val="afd"/>
            <w:rFonts w:hint="eastAsia"/>
            <w:rPrChange w:id="765" w:author="A5206572" w:date="2019-05-10T23:13:00Z">
              <w:rPr>
                <w:rStyle w:val="afd"/>
                <w:rFonts w:hint="eastAsia"/>
                <w:noProof/>
              </w:rPr>
            </w:rPrChange>
          </w:rPr>
          <w:t>系統架構圖</w:t>
        </w:r>
        <w:r w:rsidRPr="002E492C">
          <w:rPr>
            <w:webHidden/>
            <w:rPrChange w:id="766" w:author="A5206572" w:date="2019-05-10T23:13:00Z">
              <w:rPr>
                <w:noProof/>
                <w:webHidden/>
              </w:rPr>
            </w:rPrChange>
          </w:rPr>
          <w:tab/>
        </w:r>
        <w:r w:rsidRPr="002E492C">
          <w:rPr>
            <w:webHidden/>
            <w:rPrChange w:id="767" w:author="A5206572" w:date="2019-05-10T23:13:00Z">
              <w:rPr>
                <w:noProof/>
                <w:webHidden/>
              </w:rPr>
            </w:rPrChange>
          </w:rPr>
          <w:fldChar w:fldCharType="begin"/>
        </w:r>
        <w:r w:rsidRPr="002E492C">
          <w:rPr>
            <w:webHidden/>
            <w:rPrChange w:id="768" w:author="A5206572" w:date="2019-05-10T23:13:00Z">
              <w:rPr>
                <w:noProof/>
                <w:webHidden/>
              </w:rPr>
            </w:rPrChange>
          </w:rPr>
          <w:instrText xml:space="preserve"> PAGEREF _Toc8422235 \h </w:instrText>
        </w:r>
      </w:ins>
      <w:r w:rsidRPr="002E492C">
        <w:rPr>
          <w:webHidden/>
          <w:rPrChange w:id="769" w:author="A5206572" w:date="2019-05-10T23:13:00Z">
            <w:rPr>
              <w:noProof/>
              <w:webHidden/>
            </w:rPr>
          </w:rPrChange>
        </w:rPr>
      </w:r>
      <w:r w:rsidRPr="002E492C">
        <w:rPr>
          <w:webHidden/>
          <w:rPrChange w:id="770" w:author="A5206572" w:date="2019-05-10T23:13:00Z">
            <w:rPr>
              <w:noProof/>
              <w:webHidden/>
            </w:rPr>
          </w:rPrChange>
        </w:rPr>
        <w:fldChar w:fldCharType="separate"/>
      </w:r>
      <w:ins w:id="771" w:author="A5206572" w:date="2019-05-11T16:30:00Z">
        <w:r w:rsidR="008453B0">
          <w:rPr>
            <w:webHidden/>
          </w:rPr>
          <w:t>21</w:t>
        </w:r>
      </w:ins>
      <w:del w:id="772" w:author="A5206572" w:date="2019-05-11T16:29:00Z">
        <w:r w:rsidR="00441B19" w:rsidDel="008453B0">
          <w:rPr>
            <w:webHidden/>
          </w:rPr>
          <w:delText>23</w:delText>
        </w:r>
      </w:del>
      <w:ins w:id="773" w:author="A5206572" w:date="2019-05-10T23:10:00Z">
        <w:r w:rsidRPr="002E492C">
          <w:rPr>
            <w:webHidden/>
            <w:rPrChange w:id="774" w:author="A5206572" w:date="2019-05-10T23:13:00Z">
              <w:rPr>
                <w:noProof/>
                <w:webHidden/>
              </w:rPr>
            </w:rPrChange>
          </w:rPr>
          <w:fldChar w:fldCharType="end"/>
        </w:r>
        <w:r w:rsidRPr="002E492C">
          <w:rPr>
            <w:rStyle w:val="afd"/>
            <w:rPrChange w:id="775" w:author="A5206572" w:date="2019-05-10T23:13:00Z">
              <w:rPr>
                <w:rStyle w:val="afd"/>
                <w:noProof/>
              </w:rPr>
            </w:rPrChange>
          </w:rPr>
          <w:fldChar w:fldCharType="end"/>
        </w:r>
      </w:ins>
    </w:p>
    <w:p w:rsidR="002E492C" w:rsidRPr="002E492C" w:rsidRDefault="002E492C" w:rsidP="00EC031C">
      <w:pPr>
        <w:pStyle w:val="afe"/>
        <w:rPr>
          <w:ins w:id="776" w:author="A5206572" w:date="2019-05-10T23:10:00Z"/>
          <w:rPrChange w:id="777" w:author="A5206572" w:date="2019-05-10T23:13:00Z">
            <w:rPr>
              <w:ins w:id="778" w:author="A5206572" w:date="2019-05-10T23:10:00Z"/>
              <w:noProof/>
            </w:rPr>
          </w:rPrChange>
        </w:rPr>
        <w:pPrChange w:id="779" w:author="A5206572" w:date="2019-05-11T16:29:00Z">
          <w:pPr>
            <w:pStyle w:val="aff6"/>
            <w:tabs>
              <w:tab w:val="right" w:leader="dot" w:pos="8302"/>
            </w:tabs>
            <w:ind w:left="1440" w:hanging="480"/>
          </w:pPr>
        </w:pPrChange>
      </w:pPr>
      <w:ins w:id="780" w:author="A5206572" w:date="2019-05-10T23:10:00Z">
        <w:r w:rsidRPr="002E492C">
          <w:rPr>
            <w:rStyle w:val="afd"/>
            <w:rPrChange w:id="781" w:author="A5206572" w:date="2019-05-10T23:13:00Z">
              <w:rPr>
                <w:rStyle w:val="afd"/>
                <w:noProof/>
              </w:rPr>
            </w:rPrChange>
          </w:rPr>
          <w:fldChar w:fldCharType="begin"/>
        </w:r>
        <w:r w:rsidRPr="002E492C">
          <w:rPr>
            <w:rStyle w:val="afd"/>
            <w:rPrChange w:id="782" w:author="A5206572" w:date="2019-05-10T23:13:00Z">
              <w:rPr>
                <w:rStyle w:val="afd"/>
                <w:noProof/>
              </w:rPr>
            </w:rPrChange>
          </w:rPr>
          <w:instrText xml:space="preserve"> </w:instrText>
        </w:r>
        <w:r w:rsidRPr="002E492C">
          <w:rPr>
            <w:rPrChange w:id="783" w:author="A5206572" w:date="2019-05-10T23:13:00Z">
              <w:rPr>
                <w:noProof/>
              </w:rPr>
            </w:rPrChange>
          </w:rPr>
          <w:instrText>HYPERLINK \l "_Toc8422236"</w:instrText>
        </w:r>
        <w:r w:rsidRPr="002E492C">
          <w:rPr>
            <w:rStyle w:val="afd"/>
            <w:rPrChange w:id="784" w:author="A5206572" w:date="2019-05-10T23:13:00Z">
              <w:rPr>
                <w:rStyle w:val="afd"/>
                <w:noProof/>
              </w:rPr>
            </w:rPrChange>
          </w:rPr>
          <w:instrText xml:space="preserve"> </w:instrText>
        </w:r>
        <w:r w:rsidRPr="002E492C">
          <w:rPr>
            <w:rStyle w:val="afd"/>
            <w:rPrChange w:id="785" w:author="A5206572" w:date="2019-05-10T23:13:00Z">
              <w:rPr>
                <w:rStyle w:val="afd"/>
                <w:noProof/>
              </w:rPr>
            </w:rPrChange>
          </w:rPr>
          <w:fldChar w:fldCharType="separate"/>
        </w:r>
        <w:r w:rsidRPr="002E492C">
          <w:rPr>
            <w:rStyle w:val="afd"/>
            <w:rFonts w:hint="eastAsia"/>
            <w:rPrChange w:id="786" w:author="A5206572" w:date="2019-05-10T23:13:00Z">
              <w:rPr>
                <w:rStyle w:val="afd"/>
                <w:rFonts w:hint="eastAsia"/>
                <w:noProof/>
              </w:rPr>
            </w:rPrChange>
          </w:rPr>
          <w:t>圖</w:t>
        </w:r>
        <w:r w:rsidRPr="002E492C">
          <w:rPr>
            <w:rStyle w:val="afd"/>
            <w:rPrChange w:id="787" w:author="A5206572" w:date="2019-05-10T23:13:00Z">
              <w:rPr>
                <w:rStyle w:val="afd"/>
                <w:noProof/>
              </w:rPr>
            </w:rPrChange>
          </w:rPr>
          <w:t xml:space="preserve">3.12 </w:t>
        </w:r>
        <w:r w:rsidRPr="002E492C">
          <w:rPr>
            <w:rStyle w:val="afd"/>
            <w:rFonts w:hint="eastAsia"/>
            <w:rPrChange w:id="788" w:author="A5206572" w:date="2019-05-10T23:13:00Z">
              <w:rPr>
                <w:rStyle w:val="afd"/>
                <w:rFonts w:hint="eastAsia"/>
                <w:noProof/>
              </w:rPr>
            </w:rPrChange>
          </w:rPr>
          <w:t>系統流程圖</w:t>
        </w:r>
        <w:r w:rsidRPr="002E492C">
          <w:rPr>
            <w:webHidden/>
            <w:rPrChange w:id="789" w:author="A5206572" w:date="2019-05-10T23:13:00Z">
              <w:rPr>
                <w:noProof/>
                <w:webHidden/>
              </w:rPr>
            </w:rPrChange>
          </w:rPr>
          <w:tab/>
        </w:r>
        <w:r w:rsidRPr="002E492C">
          <w:rPr>
            <w:webHidden/>
            <w:rPrChange w:id="790" w:author="A5206572" w:date="2019-05-10T23:13:00Z">
              <w:rPr>
                <w:noProof/>
                <w:webHidden/>
              </w:rPr>
            </w:rPrChange>
          </w:rPr>
          <w:fldChar w:fldCharType="begin"/>
        </w:r>
        <w:r w:rsidRPr="002E492C">
          <w:rPr>
            <w:webHidden/>
            <w:rPrChange w:id="791" w:author="A5206572" w:date="2019-05-10T23:13:00Z">
              <w:rPr>
                <w:noProof/>
                <w:webHidden/>
              </w:rPr>
            </w:rPrChange>
          </w:rPr>
          <w:instrText xml:space="preserve"> PAGEREF _Toc8422236 \h </w:instrText>
        </w:r>
      </w:ins>
      <w:r w:rsidRPr="002E492C">
        <w:rPr>
          <w:webHidden/>
          <w:rPrChange w:id="792" w:author="A5206572" w:date="2019-05-10T23:13:00Z">
            <w:rPr>
              <w:noProof/>
              <w:webHidden/>
            </w:rPr>
          </w:rPrChange>
        </w:rPr>
      </w:r>
      <w:r w:rsidRPr="002E492C">
        <w:rPr>
          <w:webHidden/>
          <w:rPrChange w:id="793" w:author="A5206572" w:date="2019-05-10T23:13:00Z">
            <w:rPr>
              <w:noProof/>
              <w:webHidden/>
            </w:rPr>
          </w:rPrChange>
        </w:rPr>
        <w:fldChar w:fldCharType="separate"/>
      </w:r>
      <w:ins w:id="794" w:author="A5206572" w:date="2019-05-11T16:30:00Z">
        <w:r w:rsidR="008453B0">
          <w:rPr>
            <w:webHidden/>
          </w:rPr>
          <w:t>21</w:t>
        </w:r>
      </w:ins>
      <w:del w:id="795" w:author="A5206572" w:date="2019-05-11T16:29:00Z">
        <w:r w:rsidR="00441B19" w:rsidDel="008453B0">
          <w:rPr>
            <w:webHidden/>
          </w:rPr>
          <w:delText>23</w:delText>
        </w:r>
      </w:del>
      <w:ins w:id="796" w:author="A5206572" w:date="2019-05-10T23:10:00Z">
        <w:r w:rsidRPr="002E492C">
          <w:rPr>
            <w:webHidden/>
            <w:rPrChange w:id="797" w:author="A5206572" w:date="2019-05-10T23:13:00Z">
              <w:rPr>
                <w:noProof/>
                <w:webHidden/>
              </w:rPr>
            </w:rPrChange>
          </w:rPr>
          <w:fldChar w:fldCharType="end"/>
        </w:r>
        <w:r w:rsidRPr="002E492C">
          <w:rPr>
            <w:rStyle w:val="afd"/>
            <w:rPrChange w:id="798" w:author="A5206572" w:date="2019-05-10T23:13:00Z">
              <w:rPr>
                <w:rStyle w:val="afd"/>
                <w:noProof/>
              </w:rPr>
            </w:rPrChange>
          </w:rPr>
          <w:fldChar w:fldCharType="end"/>
        </w:r>
      </w:ins>
    </w:p>
    <w:p w:rsidR="002E492C" w:rsidRPr="002E492C" w:rsidRDefault="002E492C" w:rsidP="00EC031C">
      <w:pPr>
        <w:pStyle w:val="afe"/>
        <w:rPr>
          <w:ins w:id="799" w:author="A5206572" w:date="2019-05-10T23:10:00Z"/>
          <w:rPrChange w:id="800" w:author="A5206572" w:date="2019-05-10T23:13:00Z">
            <w:rPr>
              <w:ins w:id="801" w:author="A5206572" w:date="2019-05-10T23:10:00Z"/>
              <w:noProof/>
            </w:rPr>
          </w:rPrChange>
        </w:rPr>
        <w:pPrChange w:id="802" w:author="A5206572" w:date="2019-05-11T16:29:00Z">
          <w:pPr>
            <w:pStyle w:val="aff6"/>
            <w:tabs>
              <w:tab w:val="right" w:leader="dot" w:pos="8302"/>
            </w:tabs>
            <w:ind w:left="1440" w:hanging="480"/>
          </w:pPr>
        </w:pPrChange>
      </w:pPr>
      <w:ins w:id="803" w:author="A5206572" w:date="2019-05-10T23:10:00Z">
        <w:r w:rsidRPr="002E492C">
          <w:rPr>
            <w:rStyle w:val="afd"/>
            <w:rPrChange w:id="804" w:author="A5206572" w:date="2019-05-10T23:13:00Z">
              <w:rPr>
                <w:rStyle w:val="afd"/>
                <w:noProof/>
              </w:rPr>
            </w:rPrChange>
          </w:rPr>
          <w:fldChar w:fldCharType="begin"/>
        </w:r>
        <w:r w:rsidRPr="002E492C">
          <w:rPr>
            <w:rStyle w:val="afd"/>
            <w:rPrChange w:id="805" w:author="A5206572" w:date="2019-05-10T23:13:00Z">
              <w:rPr>
                <w:rStyle w:val="afd"/>
                <w:noProof/>
              </w:rPr>
            </w:rPrChange>
          </w:rPr>
          <w:instrText xml:space="preserve"> </w:instrText>
        </w:r>
        <w:r w:rsidRPr="002E492C">
          <w:rPr>
            <w:rPrChange w:id="806" w:author="A5206572" w:date="2019-05-10T23:13:00Z">
              <w:rPr>
                <w:noProof/>
              </w:rPr>
            </w:rPrChange>
          </w:rPr>
          <w:instrText>HYPERLINK \l "_Toc8422237"</w:instrText>
        </w:r>
        <w:r w:rsidRPr="002E492C">
          <w:rPr>
            <w:rStyle w:val="afd"/>
            <w:rPrChange w:id="807" w:author="A5206572" w:date="2019-05-10T23:13:00Z">
              <w:rPr>
                <w:rStyle w:val="afd"/>
                <w:noProof/>
              </w:rPr>
            </w:rPrChange>
          </w:rPr>
          <w:instrText xml:space="preserve"> </w:instrText>
        </w:r>
        <w:r w:rsidRPr="002E492C">
          <w:rPr>
            <w:rStyle w:val="afd"/>
            <w:rPrChange w:id="808" w:author="A5206572" w:date="2019-05-10T23:13:00Z">
              <w:rPr>
                <w:rStyle w:val="afd"/>
                <w:noProof/>
              </w:rPr>
            </w:rPrChange>
          </w:rPr>
          <w:fldChar w:fldCharType="separate"/>
        </w:r>
        <w:r w:rsidRPr="002E492C">
          <w:rPr>
            <w:rStyle w:val="afd"/>
            <w:rFonts w:hint="eastAsia"/>
            <w:rPrChange w:id="809" w:author="A5206572" w:date="2019-05-10T23:13:00Z">
              <w:rPr>
                <w:rStyle w:val="afd"/>
                <w:rFonts w:hint="eastAsia"/>
                <w:noProof/>
              </w:rPr>
            </w:rPrChange>
          </w:rPr>
          <w:t>圖</w:t>
        </w:r>
        <w:r w:rsidRPr="002E492C">
          <w:rPr>
            <w:rStyle w:val="afd"/>
            <w:rPrChange w:id="810" w:author="A5206572" w:date="2019-05-10T23:13:00Z">
              <w:rPr>
                <w:rStyle w:val="afd"/>
                <w:noProof/>
              </w:rPr>
            </w:rPrChange>
          </w:rPr>
          <w:t xml:space="preserve">5.1 </w:t>
        </w:r>
      </w:ins>
      <w:ins w:id="811" w:author="A5206572" w:date="2019-05-10T23:15:00Z">
        <w:r w:rsidR="00E55F04">
          <w:rPr>
            <w:rStyle w:val="afd"/>
          </w:rPr>
          <w:t xml:space="preserve"> </w:t>
        </w:r>
      </w:ins>
      <w:ins w:id="812" w:author="A5206572" w:date="2019-05-10T23:10:00Z">
        <w:r w:rsidRPr="002E492C">
          <w:rPr>
            <w:rStyle w:val="afd"/>
            <w:rPrChange w:id="813" w:author="A5206572" w:date="2019-05-10T23:13:00Z">
              <w:rPr>
                <w:rStyle w:val="afd"/>
                <w:noProof/>
              </w:rPr>
            </w:rPrChange>
          </w:rPr>
          <w:t>iOS</w:t>
        </w:r>
        <w:r w:rsidRPr="002E492C">
          <w:rPr>
            <w:rStyle w:val="afd"/>
            <w:rFonts w:hint="eastAsia"/>
            <w:rPrChange w:id="814" w:author="A5206572" w:date="2019-05-10T23:13:00Z">
              <w:rPr>
                <w:rStyle w:val="afd"/>
                <w:rFonts w:hint="eastAsia"/>
                <w:noProof/>
              </w:rPr>
            </w:rPrChange>
          </w:rPr>
          <w:t>介面圖</w:t>
        </w:r>
        <w:r w:rsidRPr="002E492C">
          <w:rPr>
            <w:webHidden/>
            <w:rPrChange w:id="815" w:author="A5206572" w:date="2019-05-10T23:13:00Z">
              <w:rPr>
                <w:noProof/>
                <w:webHidden/>
              </w:rPr>
            </w:rPrChange>
          </w:rPr>
          <w:tab/>
        </w:r>
        <w:r w:rsidRPr="002E492C">
          <w:rPr>
            <w:webHidden/>
            <w:rPrChange w:id="816" w:author="A5206572" w:date="2019-05-10T23:13:00Z">
              <w:rPr>
                <w:noProof/>
                <w:webHidden/>
              </w:rPr>
            </w:rPrChange>
          </w:rPr>
          <w:fldChar w:fldCharType="begin"/>
        </w:r>
        <w:r w:rsidRPr="002E492C">
          <w:rPr>
            <w:webHidden/>
            <w:rPrChange w:id="817" w:author="A5206572" w:date="2019-05-10T23:13:00Z">
              <w:rPr>
                <w:noProof/>
                <w:webHidden/>
              </w:rPr>
            </w:rPrChange>
          </w:rPr>
          <w:instrText xml:space="preserve"> PAGEREF _Toc8422237 \h </w:instrText>
        </w:r>
      </w:ins>
      <w:r w:rsidRPr="002E492C">
        <w:rPr>
          <w:webHidden/>
          <w:rPrChange w:id="818" w:author="A5206572" w:date="2019-05-10T23:13:00Z">
            <w:rPr>
              <w:noProof/>
              <w:webHidden/>
            </w:rPr>
          </w:rPrChange>
        </w:rPr>
      </w:r>
      <w:r w:rsidRPr="002E492C">
        <w:rPr>
          <w:webHidden/>
          <w:rPrChange w:id="819" w:author="A5206572" w:date="2019-05-10T23:13:00Z">
            <w:rPr>
              <w:noProof/>
              <w:webHidden/>
            </w:rPr>
          </w:rPrChange>
        </w:rPr>
        <w:fldChar w:fldCharType="separate"/>
      </w:r>
      <w:ins w:id="820" w:author="A5206572" w:date="2019-05-11T16:30:00Z">
        <w:r w:rsidR="008453B0">
          <w:rPr>
            <w:webHidden/>
          </w:rPr>
          <w:t>24</w:t>
        </w:r>
      </w:ins>
      <w:del w:id="821" w:author="A5206572" w:date="2019-05-11T16:29:00Z">
        <w:r w:rsidR="00441B19" w:rsidDel="008453B0">
          <w:rPr>
            <w:webHidden/>
          </w:rPr>
          <w:delText>26</w:delText>
        </w:r>
      </w:del>
      <w:ins w:id="822" w:author="A5206572" w:date="2019-05-10T23:10:00Z">
        <w:r w:rsidRPr="002E492C">
          <w:rPr>
            <w:webHidden/>
            <w:rPrChange w:id="823" w:author="A5206572" w:date="2019-05-10T23:13:00Z">
              <w:rPr>
                <w:noProof/>
                <w:webHidden/>
              </w:rPr>
            </w:rPrChange>
          </w:rPr>
          <w:fldChar w:fldCharType="end"/>
        </w:r>
        <w:r w:rsidRPr="002E492C">
          <w:rPr>
            <w:rStyle w:val="afd"/>
            <w:rPrChange w:id="824" w:author="A5206572" w:date="2019-05-10T23:13:00Z">
              <w:rPr>
                <w:rStyle w:val="afd"/>
                <w:noProof/>
              </w:rPr>
            </w:rPrChange>
          </w:rPr>
          <w:fldChar w:fldCharType="end"/>
        </w:r>
      </w:ins>
    </w:p>
    <w:p w:rsidR="002E492C" w:rsidRPr="002E492C" w:rsidRDefault="002E492C" w:rsidP="00EC031C">
      <w:pPr>
        <w:pStyle w:val="afe"/>
        <w:rPr>
          <w:ins w:id="825" w:author="A5206572" w:date="2019-05-10T23:10:00Z"/>
          <w:rPrChange w:id="826" w:author="A5206572" w:date="2019-05-10T23:13:00Z">
            <w:rPr>
              <w:ins w:id="827" w:author="A5206572" w:date="2019-05-10T23:10:00Z"/>
              <w:noProof/>
            </w:rPr>
          </w:rPrChange>
        </w:rPr>
        <w:pPrChange w:id="828" w:author="A5206572" w:date="2019-05-11T16:29:00Z">
          <w:pPr>
            <w:pStyle w:val="aff6"/>
            <w:tabs>
              <w:tab w:val="right" w:leader="dot" w:pos="8302"/>
            </w:tabs>
            <w:ind w:left="1440" w:hanging="480"/>
          </w:pPr>
        </w:pPrChange>
      </w:pPr>
      <w:ins w:id="829" w:author="A5206572" w:date="2019-05-10T23:10:00Z">
        <w:r w:rsidRPr="002E492C">
          <w:rPr>
            <w:rStyle w:val="afd"/>
            <w:rPrChange w:id="830" w:author="A5206572" w:date="2019-05-10T23:13:00Z">
              <w:rPr>
                <w:rStyle w:val="afd"/>
                <w:noProof/>
              </w:rPr>
            </w:rPrChange>
          </w:rPr>
          <w:fldChar w:fldCharType="begin"/>
        </w:r>
        <w:r w:rsidRPr="002E492C">
          <w:rPr>
            <w:rStyle w:val="afd"/>
            <w:rPrChange w:id="831" w:author="A5206572" w:date="2019-05-10T23:13:00Z">
              <w:rPr>
                <w:rStyle w:val="afd"/>
                <w:noProof/>
              </w:rPr>
            </w:rPrChange>
          </w:rPr>
          <w:instrText xml:space="preserve"> </w:instrText>
        </w:r>
        <w:r w:rsidRPr="002E492C">
          <w:rPr>
            <w:rPrChange w:id="832" w:author="A5206572" w:date="2019-05-10T23:13:00Z">
              <w:rPr>
                <w:noProof/>
              </w:rPr>
            </w:rPrChange>
          </w:rPr>
          <w:instrText>HYPERLINK \l "_Toc8422238"</w:instrText>
        </w:r>
        <w:r w:rsidRPr="002E492C">
          <w:rPr>
            <w:rStyle w:val="afd"/>
            <w:rPrChange w:id="833" w:author="A5206572" w:date="2019-05-10T23:13:00Z">
              <w:rPr>
                <w:rStyle w:val="afd"/>
                <w:noProof/>
              </w:rPr>
            </w:rPrChange>
          </w:rPr>
          <w:instrText xml:space="preserve"> </w:instrText>
        </w:r>
        <w:r w:rsidRPr="002E492C">
          <w:rPr>
            <w:rStyle w:val="afd"/>
            <w:rPrChange w:id="834" w:author="A5206572" w:date="2019-05-10T23:13:00Z">
              <w:rPr>
                <w:rStyle w:val="afd"/>
                <w:noProof/>
              </w:rPr>
            </w:rPrChange>
          </w:rPr>
          <w:fldChar w:fldCharType="separate"/>
        </w:r>
        <w:r w:rsidRPr="002E492C">
          <w:rPr>
            <w:rStyle w:val="afd"/>
            <w:rFonts w:hint="eastAsia"/>
            <w:rPrChange w:id="835" w:author="A5206572" w:date="2019-05-10T23:13:00Z">
              <w:rPr>
                <w:rStyle w:val="afd"/>
                <w:rFonts w:hint="eastAsia"/>
                <w:noProof/>
              </w:rPr>
            </w:rPrChange>
          </w:rPr>
          <w:t>圖</w:t>
        </w:r>
        <w:r w:rsidRPr="002E492C">
          <w:rPr>
            <w:rStyle w:val="afd"/>
            <w:rPrChange w:id="836" w:author="A5206572" w:date="2019-05-10T23:13:00Z">
              <w:rPr>
                <w:rStyle w:val="afd"/>
                <w:noProof/>
              </w:rPr>
            </w:rPrChange>
          </w:rPr>
          <w:t xml:space="preserve">5.2 </w:t>
        </w:r>
      </w:ins>
      <w:ins w:id="837" w:author="A5206572" w:date="2019-05-10T23:15:00Z">
        <w:r w:rsidR="00E55F04">
          <w:rPr>
            <w:rStyle w:val="afd"/>
          </w:rPr>
          <w:t xml:space="preserve"> </w:t>
        </w:r>
      </w:ins>
      <w:ins w:id="838" w:author="A5206572" w:date="2019-05-10T23:10:00Z">
        <w:r w:rsidRPr="002E492C">
          <w:rPr>
            <w:rStyle w:val="afd"/>
            <w:rPrChange w:id="839" w:author="A5206572" w:date="2019-05-10T23:13:00Z">
              <w:rPr>
                <w:rStyle w:val="afd"/>
                <w:noProof/>
              </w:rPr>
            </w:rPrChange>
          </w:rPr>
          <w:t>Android</w:t>
        </w:r>
        <w:r w:rsidRPr="002E492C">
          <w:rPr>
            <w:rStyle w:val="afd"/>
            <w:rFonts w:hint="eastAsia"/>
            <w:rPrChange w:id="840" w:author="A5206572" w:date="2019-05-10T23:13:00Z">
              <w:rPr>
                <w:rStyle w:val="afd"/>
                <w:rFonts w:hint="eastAsia"/>
                <w:noProof/>
              </w:rPr>
            </w:rPrChange>
          </w:rPr>
          <w:t>介面圖</w:t>
        </w:r>
        <w:r w:rsidRPr="002E492C">
          <w:rPr>
            <w:webHidden/>
            <w:rPrChange w:id="841" w:author="A5206572" w:date="2019-05-10T23:13:00Z">
              <w:rPr>
                <w:noProof/>
                <w:webHidden/>
              </w:rPr>
            </w:rPrChange>
          </w:rPr>
          <w:tab/>
        </w:r>
        <w:r w:rsidRPr="002E492C">
          <w:rPr>
            <w:webHidden/>
            <w:rPrChange w:id="842" w:author="A5206572" w:date="2019-05-10T23:13:00Z">
              <w:rPr>
                <w:noProof/>
                <w:webHidden/>
              </w:rPr>
            </w:rPrChange>
          </w:rPr>
          <w:fldChar w:fldCharType="begin"/>
        </w:r>
        <w:r w:rsidRPr="002E492C">
          <w:rPr>
            <w:webHidden/>
            <w:rPrChange w:id="843" w:author="A5206572" w:date="2019-05-10T23:13:00Z">
              <w:rPr>
                <w:noProof/>
                <w:webHidden/>
              </w:rPr>
            </w:rPrChange>
          </w:rPr>
          <w:instrText xml:space="preserve"> PAGEREF _Toc8422238 \h </w:instrText>
        </w:r>
      </w:ins>
      <w:r w:rsidRPr="002E492C">
        <w:rPr>
          <w:webHidden/>
          <w:rPrChange w:id="844" w:author="A5206572" w:date="2019-05-10T23:13:00Z">
            <w:rPr>
              <w:noProof/>
              <w:webHidden/>
            </w:rPr>
          </w:rPrChange>
        </w:rPr>
      </w:r>
      <w:r w:rsidRPr="002E492C">
        <w:rPr>
          <w:webHidden/>
          <w:rPrChange w:id="845" w:author="A5206572" w:date="2019-05-10T23:13:00Z">
            <w:rPr>
              <w:noProof/>
              <w:webHidden/>
            </w:rPr>
          </w:rPrChange>
        </w:rPr>
        <w:fldChar w:fldCharType="separate"/>
      </w:r>
      <w:ins w:id="846" w:author="A5206572" w:date="2019-05-11T16:30:00Z">
        <w:r w:rsidR="008453B0">
          <w:rPr>
            <w:webHidden/>
          </w:rPr>
          <w:t>24</w:t>
        </w:r>
      </w:ins>
      <w:del w:id="847" w:author="A5206572" w:date="2019-05-11T16:29:00Z">
        <w:r w:rsidR="00441B19" w:rsidDel="008453B0">
          <w:rPr>
            <w:webHidden/>
          </w:rPr>
          <w:delText>26</w:delText>
        </w:r>
      </w:del>
      <w:ins w:id="848" w:author="A5206572" w:date="2019-05-10T23:10:00Z">
        <w:r w:rsidRPr="002E492C">
          <w:rPr>
            <w:webHidden/>
            <w:rPrChange w:id="849" w:author="A5206572" w:date="2019-05-10T23:13:00Z">
              <w:rPr>
                <w:noProof/>
                <w:webHidden/>
              </w:rPr>
            </w:rPrChange>
          </w:rPr>
          <w:fldChar w:fldCharType="end"/>
        </w:r>
        <w:r w:rsidRPr="002E492C">
          <w:rPr>
            <w:rStyle w:val="afd"/>
            <w:rPrChange w:id="850" w:author="A5206572" w:date="2019-05-10T23:13:00Z">
              <w:rPr>
                <w:rStyle w:val="afd"/>
                <w:noProof/>
              </w:rPr>
            </w:rPrChange>
          </w:rPr>
          <w:fldChar w:fldCharType="end"/>
        </w:r>
      </w:ins>
    </w:p>
    <w:p w:rsidR="002E492C" w:rsidRPr="002E492C" w:rsidDel="002E492C" w:rsidRDefault="002E492C" w:rsidP="005E7187">
      <w:pPr>
        <w:widowControl/>
        <w:spacing w:line="480" w:lineRule="exact"/>
        <w:jc w:val="both"/>
        <w:rPr>
          <w:del w:id="851" w:author="A5206572" w:date="2019-05-10T23:10:00Z"/>
          <w:rFonts w:ascii="Times New Roman" w:eastAsia="標楷體" w:hAnsi="Times New Roman"/>
          <w:noProof/>
          <w:sz w:val="28"/>
          <w:rPrChange w:id="852" w:author="A5206572" w:date="2019-05-10T23:13:00Z">
            <w:rPr>
              <w:del w:id="853" w:author="A5206572" w:date="2019-05-10T23:10:00Z"/>
              <w:noProof/>
            </w:rPr>
          </w:rPrChange>
        </w:rPr>
      </w:pPr>
    </w:p>
    <w:p w:rsidR="000441BE" w:rsidDel="0081054B" w:rsidRDefault="002E492C" w:rsidP="009700B2">
      <w:pPr>
        <w:spacing w:line="480" w:lineRule="exact"/>
        <w:jc w:val="both"/>
        <w:rPr>
          <w:del w:id="854" w:author="A5206572" w:date="2019-05-10T21:57:00Z"/>
          <w:rFonts w:ascii="Times New Roman" w:eastAsia="標楷體" w:hAnsi="Times New Roman" w:cs="Times New Roman"/>
          <w:sz w:val="28"/>
          <w:szCs w:val="28"/>
        </w:rPr>
      </w:pPr>
      <w:ins w:id="855" w:author="A5206572" w:date="2019-05-10T23:10:00Z">
        <w:r w:rsidRPr="009700B2">
          <w:rPr>
            <w:rFonts w:ascii="Times New Roman" w:eastAsia="標楷體" w:hAnsi="Times New Roman" w:cs="Times New Roman"/>
            <w:sz w:val="28"/>
            <w:szCs w:val="28"/>
          </w:rPr>
          <w:fldChar w:fldCharType="end"/>
        </w:r>
      </w:ins>
    </w:p>
    <w:p w:rsidR="000441BE" w:rsidDel="00666E00" w:rsidRDefault="000441BE">
      <w:pPr>
        <w:widowControl/>
        <w:spacing w:line="480" w:lineRule="exact"/>
        <w:jc w:val="both"/>
        <w:rPr>
          <w:del w:id="856" w:author="A5206572" w:date="2019-05-10T22:51:00Z"/>
          <w:rFonts w:ascii="Times New Roman" w:eastAsia="標楷體" w:hAnsi="Times New Roman" w:cs="Times New Roman"/>
          <w:sz w:val="28"/>
          <w:szCs w:val="28"/>
        </w:rPr>
        <w:pPrChange w:id="857" w:author="A5206572" w:date="2019-05-10T23:14:00Z">
          <w:pPr>
            <w:widowControl/>
          </w:pPr>
        </w:pPrChange>
      </w:pPr>
      <w:del w:id="858" w:author="A5206572" w:date="2019-05-10T21:57:00Z">
        <w:r w:rsidDel="0081054B">
          <w:rPr>
            <w:rFonts w:ascii="Times New Roman" w:eastAsia="標楷體" w:hAnsi="Times New Roman" w:cs="Times New Roman"/>
            <w:sz w:val="28"/>
            <w:szCs w:val="28"/>
          </w:rPr>
          <w:br w:type="page"/>
        </w:r>
      </w:del>
    </w:p>
    <w:p w:rsidR="00C331FB" w:rsidDel="00674893" w:rsidRDefault="00C331FB">
      <w:pPr>
        <w:widowControl/>
        <w:spacing w:line="480" w:lineRule="exact"/>
        <w:jc w:val="both"/>
        <w:rPr>
          <w:del w:id="859" w:author="A5206572" w:date="2019-05-10T21:57:00Z"/>
          <w:rFonts w:ascii="Times New Roman" w:eastAsia="標楷體" w:hAnsi="Times New Roman" w:cs="Times New Roman"/>
          <w:sz w:val="28"/>
          <w:szCs w:val="28"/>
        </w:rPr>
        <w:pPrChange w:id="860" w:author="A5206572" w:date="2019-05-10T23:14:00Z">
          <w:pPr>
            <w:widowControl/>
          </w:pPr>
        </w:pPrChange>
      </w:pPr>
    </w:p>
    <w:p w:rsidR="009A4708" w:rsidRDefault="009A4708">
      <w:pPr>
        <w:widowControl/>
        <w:spacing w:line="480" w:lineRule="exact"/>
        <w:jc w:val="both"/>
        <w:rPr>
          <w:rFonts w:ascii="Times New Roman" w:eastAsia="標楷體" w:hAnsi="Times New Roman" w:cs="Times New Roman"/>
          <w:sz w:val="28"/>
          <w:szCs w:val="28"/>
        </w:rPr>
        <w:sectPr w:rsidR="009A4708" w:rsidSect="0020242C">
          <w:footerReference w:type="default" r:id="rId8"/>
          <w:pgSz w:w="11906" w:h="16838"/>
          <w:pgMar w:top="1440" w:right="1797" w:bottom="1440" w:left="1797" w:header="0" w:footer="459" w:gutter="0"/>
          <w:pgNumType w:fmt="upperRoman" w:start="1"/>
          <w:cols w:space="425"/>
          <w:docGrid w:type="lines" w:linePitch="360"/>
        </w:sectPr>
        <w:pPrChange w:id="861" w:author="A5206572" w:date="2019-05-10T23:14:00Z">
          <w:pPr>
            <w:widowControl/>
          </w:pPr>
        </w:pPrChange>
      </w:pPr>
      <w:r>
        <w:rPr>
          <w:rFonts w:ascii="Times New Roman" w:eastAsia="標楷體" w:hAnsi="Times New Roman" w:cs="Times New Roman"/>
          <w:sz w:val="28"/>
          <w:szCs w:val="28"/>
        </w:rPr>
        <w:br w:type="page"/>
      </w:r>
    </w:p>
    <w:p w:rsidR="00C65840" w:rsidRDefault="00FE074B">
      <w:pPr>
        <w:pStyle w:val="af1"/>
        <w:pPrChange w:id="862" w:author="A5206572" w:date="2019-05-10T21:15:00Z">
          <w:pPr>
            <w:widowControl/>
            <w:spacing w:beforeLines="100" w:before="360" w:afterLines="100" w:after="360"/>
            <w:jc w:val="center"/>
          </w:pPr>
        </w:pPrChange>
      </w:pPr>
      <w:bookmarkStart w:id="863" w:name="_Toc8484161"/>
      <w:r w:rsidRPr="00FE074B">
        <w:rPr>
          <w:rFonts w:hint="eastAsia"/>
        </w:rPr>
        <w:lastRenderedPageBreak/>
        <w:t>第</w:t>
      </w:r>
      <w:r w:rsidRPr="00FE074B">
        <w:rPr>
          <w:rFonts w:hint="eastAsia"/>
        </w:rPr>
        <w:t>1</w:t>
      </w:r>
      <w:r w:rsidRPr="00FE074B">
        <w:rPr>
          <w:rFonts w:hint="eastAsia"/>
        </w:rPr>
        <w:t>章</w:t>
      </w:r>
      <w:r w:rsidRPr="00FE074B">
        <w:rPr>
          <w:rFonts w:hint="eastAsia"/>
        </w:rPr>
        <w:t xml:space="preserve"> </w:t>
      </w:r>
      <w:r w:rsidRPr="00FE074B">
        <w:rPr>
          <w:rFonts w:hint="eastAsia"/>
        </w:rPr>
        <w:t>研究動機與目的</w:t>
      </w:r>
      <w:bookmarkEnd w:id="863"/>
    </w:p>
    <w:p w:rsidR="00FE074B" w:rsidRDefault="00FE074B">
      <w:pPr>
        <w:pStyle w:val="af3"/>
        <w:pPrChange w:id="864" w:author="A5206572" w:date="2019-05-10T21:16:00Z">
          <w:pPr>
            <w:widowControl/>
            <w:spacing w:afterLines="50" w:after="180"/>
            <w:ind w:left="480" w:hangingChars="200" w:hanging="480"/>
            <w:jc w:val="both"/>
          </w:pPr>
        </w:pPrChange>
      </w:pPr>
      <w:bookmarkStart w:id="865" w:name="_Toc8484162"/>
      <w:r w:rsidRPr="00FE074B">
        <w:rPr>
          <w:rFonts w:hint="eastAsia"/>
        </w:rPr>
        <w:t>1</w:t>
      </w:r>
      <w:r w:rsidRPr="00FE074B">
        <w:t xml:space="preserve">.1 </w:t>
      </w:r>
      <w:r w:rsidRPr="00FE074B">
        <w:rPr>
          <w:rFonts w:hint="eastAsia"/>
        </w:rPr>
        <w:t>研究動機</w:t>
      </w:r>
      <w:bookmarkEnd w:id="865"/>
    </w:p>
    <w:p w:rsidR="00DA25FE" w:rsidRPr="00C9457F" w:rsidRDefault="00776486">
      <w:pPr>
        <w:widowControl/>
        <w:spacing w:after="120" w:line="480" w:lineRule="exact"/>
        <w:ind w:firstLineChars="200" w:firstLine="560"/>
        <w:jc w:val="both"/>
        <w:rPr>
          <w:rFonts w:ascii="Times New Roman" w:hAnsi="Times New Roman"/>
        </w:rPr>
        <w:pPrChange w:id="866" w:author="A5206572" w:date="2019-05-10T21:26:00Z">
          <w:pPr>
            <w:widowControl/>
            <w:spacing w:after="120" w:line="480" w:lineRule="exact"/>
            <w:ind w:firstLineChars="200" w:firstLine="480"/>
            <w:jc w:val="both"/>
          </w:pPr>
        </w:pPrChange>
      </w:pPr>
      <w:r w:rsidRPr="0059631B">
        <w:rPr>
          <w:rFonts w:ascii="Times New Roman" w:eastAsia="標楷體" w:hAnsi="Times New Roman" w:cs="Times New Roman" w:hint="eastAsia"/>
          <w:sz w:val="28"/>
          <w:szCs w:val="28"/>
          <w:rPrChange w:id="867" w:author="A5206572" w:date="2019-05-10T21:26:00Z">
            <w:rPr>
              <w:rFonts w:hint="eastAsia"/>
            </w:rPr>
          </w:rPrChange>
        </w:rPr>
        <w:t>求學至今，我們也曾</w:t>
      </w:r>
      <w:r w:rsidR="00DA25FE" w:rsidRPr="0059631B">
        <w:rPr>
          <w:rFonts w:ascii="Times New Roman" w:eastAsia="標楷體" w:hAnsi="Times New Roman" w:cs="Times New Roman" w:hint="eastAsia"/>
          <w:sz w:val="28"/>
          <w:szCs w:val="28"/>
          <w:rPrChange w:id="868" w:author="A5206572" w:date="2019-05-10T21:26:00Z">
            <w:rPr>
              <w:rFonts w:hint="eastAsia"/>
            </w:rPr>
          </w:rPrChange>
        </w:rPr>
        <w:t>經</w:t>
      </w:r>
      <w:r w:rsidRPr="0059631B">
        <w:rPr>
          <w:rFonts w:ascii="Times New Roman" w:eastAsia="標楷體" w:hAnsi="Times New Roman" w:cs="Times New Roman" w:hint="eastAsia"/>
          <w:sz w:val="28"/>
          <w:szCs w:val="28"/>
          <w:rPrChange w:id="869" w:author="A5206572" w:date="2019-05-10T21:26:00Z">
            <w:rPr>
              <w:rFonts w:hint="eastAsia"/>
            </w:rPr>
          </w:rPrChange>
        </w:rPr>
        <w:t>面臨</w:t>
      </w:r>
      <w:r w:rsidR="00DA25FE" w:rsidRPr="0059631B">
        <w:rPr>
          <w:rFonts w:ascii="Times New Roman" w:eastAsia="標楷體" w:hAnsi="Times New Roman" w:cs="Times New Roman" w:hint="eastAsia"/>
          <w:sz w:val="28"/>
          <w:szCs w:val="28"/>
          <w:rPrChange w:id="870" w:author="A5206572" w:date="2019-05-10T21:26:00Z">
            <w:rPr>
              <w:rFonts w:hint="eastAsia"/>
            </w:rPr>
          </w:rPrChange>
        </w:rPr>
        <w:t>過許多</w:t>
      </w:r>
      <w:r w:rsidRPr="0059631B">
        <w:rPr>
          <w:rFonts w:ascii="Times New Roman" w:eastAsia="標楷體" w:hAnsi="Times New Roman" w:cs="Times New Roman" w:hint="eastAsia"/>
          <w:sz w:val="28"/>
          <w:szCs w:val="28"/>
          <w:rPrChange w:id="871" w:author="A5206572" w:date="2019-05-10T21:26:00Z">
            <w:rPr>
              <w:rFonts w:hint="eastAsia"/>
            </w:rPr>
          </w:rPrChange>
        </w:rPr>
        <w:t>大大小小的考試與測驗，</w:t>
      </w:r>
      <w:r w:rsidR="00CB0C3A" w:rsidRPr="0059631B">
        <w:rPr>
          <w:rFonts w:ascii="Times New Roman" w:eastAsia="標楷體" w:hAnsi="Times New Roman" w:cs="Times New Roman" w:hint="eastAsia"/>
          <w:sz w:val="28"/>
          <w:szCs w:val="28"/>
          <w:rPrChange w:id="872" w:author="A5206572" w:date="2019-05-10T21:26:00Z">
            <w:rPr>
              <w:rFonts w:hint="eastAsia"/>
            </w:rPr>
          </w:rPrChange>
        </w:rPr>
        <w:t>也因而準備了一本本</w:t>
      </w:r>
      <w:r w:rsidR="00DA25FE" w:rsidRPr="0059631B">
        <w:rPr>
          <w:rFonts w:ascii="Times New Roman" w:eastAsia="標楷體" w:hAnsi="Times New Roman" w:cs="Times New Roman" w:hint="eastAsia"/>
          <w:sz w:val="28"/>
          <w:szCs w:val="28"/>
          <w:rPrChange w:id="873" w:author="A5206572" w:date="2019-05-10T21:26:00Z">
            <w:rPr>
              <w:rFonts w:hint="eastAsia"/>
            </w:rPr>
          </w:rPrChange>
        </w:rPr>
        <w:t>不同科目或章節</w:t>
      </w:r>
      <w:r w:rsidR="00CB0C3A" w:rsidRPr="0059631B">
        <w:rPr>
          <w:rFonts w:ascii="Times New Roman" w:eastAsia="標楷體" w:hAnsi="Times New Roman" w:cs="Times New Roman" w:hint="eastAsia"/>
          <w:sz w:val="28"/>
          <w:szCs w:val="28"/>
          <w:rPrChange w:id="874" w:author="A5206572" w:date="2019-05-10T21:26:00Z">
            <w:rPr>
              <w:rFonts w:hint="eastAsia"/>
            </w:rPr>
          </w:rPrChange>
        </w:rPr>
        <w:t>的「</w:t>
      </w:r>
      <w:r w:rsidR="00B4423E" w:rsidRPr="0059631B">
        <w:rPr>
          <w:rFonts w:ascii="Times New Roman" w:eastAsia="標楷體" w:hAnsi="Times New Roman" w:cs="Times New Roman" w:hint="eastAsia"/>
          <w:sz w:val="28"/>
          <w:szCs w:val="28"/>
          <w:rPrChange w:id="875" w:author="A5206572" w:date="2019-05-10T21:26:00Z">
            <w:rPr>
              <w:rFonts w:hint="eastAsia"/>
            </w:rPr>
          </w:rPrChange>
        </w:rPr>
        <w:t>錯誤筆記本」，但我們想打破這樣的思維模式，透過我們的專長與經驗，打造出一款前所未有的跨平台</w:t>
      </w:r>
      <w:r w:rsidR="002E1D75" w:rsidRPr="0059631B">
        <w:rPr>
          <w:rFonts w:ascii="Times New Roman" w:eastAsia="標楷體" w:hAnsi="Times New Roman" w:cs="Times New Roman"/>
          <w:sz w:val="28"/>
          <w:szCs w:val="28"/>
          <w:rPrChange w:id="876" w:author="A5206572" w:date="2019-05-10T21:26:00Z">
            <w:rPr>
              <w:rFonts w:ascii="Times New Roman" w:hAnsi="Times New Roman"/>
            </w:rPr>
          </w:rPrChange>
        </w:rPr>
        <w:t>APP</w:t>
      </w:r>
      <w:r w:rsidR="00B4423E" w:rsidRPr="0059631B">
        <w:rPr>
          <w:rFonts w:ascii="Times New Roman" w:eastAsia="標楷體" w:hAnsi="Times New Roman" w:cs="Times New Roman" w:hint="eastAsia"/>
          <w:sz w:val="28"/>
          <w:szCs w:val="28"/>
          <w:rPrChange w:id="877" w:author="A5206572" w:date="2019-05-10T21:26:00Z">
            <w:rPr>
              <w:rFonts w:ascii="Times New Roman" w:hAnsi="Times New Roman" w:hint="eastAsia"/>
            </w:rPr>
          </w:rPrChange>
        </w:rPr>
        <w:t>，可以達到與傳統錯誤筆記本相同的效果，甚至帶給使用者</w:t>
      </w:r>
      <w:r w:rsidR="00C52F18" w:rsidRPr="0059631B">
        <w:rPr>
          <w:rFonts w:ascii="Times New Roman" w:eastAsia="標楷體" w:hAnsi="Times New Roman" w:cs="Times New Roman" w:hint="eastAsia"/>
          <w:sz w:val="28"/>
          <w:szCs w:val="28"/>
          <w:rPrChange w:id="878" w:author="A5206572" w:date="2019-05-10T21:26:00Z">
            <w:rPr>
              <w:rFonts w:ascii="Times New Roman" w:hAnsi="Times New Roman" w:hint="eastAsia"/>
            </w:rPr>
          </w:rPrChange>
        </w:rPr>
        <w:t>們</w:t>
      </w:r>
      <w:r w:rsidR="00B4423E" w:rsidRPr="0059631B">
        <w:rPr>
          <w:rFonts w:ascii="Times New Roman" w:eastAsia="標楷體" w:hAnsi="Times New Roman" w:cs="Times New Roman" w:hint="eastAsia"/>
          <w:sz w:val="28"/>
          <w:szCs w:val="28"/>
          <w:rPrChange w:id="879" w:author="A5206572" w:date="2019-05-10T21:26:00Z">
            <w:rPr>
              <w:rFonts w:ascii="Times New Roman" w:hAnsi="Times New Roman" w:hint="eastAsia"/>
            </w:rPr>
          </w:rPrChange>
        </w:rPr>
        <w:t>更好的體驗</w:t>
      </w:r>
      <w:r w:rsidR="00C9457F" w:rsidRPr="0059631B">
        <w:rPr>
          <w:rFonts w:ascii="Times New Roman" w:eastAsia="標楷體" w:hAnsi="Times New Roman" w:cs="Times New Roman" w:hint="eastAsia"/>
          <w:sz w:val="28"/>
          <w:szCs w:val="28"/>
          <w:rPrChange w:id="880" w:author="A5206572" w:date="2019-05-10T21:26:00Z">
            <w:rPr>
              <w:rFonts w:ascii="Times New Roman" w:hAnsi="Times New Roman" w:hint="eastAsia"/>
            </w:rPr>
          </w:rPrChange>
        </w:rPr>
        <w:t>，</w:t>
      </w:r>
      <w:r w:rsidR="00DA25FE" w:rsidRPr="0059631B">
        <w:rPr>
          <w:rFonts w:ascii="Times New Roman" w:eastAsia="標楷體" w:hAnsi="Times New Roman" w:cs="Times New Roman" w:hint="eastAsia"/>
          <w:sz w:val="28"/>
          <w:szCs w:val="28"/>
          <w:rPrChange w:id="881" w:author="A5206572" w:date="2019-05-10T21:26:00Z">
            <w:rPr>
              <w:rFonts w:ascii="Times New Roman" w:hAnsi="Times New Roman" w:hint="eastAsia"/>
            </w:rPr>
          </w:rPrChange>
        </w:rPr>
        <w:t>讓使用者從筆尖上的思考轉變為指尖下的思考，一直是我們</w:t>
      </w:r>
      <w:r w:rsidR="00942B37" w:rsidRPr="0059631B">
        <w:rPr>
          <w:rFonts w:ascii="Times New Roman" w:eastAsia="標楷體" w:hAnsi="Times New Roman" w:cs="Times New Roman" w:hint="eastAsia"/>
          <w:sz w:val="28"/>
          <w:szCs w:val="28"/>
          <w:rPrChange w:id="882" w:author="A5206572" w:date="2019-05-10T21:26:00Z">
            <w:rPr>
              <w:rFonts w:ascii="Times New Roman" w:hAnsi="Times New Roman" w:hint="eastAsia"/>
            </w:rPr>
          </w:rPrChange>
        </w:rPr>
        <w:t>對</w:t>
      </w:r>
      <w:r w:rsidR="00E949B4" w:rsidRPr="0059631B">
        <w:rPr>
          <w:rFonts w:ascii="Times New Roman" w:eastAsia="標楷體" w:hAnsi="Times New Roman" w:cs="Times New Roman" w:hint="eastAsia"/>
          <w:sz w:val="28"/>
          <w:szCs w:val="28"/>
          <w:rPrChange w:id="883" w:author="A5206572" w:date="2019-05-10T21:26:00Z">
            <w:rPr>
              <w:rFonts w:ascii="Times New Roman" w:hAnsi="Times New Roman" w:hint="eastAsia"/>
            </w:rPr>
          </w:rPrChange>
        </w:rPr>
        <w:t>於</w:t>
      </w:r>
      <w:r w:rsidR="00216FFD" w:rsidRPr="0059631B">
        <w:rPr>
          <w:rFonts w:ascii="Times New Roman" w:eastAsia="標楷體" w:hAnsi="Times New Roman" w:cs="Times New Roman" w:hint="eastAsia"/>
          <w:sz w:val="28"/>
          <w:szCs w:val="28"/>
          <w:rPrChange w:id="884" w:author="A5206572" w:date="2019-05-10T21:26:00Z">
            <w:rPr>
              <w:rFonts w:ascii="Times New Roman" w:hAnsi="Times New Roman" w:hint="eastAsia"/>
            </w:rPr>
          </w:rPrChange>
        </w:rPr>
        <w:t>本研究</w:t>
      </w:r>
      <w:r w:rsidR="00DA25FE" w:rsidRPr="0059631B">
        <w:rPr>
          <w:rFonts w:ascii="Times New Roman" w:eastAsia="標楷體" w:hAnsi="Times New Roman" w:cs="Times New Roman" w:hint="eastAsia"/>
          <w:sz w:val="28"/>
          <w:szCs w:val="28"/>
          <w:rPrChange w:id="885" w:author="A5206572" w:date="2019-05-10T21:26:00Z">
            <w:rPr>
              <w:rFonts w:ascii="Times New Roman" w:hAnsi="Times New Roman" w:hint="eastAsia"/>
            </w:rPr>
          </w:rPrChange>
        </w:rPr>
        <w:t>的動機與初心。</w:t>
      </w:r>
    </w:p>
    <w:p w:rsidR="009326B0" w:rsidRDefault="009326B0">
      <w:pPr>
        <w:pStyle w:val="af3"/>
        <w:pPrChange w:id="886" w:author="A5206572" w:date="2019-05-10T21:17:00Z">
          <w:pPr>
            <w:widowControl/>
            <w:spacing w:afterLines="50" w:after="180"/>
            <w:ind w:left="480" w:hangingChars="200" w:hanging="480"/>
            <w:jc w:val="both"/>
          </w:pPr>
        </w:pPrChange>
      </w:pPr>
      <w:bookmarkStart w:id="887" w:name="_Toc8484163"/>
      <w:r w:rsidRPr="00FE074B">
        <w:rPr>
          <w:rFonts w:hint="eastAsia"/>
        </w:rPr>
        <w:t>1</w:t>
      </w:r>
      <w:r w:rsidRPr="00FE074B">
        <w:t>.</w:t>
      </w:r>
      <w:r>
        <w:rPr>
          <w:rFonts w:hint="eastAsia"/>
        </w:rPr>
        <w:t>2</w:t>
      </w:r>
      <w:r w:rsidRPr="00FE074B">
        <w:t xml:space="preserve"> </w:t>
      </w:r>
      <w:r w:rsidRPr="00FE074B">
        <w:rPr>
          <w:rFonts w:hint="eastAsia"/>
        </w:rPr>
        <w:t>研究</w:t>
      </w:r>
      <w:r>
        <w:rPr>
          <w:rFonts w:hint="eastAsia"/>
        </w:rPr>
        <w:t>目的</w:t>
      </w:r>
      <w:bookmarkEnd w:id="887"/>
    </w:p>
    <w:p w:rsidR="00112B83" w:rsidRDefault="0019706E" w:rsidP="00112B83">
      <w:pPr>
        <w:widowControl/>
        <w:spacing w:after="120" w:line="480" w:lineRule="exact"/>
        <w:ind w:firstLineChars="200" w:firstLine="560"/>
        <w:jc w:val="both"/>
        <w:rPr>
          <w:rFonts w:ascii="Times New Roman" w:eastAsia="標楷體" w:hAnsi="Times New Roman" w:cs="Times New Roman"/>
          <w:sz w:val="28"/>
          <w:szCs w:val="28"/>
        </w:rPr>
      </w:pPr>
      <w:r w:rsidRPr="0019706E">
        <w:rPr>
          <w:rFonts w:ascii="Times New Roman" w:eastAsia="標楷體" w:hAnsi="Times New Roman" w:cs="Times New Roman" w:hint="eastAsia"/>
          <w:sz w:val="28"/>
          <w:szCs w:val="28"/>
        </w:rPr>
        <w:t>本專題的研究目的是開發</w:t>
      </w:r>
      <w:r w:rsidR="002E1D75">
        <w:rPr>
          <w:rFonts w:ascii="Times New Roman" w:eastAsia="標楷體" w:hAnsi="Times New Roman" w:cs="Times New Roman" w:hint="eastAsia"/>
          <w:sz w:val="28"/>
          <w:szCs w:val="28"/>
        </w:rPr>
        <w:t>一個能夠達到跨平台以及撰寫</w:t>
      </w:r>
      <w:r w:rsidR="002E1D75">
        <w:rPr>
          <w:rFonts w:ascii="標楷體" w:eastAsia="標楷體" w:hAnsi="標楷體" w:cs="Times New Roman" w:hint="eastAsia"/>
          <w:sz w:val="28"/>
          <w:szCs w:val="28"/>
        </w:rPr>
        <w:t>「錯誤筆記」</w:t>
      </w:r>
      <w:r w:rsidRPr="0019706E">
        <w:rPr>
          <w:rFonts w:ascii="Times New Roman" w:eastAsia="標楷體" w:hAnsi="Times New Roman" w:cs="Times New Roman" w:hint="eastAsia"/>
          <w:sz w:val="28"/>
          <w:szCs w:val="28"/>
        </w:rPr>
        <w:t>的</w:t>
      </w:r>
      <w:r w:rsidR="002E1D75">
        <w:rPr>
          <w:rFonts w:ascii="Times New Roman" w:eastAsia="標楷體" w:hAnsi="Times New Roman" w:cs="Times New Roman" w:hint="eastAsia"/>
          <w:sz w:val="28"/>
          <w:szCs w:val="28"/>
        </w:rPr>
        <w:t>APP</w:t>
      </w:r>
      <w:r w:rsidRPr="0019706E">
        <w:rPr>
          <w:rFonts w:ascii="Times New Roman" w:eastAsia="標楷體" w:hAnsi="Times New Roman" w:cs="Times New Roman" w:hint="eastAsia"/>
          <w:sz w:val="28"/>
          <w:szCs w:val="28"/>
        </w:rPr>
        <w:t>。</w:t>
      </w:r>
      <w:r w:rsidR="00112B83">
        <w:rPr>
          <w:rFonts w:ascii="Times New Roman" w:eastAsia="標楷體" w:hAnsi="Times New Roman" w:cs="Times New Roman" w:hint="eastAsia"/>
          <w:sz w:val="28"/>
          <w:szCs w:val="28"/>
        </w:rPr>
        <w:t>基於我們研究的動機，我們將本研究</w:t>
      </w:r>
      <w:r w:rsidR="00D64049">
        <w:rPr>
          <w:rFonts w:ascii="Times New Roman" w:eastAsia="標楷體" w:hAnsi="Times New Roman" w:cs="Times New Roman" w:hint="eastAsia"/>
          <w:sz w:val="28"/>
          <w:szCs w:val="28"/>
        </w:rPr>
        <w:t>的</w:t>
      </w:r>
      <w:r w:rsidR="00CC7529">
        <w:rPr>
          <w:rFonts w:ascii="Times New Roman" w:eastAsia="標楷體" w:hAnsi="Times New Roman" w:cs="Times New Roman" w:hint="eastAsia"/>
          <w:sz w:val="28"/>
          <w:szCs w:val="28"/>
        </w:rPr>
        <w:t>未來</w:t>
      </w:r>
      <w:r w:rsidR="00112B83">
        <w:rPr>
          <w:rFonts w:ascii="Times New Roman" w:eastAsia="標楷體" w:hAnsi="Times New Roman" w:cs="Times New Roman" w:hint="eastAsia"/>
          <w:sz w:val="28"/>
          <w:szCs w:val="28"/>
        </w:rPr>
        <w:t>規劃出</w:t>
      </w:r>
      <w:r w:rsidR="00112B83">
        <w:rPr>
          <w:rFonts w:ascii="Times New Roman" w:eastAsia="標楷體" w:hAnsi="Times New Roman" w:cs="Times New Roman" w:hint="eastAsia"/>
          <w:sz w:val="28"/>
          <w:szCs w:val="28"/>
        </w:rPr>
        <w:t>3</w:t>
      </w:r>
      <w:r w:rsidR="00112B83">
        <w:rPr>
          <w:rFonts w:ascii="Times New Roman" w:eastAsia="標楷體" w:hAnsi="Times New Roman" w:cs="Times New Roman" w:hint="eastAsia"/>
          <w:sz w:val="28"/>
          <w:szCs w:val="28"/>
        </w:rPr>
        <w:t>大階段</w:t>
      </w:r>
      <w:r w:rsidR="0016032E">
        <w:rPr>
          <w:rFonts w:ascii="Times New Roman" w:eastAsia="標楷體" w:hAnsi="Times New Roman" w:cs="Times New Roman" w:hint="eastAsia"/>
          <w:sz w:val="28"/>
          <w:szCs w:val="28"/>
        </w:rPr>
        <w:t>，</w:t>
      </w:r>
      <w:r w:rsidR="00815B5B">
        <w:rPr>
          <w:rFonts w:ascii="Times New Roman" w:eastAsia="標楷體" w:hAnsi="Times New Roman" w:cs="Times New Roman" w:hint="eastAsia"/>
          <w:sz w:val="28"/>
          <w:szCs w:val="28"/>
        </w:rPr>
        <w:t>以</w:t>
      </w:r>
      <w:r w:rsidR="00112B83">
        <w:rPr>
          <w:rFonts w:ascii="Times New Roman" w:eastAsia="標楷體" w:hAnsi="Times New Roman" w:cs="Times New Roman" w:hint="eastAsia"/>
          <w:sz w:val="28"/>
          <w:szCs w:val="28"/>
        </w:rPr>
        <w:t>達成我們的目標：</w:t>
      </w:r>
    </w:p>
    <w:p w:rsidR="00112B83" w:rsidRPr="004F25F2" w:rsidRDefault="004F25F2" w:rsidP="004F25F2">
      <w:pPr>
        <w:widowControl/>
        <w:spacing w:beforeLines="100" w:before="360" w:afterLines="50" w:after="180"/>
        <w:ind w:left="961" w:hangingChars="300" w:hanging="961"/>
        <w:jc w:val="both"/>
        <w:rPr>
          <w:rFonts w:ascii="Times New Roman" w:eastAsia="標楷體" w:hAnsi="Times New Roman" w:cs="Times New Roman"/>
          <w:b/>
          <w:sz w:val="28"/>
          <w:szCs w:val="28"/>
        </w:rPr>
      </w:pPr>
      <w:r w:rsidRPr="004F25F2">
        <w:rPr>
          <w:rFonts w:ascii="Times New Roman" w:eastAsia="標楷體" w:hAnsi="Times New Roman" w:cs="Times New Roman"/>
          <w:b/>
          <w:sz w:val="32"/>
          <w:szCs w:val="28"/>
        </w:rPr>
        <w:t>1.</w:t>
      </w:r>
      <w:r>
        <w:rPr>
          <w:rFonts w:ascii="Times New Roman" w:eastAsia="標楷體" w:hAnsi="Times New Roman" w:cs="Times New Roman"/>
          <w:b/>
          <w:sz w:val="32"/>
          <w:szCs w:val="28"/>
        </w:rPr>
        <w:t>2.1</w:t>
      </w:r>
      <w:r w:rsidR="00A04584" w:rsidRPr="004F25F2">
        <w:rPr>
          <w:rFonts w:ascii="Times New Roman" w:eastAsia="標楷體" w:hAnsi="Times New Roman" w:cs="Times New Roman" w:hint="eastAsia"/>
          <w:b/>
          <w:sz w:val="32"/>
          <w:szCs w:val="28"/>
        </w:rPr>
        <w:t xml:space="preserve"> </w:t>
      </w:r>
      <w:r w:rsidR="00A04584" w:rsidRPr="004F25F2">
        <w:rPr>
          <w:rFonts w:ascii="Times New Roman" w:eastAsia="標楷體" w:hAnsi="Times New Roman" w:cs="Times New Roman" w:hint="eastAsia"/>
          <w:b/>
          <w:sz w:val="32"/>
          <w:szCs w:val="28"/>
        </w:rPr>
        <w:t>達成真正的跨平台</w:t>
      </w:r>
    </w:p>
    <w:p w:rsidR="00776839" w:rsidRDefault="00DE7E50" w:rsidP="00153F25">
      <w:pPr>
        <w:widowControl/>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時下手機品牌與型號</w:t>
      </w:r>
      <w:proofErr w:type="gramStart"/>
      <w:r>
        <w:rPr>
          <w:rFonts w:ascii="Times New Roman" w:eastAsia="標楷體" w:hAnsi="Times New Roman" w:cs="Times New Roman" w:hint="eastAsia"/>
          <w:sz w:val="28"/>
          <w:szCs w:val="28"/>
        </w:rPr>
        <w:t>多樣，</w:t>
      </w:r>
      <w:proofErr w:type="gramEnd"/>
      <w:r>
        <w:rPr>
          <w:rFonts w:ascii="Times New Roman" w:eastAsia="標楷體" w:hAnsi="Times New Roman" w:cs="Times New Roman" w:hint="eastAsia"/>
          <w:sz w:val="28"/>
          <w:szCs w:val="28"/>
        </w:rPr>
        <w:t>但以</w:t>
      </w:r>
      <w:r>
        <w:rPr>
          <w:rFonts w:ascii="Times New Roman" w:eastAsia="標楷體" w:hAnsi="Times New Roman" w:cs="Times New Roman" w:hint="eastAsia"/>
          <w:sz w:val="28"/>
          <w:szCs w:val="28"/>
        </w:rPr>
        <w:t>i</w:t>
      </w:r>
      <w:r>
        <w:rPr>
          <w:rFonts w:ascii="Times New Roman" w:eastAsia="標楷體" w:hAnsi="Times New Roman" w:cs="Times New Roman"/>
          <w:sz w:val="28"/>
          <w:szCs w:val="28"/>
        </w:rPr>
        <w:t>OS</w:t>
      </w:r>
      <w:r>
        <w:rPr>
          <w:rFonts w:ascii="Times New Roman" w:eastAsia="標楷體" w:hAnsi="Times New Roman" w:cs="Times New Roman" w:hint="eastAsia"/>
          <w:sz w:val="28"/>
          <w:szCs w:val="28"/>
        </w:rPr>
        <w:t>與</w:t>
      </w:r>
      <w:r>
        <w:rPr>
          <w:rFonts w:ascii="Times New Roman" w:eastAsia="標楷體" w:hAnsi="Times New Roman" w:cs="Times New Roman"/>
          <w:sz w:val="28"/>
          <w:szCs w:val="28"/>
        </w:rPr>
        <w:t>Android</w:t>
      </w:r>
      <w:r>
        <w:rPr>
          <w:rFonts w:ascii="Times New Roman" w:eastAsia="標楷體" w:hAnsi="Times New Roman" w:cs="Times New Roman" w:hint="eastAsia"/>
          <w:sz w:val="28"/>
          <w:szCs w:val="28"/>
        </w:rPr>
        <w:t>兩大陣營最為</w:t>
      </w:r>
      <w:proofErr w:type="gramStart"/>
      <w:r>
        <w:rPr>
          <w:rFonts w:ascii="Times New Roman" w:eastAsia="標楷體" w:hAnsi="Times New Roman" w:cs="Times New Roman" w:hint="eastAsia"/>
          <w:sz w:val="28"/>
          <w:szCs w:val="28"/>
        </w:rPr>
        <w:t>大宗，</w:t>
      </w:r>
      <w:proofErr w:type="gramEnd"/>
      <w:r w:rsidR="00F61137">
        <w:rPr>
          <w:rFonts w:ascii="Times New Roman" w:eastAsia="標楷體" w:hAnsi="Times New Roman" w:cs="Times New Roman" w:hint="eastAsia"/>
          <w:sz w:val="28"/>
          <w:szCs w:val="28"/>
        </w:rPr>
        <w:t>一款</w:t>
      </w:r>
      <w:r w:rsidR="002E1D75">
        <w:rPr>
          <w:rFonts w:ascii="Times New Roman" w:eastAsia="標楷體" w:hAnsi="Times New Roman" w:cs="Times New Roman" w:hint="eastAsia"/>
          <w:sz w:val="28"/>
          <w:szCs w:val="28"/>
        </w:rPr>
        <w:t>APP</w:t>
      </w:r>
      <w:r w:rsidR="00F61137">
        <w:rPr>
          <w:rFonts w:ascii="Times New Roman" w:eastAsia="標楷體" w:hAnsi="Times New Roman" w:cs="Times New Roman" w:hint="eastAsia"/>
          <w:sz w:val="28"/>
          <w:szCs w:val="28"/>
        </w:rPr>
        <w:t>相容各平台更是必須的，因此，我們將以</w:t>
      </w:r>
      <w:r w:rsidR="00AA1E3E">
        <w:rPr>
          <w:rFonts w:ascii="Times New Roman" w:eastAsia="標楷體" w:hAnsi="Times New Roman" w:cs="Times New Roman"/>
          <w:sz w:val="28"/>
          <w:szCs w:val="28"/>
        </w:rPr>
        <w:t>Hy</w:t>
      </w:r>
      <w:r w:rsidR="006A3918">
        <w:rPr>
          <w:rFonts w:ascii="Times New Roman" w:eastAsia="標楷體" w:hAnsi="Times New Roman" w:cs="Times New Roman"/>
          <w:sz w:val="28"/>
          <w:szCs w:val="28"/>
        </w:rPr>
        <w:t>brid</w:t>
      </w:r>
      <w:r w:rsidR="006A3918">
        <w:rPr>
          <w:rFonts w:ascii="Times New Roman" w:eastAsia="標楷體" w:hAnsi="Times New Roman" w:cs="Times New Roman" w:hint="eastAsia"/>
          <w:sz w:val="28"/>
          <w:szCs w:val="28"/>
        </w:rPr>
        <w:t>的方式製作</w:t>
      </w:r>
      <w:r w:rsidR="00B47FF4">
        <w:rPr>
          <w:rFonts w:ascii="Times New Roman" w:eastAsia="標楷體" w:hAnsi="Times New Roman" w:cs="Times New Roman" w:hint="eastAsia"/>
          <w:sz w:val="28"/>
          <w:szCs w:val="28"/>
        </w:rPr>
        <w:t>，既可以</w:t>
      </w:r>
      <w:r w:rsidR="00C30930">
        <w:rPr>
          <w:rFonts w:ascii="Times New Roman" w:eastAsia="標楷體" w:hAnsi="Times New Roman" w:cs="Times New Roman" w:hint="eastAsia"/>
          <w:sz w:val="28"/>
          <w:szCs w:val="28"/>
        </w:rPr>
        <w:t>如同</w:t>
      </w:r>
      <w:r w:rsidR="00C30930">
        <w:rPr>
          <w:rFonts w:ascii="Times New Roman" w:eastAsia="標楷體" w:hAnsi="Times New Roman" w:cs="Times New Roman" w:hint="eastAsia"/>
          <w:sz w:val="28"/>
          <w:szCs w:val="28"/>
        </w:rPr>
        <w:t>W</w:t>
      </w:r>
      <w:r w:rsidR="00C30930">
        <w:rPr>
          <w:rFonts w:ascii="Times New Roman" w:eastAsia="標楷體" w:hAnsi="Times New Roman" w:cs="Times New Roman"/>
          <w:sz w:val="28"/>
          <w:szCs w:val="28"/>
        </w:rPr>
        <w:t xml:space="preserve">eb </w:t>
      </w:r>
      <w:r w:rsidR="002E1D75">
        <w:rPr>
          <w:rFonts w:ascii="Times New Roman" w:eastAsia="標楷體" w:hAnsi="Times New Roman" w:cs="Times New Roman"/>
          <w:sz w:val="28"/>
          <w:szCs w:val="28"/>
        </w:rPr>
        <w:t>APP</w:t>
      </w:r>
      <w:r w:rsidR="00C30930">
        <w:rPr>
          <w:rFonts w:ascii="Times New Roman" w:eastAsia="標楷體" w:hAnsi="Times New Roman" w:cs="Times New Roman" w:hint="eastAsia"/>
          <w:sz w:val="28"/>
          <w:szCs w:val="28"/>
        </w:rPr>
        <w:t>開發快速，亦可以如同</w:t>
      </w:r>
      <w:r w:rsidR="00C30930">
        <w:rPr>
          <w:rFonts w:ascii="Times New Roman" w:eastAsia="標楷體" w:hAnsi="Times New Roman" w:cs="Times New Roman"/>
          <w:sz w:val="28"/>
          <w:szCs w:val="28"/>
        </w:rPr>
        <w:t xml:space="preserve">Native </w:t>
      </w:r>
      <w:r w:rsidR="002E1D75">
        <w:rPr>
          <w:rFonts w:ascii="Times New Roman" w:eastAsia="標楷體" w:hAnsi="Times New Roman" w:cs="Times New Roman"/>
          <w:sz w:val="28"/>
          <w:szCs w:val="28"/>
        </w:rPr>
        <w:t>APP</w:t>
      </w:r>
      <w:r w:rsidR="00C30930">
        <w:rPr>
          <w:rFonts w:ascii="Times New Roman" w:eastAsia="標楷體" w:hAnsi="Times New Roman" w:cs="Times New Roman" w:hint="eastAsia"/>
          <w:sz w:val="28"/>
          <w:szCs w:val="28"/>
        </w:rPr>
        <w:t>調用手機內建功能</w:t>
      </w:r>
      <w:r w:rsidR="006A3918">
        <w:rPr>
          <w:rFonts w:ascii="Times New Roman" w:eastAsia="標楷體" w:hAnsi="Times New Roman" w:cs="Times New Roman" w:hint="eastAsia"/>
          <w:sz w:val="28"/>
          <w:szCs w:val="28"/>
        </w:rPr>
        <w:t>，</w:t>
      </w:r>
      <w:r w:rsidR="00197B63">
        <w:rPr>
          <w:rFonts w:ascii="Times New Roman" w:eastAsia="標楷體" w:hAnsi="Times New Roman" w:cs="Times New Roman" w:hint="eastAsia"/>
          <w:sz w:val="28"/>
          <w:szCs w:val="28"/>
        </w:rPr>
        <w:t>倘若有機會也希望</w:t>
      </w:r>
      <w:r w:rsidR="008C2D93">
        <w:rPr>
          <w:rFonts w:ascii="Times New Roman" w:eastAsia="標楷體" w:hAnsi="Times New Roman" w:cs="Times New Roman" w:hint="eastAsia"/>
          <w:sz w:val="28"/>
          <w:szCs w:val="28"/>
        </w:rPr>
        <w:t>製作網頁版，透過雲端資</w:t>
      </w:r>
      <w:r w:rsidR="00C52F18">
        <w:rPr>
          <w:rFonts w:ascii="Times New Roman" w:eastAsia="標楷體" w:hAnsi="Times New Roman" w:cs="Times New Roman" w:hint="eastAsia"/>
          <w:sz w:val="28"/>
          <w:szCs w:val="28"/>
        </w:rPr>
        <w:t>料庫同步使用者的資料，讓使用者在各個平台上</w:t>
      </w:r>
      <w:proofErr w:type="gramStart"/>
      <w:r w:rsidR="00C52F18">
        <w:rPr>
          <w:rFonts w:ascii="Times New Roman" w:eastAsia="標楷體" w:hAnsi="Times New Roman" w:cs="Times New Roman" w:hint="eastAsia"/>
          <w:sz w:val="28"/>
          <w:szCs w:val="28"/>
        </w:rPr>
        <w:t>無縫接軌</w:t>
      </w:r>
      <w:proofErr w:type="gramEnd"/>
      <w:r w:rsidR="00197B63">
        <w:rPr>
          <w:rFonts w:ascii="Times New Roman" w:eastAsia="標楷體" w:hAnsi="Times New Roman" w:cs="Times New Roman" w:hint="eastAsia"/>
          <w:sz w:val="28"/>
          <w:szCs w:val="28"/>
        </w:rPr>
        <w:t>，</w:t>
      </w:r>
      <w:r w:rsidR="002453BE">
        <w:rPr>
          <w:rFonts w:ascii="Times New Roman" w:eastAsia="標楷體" w:hAnsi="Times New Roman" w:cs="Times New Roman" w:hint="eastAsia"/>
          <w:sz w:val="28"/>
          <w:szCs w:val="28"/>
        </w:rPr>
        <w:t>達成真正的跨平台。</w:t>
      </w:r>
    </w:p>
    <w:p w:rsidR="00B87E0F" w:rsidRDefault="00B87E0F" w:rsidP="004F25F2">
      <w:pPr>
        <w:widowControl/>
        <w:spacing w:beforeLines="100" w:before="360" w:afterLines="50" w:after="180"/>
        <w:ind w:left="961" w:hangingChars="300" w:hanging="961"/>
        <w:jc w:val="both"/>
        <w:rPr>
          <w:rFonts w:ascii="Times New Roman" w:eastAsia="標楷體" w:hAnsi="Times New Roman" w:cs="Times New Roman"/>
          <w:b/>
          <w:sz w:val="32"/>
          <w:szCs w:val="28"/>
        </w:rPr>
      </w:pPr>
    </w:p>
    <w:p w:rsidR="00B87E0F" w:rsidRDefault="00B87E0F" w:rsidP="004F25F2">
      <w:pPr>
        <w:widowControl/>
        <w:spacing w:beforeLines="100" w:before="360" w:afterLines="50" w:after="180"/>
        <w:ind w:left="961" w:hangingChars="300" w:hanging="961"/>
        <w:jc w:val="both"/>
        <w:rPr>
          <w:rFonts w:ascii="Times New Roman" w:eastAsia="標楷體" w:hAnsi="Times New Roman" w:cs="Times New Roman"/>
          <w:b/>
          <w:sz w:val="32"/>
          <w:szCs w:val="28"/>
        </w:rPr>
      </w:pPr>
    </w:p>
    <w:p w:rsidR="006B71BA" w:rsidRPr="004F25F2" w:rsidRDefault="004F25F2" w:rsidP="004F25F2">
      <w:pPr>
        <w:widowControl/>
        <w:spacing w:beforeLines="100" w:before="360" w:afterLines="50" w:after="180"/>
        <w:ind w:left="961" w:hangingChars="300" w:hanging="961"/>
        <w:jc w:val="both"/>
        <w:rPr>
          <w:rFonts w:ascii="Times New Roman" w:eastAsia="標楷體" w:hAnsi="Times New Roman" w:cs="Times New Roman"/>
          <w:b/>
          <w:sz w:val="32"/>
          <w:szCs w:val="28"/>
        </w:rPr>
      </w:pPr>
      <w:r w:rsidRPr="004F25F2">
        <w:rPr>
          <w:rFonts w:ascii="Times New Roman" w:eastAsia="標楷體" w:hAnsi="Times New Roman" w:cs="Times New Roman"/>
          <w:b/>
          <w:sz w:val="32"/>
          <w:szCs w:val="28"/>
        </w:rPr>
        <w:lastRenderedPageBreak/>
        <w:t>1.2</w:t>
      </w:r>
      <w:r>
        <w:rPr>
          <w:rFonts w:ascii="Times New Roman" w:eastAsia="標楷體" w:hAnsi="Times New Roman" w:cs="Times New Roman"/>
          <w:b/>
          <w:sz w:val="32"/>
          <w:szCs w:val="28"/>
        </w:rPr>
        <w:t>.2</w:t>
      </w:r>
      <w:r w:rsidR="006B71BA" w:rsidRPr="004F25F2">
        <w:rPr>
          <w:rFonts w:ascii="Times New Roman" w:eastAsia="標楷體" w:hAnsi="Times New Roman" w:cs="Times New Roman" w:hint="eastAsia"/>
          <w:b/>
          <w:sz w:val="32"/>
          <w:szCs w:val="28"/>
        </w:rPr>
        <w:t xml:space="preserve"> </w:t>
      </w:r>
      <w:r w:rsidR="006B71BA" w:rsidRPr="004F25F2">
        <w:rPr>
          <w:rFonts w:ascii="Times New Roman" w:eastAsia="標楷體" w:hAnsi="Times New Roman" w:cs="Times New Roman" w:hint="eastAsia"/>
          <w:b/>
          <w:sz w:val="32"/>
          <w:szCs w:val="28"/>
        </w:rPr>
        <w:t>進行軟體測試</w:t>
      </w:r>
    </w:p>
    <w:p w:rsidR="00B47FF4" w:rsidRDefault="00B47FF4" w:rsidP="00153F25">
      <w:pPr>
        <w:widowControl/>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正如上述</w:t>
      </w:r>
      <w:r w:rsidR="00DE4D8B">
        <w:rPr>
          <w:rFonts w:ascii="Times New Roman" w:eastAsia="標楷體" w:hAnsi="Times New Roman" w:cs="Times New Roman" w:hint="eastAsia"/>
          <w:sz w:val="28"/>
          <w:szCs w:val="28"/>
        </w:rPr>
        <w:t>我們提及</w:t>
      </w:r>
      <w:r>
        <w:rPr>
          <w:rFonts w:ascii="Times New Roman" w:eastAsia="標楷體" w:hAnsi="Times New Roman" w:cs="Times New Roman" w:hint="eastAsia"/>
          <w:sz w:val="28"/>
          <w:szCs w:val="28"/>
        </w:rPr>
        <w:t>，我們欲達成真正的跨平台，</w:t>
      </w:r>
      <w:r w:rsidR="008A289A">
        <w:rPr>
          <w:rFonts w:ascii="Times New Roman" w:eastAsia="標楷體" w:hAnsi="Times New Roman" w:cs="Times New Roman" w:hint="eastAsia"/>
          <w:sz w:val="28"/>
          <w:szCs w:val="28"/>
        </w:rPr>
        <w:t>而時下手機品牌、型號、尺寸</w:t>
      </w:r>
      <w:proofErr w:type="gramStart"/>
      <w:r w:rsidR="008A289A">
        <w:rPr>
          <w:rFonts w:ascii="Times New Roman" w:eastAsia="標楷體" w:hAnsi="Times New Roman" w:cs="Times New Roman" w:hint="eastAsia"/>
          <w:sz w:val="28"/>
          <w:szCs w:val="28"/>
        </w:rPr>
        <w:t>多樣，</w:t>
      </w:r>
      <w:proofErr w:type="gramEnd"/>
      <w:r w:rsidR="008A289A">
        <w:rPr>
          <w:rFonts w:ascii="Times New Roman" w:eastAsia="標楷體" w:hAnsi="Times New Roman" w:cs="Times New Roman" w:hint="eastAsia"/>
          <w:sz w:val="28"/>
          <w:szCs w:val="28"/>
        </w:rPr>
        <w:t>因此我們將軟體測試納入我們重要的里程碑，唯有透過不斷的測試</w:t>
      </w:r>
      <w:r w:rsidR="00DE4D8B">
        <w:rPr>
          <w:rFonts w:ascii="Times New Roman" w:eastAsia="標楷體" w:hAnsi="Times New Roman" w:cs="Times New Roman" w:hint="eastAsia"/>
          <w:sz w:val="28"/>
          <w:szCs w:val="28"/>
        </w:rPr>
        <w:t>，並多方收集使用者的體驗想法與建議，從每一次的測試中優化我們的程式</w:t>
      </w:r>
      <w:r w:rsidR="008A289A">
        <w:rPr>
          <w:rFonts w:ascii="Times New Roman" w:eastAsia="標楷體" w:hAnsi="Times New Roman" w:cs="Times New Roman" w:hint="eastAsia"/>
          <w:sz w:val="28"/>
          <w:szCs w:val="28"/>
        </w:rPr>
        <w:t>，</w:t>
      </w:r>
      <w:r w:rsidR="00DE4D8B">
        <w:rPr>
          <w:rFonts w:ascii="Times New Roman" w:eastAsia="標楷體" w:hAnsi="Times New Roman" w:cs="Times New Roman" w:hint="eastAsia"/>
          <w:sz w:val="28"/>
          <w:szCs w:val="28"/>
        </w:rPr>
        <w:t>以</w:t>
      </w:r>
      <w:r w:rsidR="008A289A">
        <w:rPr>
          <w:rFonts w:ascii="Times New Roman" w:eastAsia="標楷體" w:hAnsi="Times New Roman" w:cs="Times New Roman" w:hint="eastAsia"/>
          <w:sz w:val="28"/>
          <w:szCs w:val="28"/>
        </w:rPr>
        <w:t>適應各種手機，提升使用者體驗，</w:t>
      </w:r>
      <w:r w:rsidR="00AB6965">
        <w:rPr>
          <w:rFonts w:ascii="Times New Roman" w:eastAsia="標楷體" w:hAnsi="Times New Roman" w:cs="Times New Roman" w:hint="eastAsia"/>
          <w:sz w:val="28"/>
          <w:szCs w:val="28"/>
        </w:rPr>
        <w:t>進而增加使用者黏著度</w:t>
      </w:r>
      <w:r w:rsidR="008A289A">
        <w:rPr>
          <w:rFonts w:ascii="Times New Roman" w:eastAsia="標楷體" w:hAnsi="Times New Roman" w:cs="Times New Roman" w:hint="eastAsia"/>
          <w:sz w:val="28"/>
          <w:szCs w:val="28"/>
        </w:rPr>
        <w:t>。</w:t>
      </w:r>
    </w:p>
    <w:p w:rsidR="006B71BA" w:rsidRPr="004F25F2" w:rsidRDefault="004F25F2" w:rsidP="004F25F2">
      <w:pPr>
        <w:widowControl/>
        <w:spacing w:beforeLines="100" w:before="360" w:afterLines="50" w:after="180"/>
        <w:ind w:left="961" w:hangingChars="300" w:hanging="961"/>
        <w:jc w:val="both"/>
        <w:rPr>
          <w:rFonts w:ascii="Times New Roman" w:eastAsia="標楷體" w:hAnsi="Times New Roman" w:cs="Times New Roman"/>
          <w:b/>
          <w:sz w:val="32"/>
          <w:szCs w:val="28"/>
        </w:rPr>
      </w:pPr>
      <w:r w:rsidRPr="004F25F2">
        <w:rPr>
          <w:rFonts w:ascii="Times New Roman" w:eastAsia="標楷體" w:hAnsi="Times New Roman" w:cs="Times New Roman"/>
          <w:b/>
          <w:sz w:val="32"/>
          <w:szCs w:val="28"/>
        </w:rPr>
        <w:t>1.2.3</w:t>
      </w:r>
      <w:r w:rsidR="006B71BA" w:rsidRPr="004F25F2">
        <w:rPr>
          <w:rFonts w:ascii="Times New Roman" w:eastAsia="標楷體" w:hAnsi="Times New Roman" w:cs="Times New Roman" w:hint="eastAsia"/>
          <w:b/>
          <w:sz w:val="32"/>
          <w:szCs w:val="28"/>
        </w:rPr>
        <w:t xml:space="preserve"> </w:t>
      </w:r>
      <w:r w:rsidR="006B71BA" w:rsidRPr="004F25F2">
        <w:rPr>
          <w:rFonts w:ascii="Times New Roman" w:eastAsia="標楷體" w:hAnsi="Times New Roman" w:cs="Times New Roman" w:hint="eastAsia"/>
          <w:b/>
          <w:sz w:val="32"/>
          <w:szCs w:val="28"/>
        </w:rPr>
        <w:t>準備上架</w:t>
      </w:r>
    </w:p>
    <w:p w:rsidR="008471D8" w:rsidRDefault="007B17EA" w:rsidP="00153F25">
      <w:pPr>
        <w:widowControl/>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當進行完多次的測試與優化後，</w:t>
      </w:r>
      <w:r w:rsidR="00F403C8">
        <w:rPr>
          <w:rFonts w:ascii="Times New Roman" w:eastAsia="標楷體" w:hAnsi="Times New Roman" w:cs="Times New Roman" w:hint="eastAsia"/>
          <w:sz w:val="28"/>
          <w:szCs w:val="28"/>
        </w:rPr>
        <w:t>我們以推出正式完整版本的</w:t>
      </w:r>
      <w:r w:rsidR="002E1D75">
        <w:rPr>
          <w:rFonts w:ascii="Times New Roman" w:eastAsia="標楷體" w:hAnsi="Times New Roman" w:cs="Times New Roman" w:hint="eastAsia"/>
          <w:sz w:val="28"/>
          <w:szCs w:val="28"/>
        </w:rPr>
        <w:t>APP</w:t>
      </w:r>
      <w:r w:rsidR="00F403C8">
        <w:rPr>
          <w:rFonts w:ascii="Times New Roman" w:eastAsia="標楷體" w:hAnsi="Times New Roman" w:cs="Times New Roman" w:hint="eastAsia"/>
          <w:sz w:val="28"/>
          <w:szCs w:val="28"/>
        </w:rPr>
        <w:t>為最終目標</w:t>
      </w:r>
      <w:r w:rsidR="008471D8">
        <w:rPr>
          <w:rFonts w:ascii="Times New Roman" w:eastAsia="標楷體" w:hAnsi="Times New Roman" w:cs="Times New Roman" w:hint="eastAsia"/>
          <w:sz w:val="28"/>
          <w:szCs w:val="28"/>
        </w:rPr>
        <w:t>，符合使用者的想法與期待</w:t>
      </w:r>
      <w:r w:rsidR="00F403C8">
        <w:rPr>
          <w:rFonts w:ascii="Times New Roman" w:eastAsia="標楷體" w:hAnsi="Times New Roman" w:cs="Times New Roman" w:hint="eastAsia"/>
          <w:sz w:val="28"/>
          <w:szCs w:val="28"/>
        </w:rPr>
        <w:t>，</w:t>
      </w:r>
      <w:r w:rsidR="008471D8">
        <w:rPr>
          <w:rFonts w:ascii="Times New Roman" w:eastAsia="標楷體" w:hAnsi="Times New Roman" w:cs="Times New Roman" w:hint="eastAsia"/>
          <w:sz w:val="28"/>
          <w:szCs w:val="28"/>
        </w:rPr>
        <w:t>我們也</w:t>
      </w:r>
      <w:r w:rsidR="00F403C8">
        <w:rPr>
          <w:rFonts w:ascii="Times New Roman" w:eastAsia="標楷體" w:hAnsi="Times New Roman" w:cs="Times New Roman" w:hint="eastAsia"/>
          <w:sz w:val="28"/>
          <w:szCs w:val="28"/>
        </w:rPr>
        <w:t>做好隨時上架的準備，而非零零散散或是不完整的研究。</w:t>
      </w:r>
    </w:p>
    <w:p w:rsidR="008471D8" w:rsidRDefault="008471D8">
      <w:pPr>
        <w:widowControl/>
        <w:rPr>
          <w:rFonts w:ascii="Times New Roman" w:eastAsia="標楷體" w:hAnsi="Times New Roman" w:cs="Times New Roman"/>
          <w:sz w:val="28"/>
          <w:szCs w:val="28"/>
        </w:rPr>
      </w:pPr>
      <w:r>
        <w:rPr>
          <w:rFonts w:ascii="Times New Roman" w:eastAsia="標楷體" w:hAnsi="Times New Roman" w:cs="Times New Roman"/>
          <w:sz w:val="28"/>
          <w:szCs w:val="28"/>
        </w:rPr>
        <w:br w:type="page"/>
      </w:r>
    </w:p>
    <w:p w:rsidR="00273D4D" w:rsidRDefault="008471D8">
      <w:pPr>
        <w:pStyle w:val="af1"/>
        <w:pPrChange w:id="888" w:author="A5206572" w:date="2019-05-10T21:15:00Z">
          <w:pPr>
            <w:widowControl/>
            <w:spacing w:beforeLines="100" w:before="360" w:afterLines="100" w:after="360"/>
            <w:jc w:val="center"/>
          </w:pPr>
        </w:pPrChange>
      </w:pPr>
      <w:bookmarkStart w:id="889" w:name="_Toc8484164"/>
      <w:r w:rsidRPr="008471D8">
        <w:rPr>
          <w:rFonts w:hint="eastAsia"/>
        </w:rPr>
        <w:lastRenderedPageBreak/>
        <w:t>第</w:t>
      </w:r>
      <w:r w:rsidRPr="008471D8">
        <w:rPr>
          <w:rFonts w:hint="eastAsia"/>
        </w:rPr>
        <w:t>2</w:t>
      </w:r>
      <w:r w:rsidRPr="008471D8">
        <w:rPr>
          <w:rFonts w:hint="eastAsia"/>
        </w:rPr>
        <w:t>章</w:t>
      </w:r>
      <w:r w:rsidRPr="008471D8">
        <w:rPr>
          <w:rFonts w:hint="eastAsia"/>
        </w:rPr>
        <w:t xml:space="preserve"> </w:t>
      </w:r>
      <w:r w:rsidRPr="008471D8">
        <w:rPr>
          <w:rFonts w:hint="eastAsia"/>
        </w:rPr>
        <w:t>文獻探討</w:t>
      </w:r>
      <w:bookmarkEnd w:id="889"/>
    </w:p>
    <w:p w:rsidR="008471D8" w:rsidRDefault="008471D8" w:rsidP="008471D8">
      <w:pPr>
        <w:widowControl/>
        <w:spacing w:after="120" w:line="480" w:lineRule="exact"/>
        <w:ind w:firstLineChars="200" w:firstLine="560"/>
        <w:jc w:val="both"/>
        <w:rPr>
          <w:rFonts w:ascii="Times New Roman" w:eastAsia="標楷體" w:hAnsi="Times New Roman" w:cs="Times New Roman"/>
          <w:sz w:val="28"/>
          <w:szCs w:val="28"/>
        </w:rPr>
      </w:pPr>
      <w:proofErr w:type="gramStart"/>
      <w:r>
        <w:rPr>
          <w:rFonts w:ascii="Times New Roman" w:eastAsia="標楷體" w:hAnsi="Times New Roman" w:cs="Times New Roman" w:hint="eastAsia"/>
          <w:sz w:val="28"/>
          <w:szCs w:val="28"/>
        </w:rPr>
        <w:t>基於第</w:t>
      </w:r>
      <w:r>
        <w:rPr>
          <w:rFonts w:ascii="Times New Roman" w:eastAsia="標楷體" w:hAnsi="Times New Roman" w:cs="Times New Roman" w:hint="eastAsia"/>
          <w:sz w:val="28"/>
          <w:szCs w:val="28"/>
        </w:rPr>
        <w:t>1</w:t>
      </w:r>
      <w:proofErr w:type="gramEnd"/>
      <w:r>
        <w:rPr>
          <w:rFonts w:ascii="Times New Roman" w:eastAsia="標楷體" w:hAnsi="Times New Roman" w:cs="Times New Roman" w:hint="eastAsia"/>
          <w:sz w:val="28"/>
          <w:szCs w:val="28"/>
        </w:rPr>
        <w:t>章所述之研究動機與目的，我們已對於</w:t>
      </w:r>
      <w:r w:rsidR="00CB7B2B">
        <w:rPr>
          <w:rFonts w:ascii="Times New Roman" w:eastAsia="標楷體" w:hAnsi="Times New Roman" w:cs="Times New Roman" w:hint="eastAsia"/>
          <w:sz w:val="28"/>
          <w:szCs w:val="28"/>
        </w:rPr>
        <w:t>目前現有跨平台之技術進行研究與探討，</w:t>
      </w:r>
      <w:r w:rsidR="006F599D">
        <w:rPr>
          <w:rFonts w:ascii="Times New Roman" w:eastAsia="標楷體" w:hAnsi="Times New Roman" w:cs="Times New Roman" w:hint="eastAsia"/>
          <w:sz w:val="28"/>
          <w:szCs w:val="28"/>
        </w:rPr>
        <w:t>分析出未來我們將會面臨的優缺點。</w:t>
      </w:r>
    </w:p>
    <w:p w:rsidR="006F599D" w:rsidRDefault="006F599D">
      <w:pPr>
        <w:pStyle w:val="af3"/>
        <w:pPrChange w:id="890" w:author="A5206572" w:date="2019-05-10T21:17:00Z">
          <w:pPr>
            <w:widowControl/>
            <w:spacing w:afterLines="50" w:after="180"/>
            <w:ind w:left="480" w:hangingChars="200" w:hanging="480"/>
            <w:jc w:val="both"/>
          </w:pPr>
        </w:pPrChange>
      </w:pPr>
      <w:bookmarkStart w:id="891" w:name="_Toc8484165"/>
      <w:r>
        <w:rPr>
          <w:rFonts w:hint="eastAsia"/>
        </w:rPr>
        <w:t xml:space="preserve">2.1 </w:t>
      </w:r>
      <w:bookmarkStart w:id="892" w:name="_Hlk7805911"/>
      <w:r>
        <w:rPr>
          <w:rFonts w:hint="eastAsia"/>
        </w:rPr>
        <w:t>現有</w:t>
      </w:r>
      <w:r w:rsidR="00D264D1">
        <w:rPr>
          <w:rFonts w:hint="eastAsia"/>
        </w:rPr>
        <w:t>主流</w:t>
      </w:r>
      <w:r>
        <w:rPr>
          <w:rFonts w:hint="eastAsia"/>
        </w:rPr>
        <w:t>行動裝置平台</w:t>
      </w:r>
      <w:r w:rsidR="00BD15A1">
        <w:rPr>
          <w:rFonts w:hint="eastAsia"/>
        </w:rPr>
        <w:t>作業系統</w:t>
      </w:r>
      <w:bookmarkEnd w:id="891"/>
      <w:bookmarkEnd w:id="892"/>
    </w:p>
    <w:p w:rsidR="00BD15A1" w:rsidRDefault="00BD15A1">
      <w:pPr>
        <w:pStyle w:val="af5"/>
        <w:pPrChange w:id="893" w:author="A5206572" w:date="2019-05-10T21:18:00Z">
          <w:pPr>
            <w:widowControl/>
            <w:spacing w:beforeLines="100" w:before="360" w:afterLines="50" w:after="180"/>
            <w:ind w:left="720" w:hangingChars="300" w:hanging="720"/>
            <w:jc w:val="both"/>
          </w:pPr>
        </w:pPrChange>
      </w:pPr>
      <w:bookmarkStart w:id="894" w:name="_Toc8484166"/>
      <w:r>
        <w:rPr>
          <w:rFonts w:hint="eastAsia"/>
        </w:rPr>
        <w:t xml:space="preserve">2.1.1 </w:t>
      </w:r>
      <w:r>
        <w:t>Android</w:t>
      </w:r>
      <w:bookmarkEnd w:id="894"/>
    </w:p>
    <w:p w:rsidR="00456DD8" w:rsidRDefault="00456DD8" w:rsidP="000436C5">
      <w:pPr>
        <w:widowControl/>
        <w:spacing w:after="120" w:line="480" w:lineRule="exact"/>
        <w:ind w:firstLineChars="200" w:firstLine="560"/>
        <w:jc w:val="both"/>
        <w:rPr>
          <w:rFonts w:ascii="Times New Roman" w:eastAsia="標楷體" w:hAnsi="Times New Roman" w:cs="Times New Roman"/>
          <w:sz w:val="28"/>
          <w:szCs w:val="28"/>
          <w:lang w:eastAsia="zh-CN"/>
        </w:rPr>
      </w:pPr>
      <w:r>
        <w:rPr>
          <w:rFonts w:ascii="Times New Roman" w:eastAsia="標楷體" w:hAnsi="Times New Roman" w:cs="Times New Roman"/>
          <w:sz w:val="28"/>
          <w:szCs w:val="28"/>
        </w:rPr>
        <w:t>Android</w:t>
      </w:r>
      <w:customXmlInsRangeStart w:id="895" w:author="A5206572" w:date="2019-05-11T16:04:00Z"/>
      <w:sdt>
        <w:sdtPr>
          <w:rPr>
            <w:rFonts w:ascii="Times New Roman" w:eastAsia="標楷體" w:hAnsi="Times New Roman" w:cs="Times New Roman"/>
            <w:sz w:val="28"/>
            <w:szCs w:val="28"/>
          </w:rPr>
          <w:id w:val="-1460179851"/>
          <w:citation/>
        </w:sdtPr>
        <w:sdtEndPr/>
        <w:sdtContent>
          <w:customXmlInsRangeEnd w:id="895"/>
          <w:ins w:id="896" w:author="A5206572" w:date="2019-05-11T16:04:00Z">
            <w:r w:rsidR="00D04482">
              <w:rPr>
                <w:rFonts w:ascii="Times New Roman" w:eastAsia="標楷體" w:hAnsi="Times New Roman" w:cs="Times New Roman"/>
                <w:sz w:val="28"/>
                <w:szCs w:val="28"/>
              </w:rPr>
              <w:fldChar w:fldCharType="begin"/>
            </w:r>
            <w:r w:rsidR="00D04482">
              <w:rPr>
                <w:rFonts w:ascii="Times New Roman" w:eastAsia="標楷體" w:hAnsi="Times New Roman" w:cs="Times New Roman"/>
                <w:sz w:val="28"/>
                <w:szCs w:val="28"/>
              </w:rPr>
              <w:instrText xml:space="preserve"> </w:instrText>
            </w:r>
            <w:r w:rsidR="00D04482">
              <w:rPr>
                <w:rFonts w:ascii="Times New Roman" w:eastAsia="標楷體" w:hAnsi="Times New Roman" w:cs="Times New Roman" w:hint="eastAsia"/>
                <w:sz w:val="28"/>
                <w:szCs w:val="28"/>
              </w:rPr>
              <w:instrText>CITATION And \l 1028</w:instrText>
            </w:r>
            <w:r w:rsidR="00D04482">
              <w:rPr>
                <w:rFonts w:ascii="Times New Roman" w:eastAsia="標楷體" w:hAnsi="Times New Roman" w:cs="Times New Roman"/>
                <w:sz w:val="28"/>
                <w:szCs w:val="28"/>
              </w:rPr>
              <w:instrText xml:space="preserve"> </w:instrText>
            </w:r>
          </w:ins>
          <w:r w:rsidR="00D04482">
            <w:rPr>
              <w:rFonts w:ascii="Times New Roman" w:eastAsia="標楷體" w:hAnsi="Times New Roman" w:cs="Times New Roman"/>
              <w:sz w:val="28"/>
              <w:szCs w:val="28"/>
            </w:rPr>
            <w:fldChar w:fldCharType="separate"/>
          </w:r>
          <w:r w:rsidR="0007188B">
            <w:rPr>
              <w:rFonts w:ascii="Times New Roman" w:eastAsia="標楷體" w:hAnsi="Times New Roman" w:cs="Times New Roman" w:hint="eastAsia"/>
              <w:noProof/>
              <w:sz w:val="28"/>
              <w:szCs w:val="28"/>
            </w:rPr>
            <w:t xml:space="preserve"> </w:t>
          </w:r>
          <w:r w:rsidR="0007188B" w:rsidRPr="0007188B">
            <w:rPr>
              <w:rFonts w:ascii="Times New Roman" w:eastAsia="標楷體" w:hAnsi="Times New Roman" w:cs="Times New Roman"/>
              <w:noProof/>
              <w:sz w:val="28"/>
              <w:szCs w:val="28"/>
            </w:rPr>
            <w:t>[1]</w:t>
          </w:r>
          <w:ins w:id="897" w:author="A5206572" w:date="2019-05-11T16:04:00Z">
            <w:r w:rsidR="00D04482">
              <w:rPr>
                <w:rFonts w:ascii="Times New Roman" w:eastAsia="標楷體" w:hAnsi="Times New Roman" w:cs="Times New Roman"/>
                <w:sz w:val="28"/>
                <w:szCs w:val="28"/>
              </w:rPr>
              <w:fldChar w:fldCharType="end"/>
            </w:r>
          </w:ins>
          <w:customXmlInsRangeStart w:id="898" w:author="A5206572" w:date="2019-05-11T16:04:00Z"/>
        </w:sdtContent>
      </w:sdt>
      <w:customXmlInsRangeEnd w:id="898"/>
      <w:r>
        <w:rPr>
          <w:rFonts w:ascii="Times New Roman" w:eastAsia="標楷體" w:hAnsi="Times New Roman" w:cs="Times New Roman" w:hint="eastAsia"/>
          <w:sz w:val="28"/>
          <w:szCs w:val="28"/>
        </w:rPr>
        <w:t>是一個基於</w:t>
      </w:r>
      <w:r>
        <w:rPr>
          <w:rFonts w:ascii="Times New Roman" w:eastAsia="標楷體" w:hAnsi="Times New Roman" w:cs="Times New Roman"/>
          <w:sz w:val="28"/>
          <w:szCs w:val="28"/>
        </w:rPr>
        <w:t>Linux</w:t>
      </w:r>
      <w:r>
        <w:rPr>
          <w:rFonts w:ascii="Times New Roman" w:eastAsia="標楷體" w:hAnsi="Times New Roman" w:cs="Times New Roman" w:hint="eastAsia"/>
          <w:sz w:val="28"/>
          <w:szCs w:val="28"/>
        </w:rPr>
        <w:t>開放原始碼的作業系統，由</w:t>
      </w:r>
      <w:r>
        <w:rPr>
          <w:rFonts w:ascii="Times New Roman" w:eastAsia="標楷體" w:hAnsi="Times New Roman" w:cs="Times New Roman"/>
          <w:sz w:val="28"/>
          <w:szCs w:val="28"/>
        </w:rPr>
        <w:t>Google</w:t>
      </w:r>
      <w:r>
        <w:rPr>
          <w:rFonts w:ascii="Times New Roman" w:eastAsia="標楷體" w:hAnsi="Times New Roman" w:cs="Times New Roman" w:hint="eastAsia"/>
          <w:sz w:val="28"/>
          <w:szCs w:val="28"/>
        </w:rPr>
        <w:t>的開</w:t>
      </w:r>
      <w:r w:rsidR="00825A85">
        <w:rPr>
          <w:rFonts w:ascii="Times New Roman" w:eastAsia="標楷體" w:hAnsi="Times New Roman" w:cs="Times New Roman" w:hint="eastAsia"/>
          <w:sz w:val="28"/>
          <w:szCs w:val="28"/>
        </w:rPr>
        <w:t>放手機聯盟</w:t>
      </w:r>
      <w:r w:rsidR="00825A85">
        <w:rPr>
          <w:rFonts w:ascii="Times New Roman" w:eastAsia="標楷體" w:hAnsi="Times New Roman" w:cs="Times New Roman" w:hint="eastAsia"/>
          <w:sz w:val="28"/>
          <w:szCs w:val="28"/>
        </w:rPr>
        <w:t>(</w:t>
      </w:r>
      <w:r w:rsidR="00825A85">
        <w:rPr>
          <w:rFonts w:ascii="Times New Roman" w:eastAsia="標楷體" w:hAnsi="Times New Roman" w:cs="Times New Roman"/>
          <w:sz w:val="28"/>
          <w:szCs w:val="28"/>
        </w:rPr>
        <w:t>Open Handset Alliance</w:t>
      </w:r>
      <w:r w:rsidR="00825A85">
        <w:rPr>
          <w:rFonts w:ascii="Times New Roman" w:eastAsia="標楷體" w:hAnsi="Times New Roman" w:cs="Times New Roman" w:hint="eastAsia"/>
          <w:sz w:val="28"/>
          <w:szCs w:val="28"/>
        </w:rPr>
        <w:t>，縮寫</w:t>
      </w:r>
      <w:r w:rsidR="00825A85">
        <w:rPr>
          <w:rFonts w:ascii="Times New Roman" w:eastAsia="標楷體" w:hAnsi="Times New Roman" w:cs="Times New Roman" w:hint="eastAsia"/>
          <w:sz w:val="28"/>
          <w:szCs w:val="28"/>
        </w:rPr>
        <w:t>O</w:t>
      </w:r>
      <w:r w:rsidR="00825A85">
        <w:rPr>
          <w:rFonts w:ascii="Times New Roman" w:eastAsia="標楷體" w:hAnsi="Times New Roman" w:cs="Times New Roman"/>
          <w:sz w:val="28"/>
          <w:szCs w:val="28"/>
        </w:rPr>
        <w:t>HA</w:t>
      </w:r>
      <w:r w:rsidR="00825A85">
        <w:rPr>
          <w:rFonts w:ascii="Times New Roman" w:eastAsia="標楷體" w:hAnsi="Times New Roman" w:cs="Times New Roman" w:hint="eastAsia"/>
          <w:sz w:val="28"/>
          <w:szCs w:val="28"/>
        </w:rPr>
        <w:t>)</w:t>
      </w:r>
      <w:r w:rsidR="00825A85">
        <w:rPr>
          <w:rFonts w:ascii="Times New Roman" w:eastAsia="標楷體" w:hAnsi="Times New Roman" w:cs="Times New Roman" w:hint="eastAsia"/>
          <w:sz w:val="28"/>
          <w:szCs w:val="28"/>
        </w:rPr>
        <w:t>開發。</w:t>
      </w:r>
      <w:r w:rsidR="001A00C0">
        <w:rPr>
          <w:rFonts w:ascii="Times New Roman" w:eastAsia="標楷體" w:hAnsi="Times New Roman" w:cs="Times New Roman" w:hint="eastAsia"/>
          <w:sz w:val="28"/>
          <w:szCs w:val="28"/>
        </w:rPr>
        <w:t>如圖</w:t>
      </w:r>
      <w:r w:rsidR="001A00C0">
        <w:rPr>
          <w:rFonts w:ascii="Times New Roman" w:eastAsia="標楷體" w:hAnsi="Times New Roman" w:cs="Times New Roman" w:hint="eastAsia"/>
          <w:sz w:val="28"/>
          <w:szCs w:val="28"/>
        </w:rPr>
        <w:t>2.1</w:t>
      </w:r>
      <w:r w:rsidR="001A00C0">
        <w:rPr>
          <w:rFonts w:ascii="Times New Roman" w:eastAsia="標楷體" w:hAnsi="Times New Roman" w:cs="Times New Roman" w:hint="eastAsia"/>
          <w:sz w:val="28"/>
          <w:szCs w:val="28"/>
        </w:rPr>
        <w:t>，</w:t>
      </w:r>
      <w:r w:rsidR="00825A85">
        <w:rPr>
          <w:rFonts w:ascii="Times New Roman" w:eastAsia="標楷體" w:hAnsi="Times New Roman" w:cs="Times New Roman" w:hint="eastAsia"/>
          <w:sz w:val="28"/>
          <w:szCs w:val="28"/>
        </w:rPr>
        <w:t>系統架構主要分成</w:t>
      </w:r>
      <w:r w:rsidR="000436C5">
        <w:rPr>
          <w:rFonts w:ascii="Times New Roman" w:eastAsia="標楷體" w:hAnsi="Times New Roman" w:cs="Times New Roman" w:hint="eastAsia"/>
          <w:sz w:val="28"/>
          <w:szCs w:val="28"/>
        </w:rPr>
        <w:t>五</w:t>
      </w:r>
      <w:r w:rsidR="00825A85">
        <w:rPr>
          <w:rFonts w:ascii="Times New Roman" w:eastAsia="標楷體" w:hAnsi="Times New Roman" w:cs="Times New Roman" w:hint="eastAsia"/>
          <w:sz w:val="28"/>
          <w:szCs w:val="28"/>
        </w:rPr>
        <w:t>層</w:t>
      </w:r>
      <w:r w:rsidR="0032171E">
        <w:rPr>
          <w:rFonts w:ascii="Times New Roman" w:eastAsia="標楷體" w:hAnsi="Times New Roman" w:cs="Times New Roman" w:hint="eastAsia"/>
          <w:sz w:val="28"/>
          <w:szCs w:val="28"/>
        </w:rPr>
        <w:t>，由低至高</w:t>
      </w:r>
      <w:r w:rsidR="00825A85">
        <w:rPr>
          <w:rFonts w:ascii="Times New Roman" w:eastAsia="標楷體" w:hAnsi="Times New Roman" w:cs="Times New Roman" w:hint="eastAsia"/>
          <w:sz w:val="28"/>
          <w:szCs w:val="28"/>
        </w:rPr>
        <w:t>：</w:t>
      </w:r>
      <w:r w:rsidR="00825A85">
        <w:rPr>
          <w:rFonts w:ascii="Times New Roman" w:eastAsia="標楷體" w:hAnsi="Times New Roman" w:cs="Times New Roman"/>
          <w:sz w:val="28"/>
          <w:szCs w:val="28"/>
        </w:rPr>
        <w:t>Linux</w:t>
      </w:r>
      <w:r w:rsidR="00825A85">
        <w:rPr>
          <w:rFonts w:ascii="Times New Roman" w:eastAsia="標楷體" w:hAnsi="Times New Roman" w:cs="Times New Roman" w:hint="eastAsia"/>
          <w:sz w:val="28"/>
          <w:szCs w:val="28"/>
        </w:rPr>
        <w:t>核心層</w:t>
      </w:r>
      <w:r w:rsidR="00825A85">
        <w:rPr>
          <w:rFonts w:ascii="Times New Roman" w:eastAsia="標楷體" w:hAnsi="Times New Roman" w:cs="Times New Roman" w:hint="eastAsia"/>
          <w:sz w:val="28"/>
          <w:szCs w:val="28"/>
        </w:rPr>
        <w:t>(</w:t>
      </w:r>
      <w:r w:rsidR="00825A85">
        <w:rPr>
          <w:rFonts w:ascii="Times New Roman" w:eastAsia="標楷體" w:hAnsi="Times New Roman" w:cs="Times New Roman"/>
          <w:sz w:val="28"/>
          <w:szCs w:val="28"/>
        </w:rPr>
        <w:t>Linux Kernel</w:t>
      </w:r>
      <w:r w:rsidR="00825A85">
        <w:rPr>
          <w:rFonts w:ascii="Times New Roman" w:eastAsia="標楷體" w:hAnsi="Times New Roman" w:cs="Times New Roman" w:hint="eastAsia"/>
          <w:sz w:val="28"/>
          <w:szCs w:val="28"/>
        </w:rPr>
        <w:t>)</w:t>
      </w:r>
      <w:r w:rsidR="000436C5">
        <w:rPr>
          <w:rFonts w:ascii="Times New Roman" w:eastAsia="標楷體" w:hAnsi="Times New Roman" w:cs="Times New Roman" w:hint="eastAsia"/>
          <w:sz w:val="28"/>
          <w:szCs w:val="28"/>
        </w:rPr>
        <w:t>、硬體抽象層</w:t>
      </w:r>
      <w:r w:rsidR="000436C5">
        <w:rPr>
          <w:rFonts w:ascii="Times New Roman" w:eastAsia="標楷體" w:hAnsi="Times New Roman" w:cs="Times New Roman" w:hint="eastAsia"/>
          <w:sz w:val="28"/>
          <w:szCs w:val="28"/>
        </w:rPr>
        <w:t>(HAL)</w:t>
      </w:r>
      <w:r w:rsidR="00825A85">
        <w:rPr>
          <w:rFonts w:ascii="Times New Roman" w:eastAsia="標楷體" w:hAnsi="Times New Roman" w:cs="Times New Roman" w:hint="eastAsia"/>
          <w:sz w:val="28"/>
          <w:szCs w:val="28"/>
        </w:rPr>
        <w:t>、</w:t>
      </w:r>
      <w:r w:rsidR="000436C5">
        <w:rPr>
          <w:rFonts w:ascii="Times New Roman" w:eastAsia="標楷體" w:hAnsi="Times New Roman" w:cs="Times New Roman" w:hint="eastAsia"/>
          <w:sz w:val="28"/>
          <w:szCs w:val="28"/>
        </w:rPr>
        <w:t>系統</w:t>
      </w:r>
      <w:proofErr w:type="gramStart"/>
      <w:r w:rsidR="000436C5">
        <w:rPr>
          <w:rFonts w:ascii="Times New Roman" w:eastAsia="標楷體" w:hAnsi="Times New Roman" w:cs="Times New Roman" w:hint="eastAsia"/>
          <w:sz w:val="28"/>
          <w:szCs w:val="28"/>
        </w:rPr>
        <w:t>執行庫層</w:t>
      </w:r>
      <w:proofErr w:type="gramEnd"/>
      <w:r w:rsidR="000436C5">
        <w:rPr>
          <w:rFonts w:ascii="Times New Roman" w:eastAsia="標楷體" w:hAnsi="Times New Roman" w:cs="Times New Roman" w:hint="eastAsia"/>
          <w:sz w:val="28"/>
          <w:szCs w:val="28"/>
        </w:rPr>
        <w:t>(</w:t>
      </w:r>
      <w:r w:rsidR="000436C5">
        <w:rPr>
          <w:rFonts w:ascii="Times New Roman" w:eastAsia="標楷體" w:hAnsi="Times New Roman" w:cs="Times New Roman"/>
          <w:sz w:val="28"/>
          <w:szCs w:val="28"/>
        </w:rPr>
        <w:t xml:space="preserve">Native </w:t>
      </w:r>
      <w:r w:rsidR="000436C5">
        <w:rPr>
          <w:rFonts w:ascii="Times New Roman" w:eastAsia="標楷體" w:hAnsi="Times New Roman" w:cs="Times New Roman" w:hint="eastAsia"/>
          <w:sz w:val="28"/>
          <w:szCs w:val="28"/>
        </w:rPr>
        <w:t xml:space="preserve">C/C++ </w:t>
      </w:r>
      <w:r w:rsidR="000436C5">
        <w:rPr>
          <w:rFonts w:ascii="Times New Roman" w:eastAsia="標楷體" w:hAnsi="Times New Roman" w:cs="Times New Roman"/>
          <w:sz w:val="28"/>
          <w:szCs w:val="28"/>
        </w:rPr>
        <w:t>Libraries</w:t>
      </w:r>
      <w:r w:rsidR="000436C5">
        <w:rPr>
          <w:rFonts w:ascii="Times New Roman" w:eastAsia="標楷體" w:hAnsi="Times New Roman" w:cs="Times New Roman" w:hint="eastAsia"/>
          <w:sz w:val="28"/>
          <w:szCs w:val="28"/>
        </w:rPr>
        <w:t>、</w:t>
      </w:r>
      <w:r w:rsidR="000436C5">
        <w:rPr>
          <w:rFonts w:ascii="Times New Roman" w:eastAsia="標楷體" w:hAnsi="Times New Roman" w:cs="Times New Roman" w:hint="eastAsia"/>
          <w:sz w:val="28"/>
          <w:szCs w:val="28"/>
        </w:rPr>
        <w:t>A</w:t>
      </w:r>
      <w:r w:rsidR="000436C5">
        <w:rPr>
          <w:rFonts w:ascii="Times New Roman" w:eastAsia="標楷體" w:hAnsi="Times New Roman" w:cs="Times New Roman"/>
          <w:sz w:val="28"/>
          <w:szCs w:val="28"/>
        </w:rPr>
        <w:t>ndroid Runtime</w:t>
      </w:r>
      <w:r w:rsidR="000436C5">
        <w:rPr>
          <w:rFonts w:ascii="Times New Roman" w:eastAsia="標楷體" w:hAnsi="Times New Roman" w:cs="Times New Roman" w:hint="eastAsia"/>
          <w:sz w:val="28"/>
          <w:szCs w:val="28"/>
        </w:rPr>
        <w:t>)</w:t>
      </w:r>
      <w:r w:rsidR="000436C5">
        <w:rPr>
          <w:rFonts w:ascii="Times New Roman" w:eastAsia="標楷體" w:hAnsi="Times New Roman" w:cs="Times New Roman" w:hint="eastAsia"/>
          <w:sz w:val="28"/>
          <w:szCs w:val="28"/>
        </w:rPr>
        <w:t>、應用框架層</w:t>
      </w:r>
      <w:r w:rsidR="000436C5">
        <w:rPr>
          <w:rFonts w:ascii="Times New Roman" w:eastAsia="標楷體" w:hAnsi="Times New Roman" w:cs="Times New Roman" w:hint="eastAsia"/>
          <w:sz w:val="28"/>
          <w:szCs w:val="28"/>
        </w:rPr>
        <w:t>(J</w:t>
      </w:r>
      <w:r w:rsidR="000436C5">
        <w:rPr>
          <w:rFonts w:ascii="Times New Roman" w:eastAsia="標楷體" w:hAnsi="Times New Roman" w:cs="Times New Roman"/>
          <w:sz w:val="28"/>
          <w:szCs w:val="28"/>
        </w:rPr>
        <w:t>ava</w:t>
      </w:r>
      <w:r w:rsidR="000436C5">
        <w:rPr>
          <w:rFonts w:ascii="Times New Roman" w:eastAsia="標楷體" w:hAnsi="Times New Roman" w:cs="Times New Roman" w:hint="eastAsia"/>
          <w:sz w:val="28"/>
          <w:szCs w:val="28"/>
        </w:rPr>
        <w:t xml:space="preserve"> API</w:t>
      </w:r>
      <w:r w:rsidR="000436C5">
        <w:rPr>
          <w:rFonts w:ascii="Times New Roman" w:eastAsia="標楷體" w:hAnsi="Times New Roman" w:cs="Times New Roman"/>
          <w:sz w:val="28"/>
          <w:szCs w:val="28"/>
        </w:rPr>
        <w:t xml:space="preserve"> Framework</w:t>
      </w:r>
      <w:r w:rsidR="000436C5">
        <w:rPr>
          <w:rFonts w:ascii="Times New Roman" w:eastAsia="標楷體" w:hAnsi="Times New Roman" w:cs="Times New Roman" w:hint="eastAsia"/>
          <w:sz w:val="28"/>
          <w:szCs w:val="28"/>
        </w:rPr>
        <w:t>)</w:t>
      </w:r>
      <w:r w:rsidR="000436C5">
        <w:rPr>
          <w:rFonts w:ascii="Times New Roman" w:eastAsia="標楷體" w:hAnsi="Times New Roman" w:cs="Times New Roman" w:hint="eastAsia"/>
          <w:sz w:val="28"/>
          <w:szCs w:val="28"/>
        </w:rPr>
        <w:t>、應用層</w:t>
      </w:r>
      <w:r w:rsidR="000436C5">
        <w:rPr>
          <w:rFonts w:ascii="Times New Roman" w:eastAsia="標楷體" w:hAnsi="Times New Roman" w:cs="Times New Roman" w:hint="eastAsia"/>
          <w:sz w:val="28"/>
          <w:szCs w:val="28"/>
        </w:rPr>
        <w:t>(S</w:t>
      </w:r>
      <w:r w:rsidR="000436C5">
        <w:rPr>
          <w:rFonts w:ascii="Times New Roman" w:eastAsia="標楷體" w:hAnsi="Times New Roman" w:cs="Times New Roman"/>
          <w:sz w:val="28"/>
          <w:szCs w:val="28"/>
        </w:rPr>
        <w:t xml:space="preserve">ystem </w:t>
      </w:r>
      <w:r w:rsidR="002E1D75">
        <w:rPr>
          <w:rFonts w:ascii="Times New Roman" w:eastAsia="標楷體" w:hAnsi="Times New Roman" w:cs="Times New Roman"/>
          <w:sz w:val="28"/>
          <w:szCs w:val="28"/>
        </w:rPr>
        <w:t>APP</w:t>
      </w:r>
      <w:r w:rsidR="000436C5">
        <w:rPr>
          <w:rFonts w:ascii="Times New Roman" w:eastAsia="標楷體" w:hAnsi="Times New Roman" w:cs="Times New Roman"/>
          <w:sz w:val="28"/>
          <w:szCs w:val="28"/>
        </w:rPr>
        <w:t>s</w:t>
      </w:r>
      <w:r w:rsidR="000436C5">
        <w:rPr>
          <w:rFonts w:ascii="Times New Roman" w:eastAsia="標楷體" w:hAnsi="Times New Roman" w:cs="Times New Roman" w:hint="eastAsia"/>
          <w:sz w:val="28"/>
          <w:szCs w:val="28"/>
        </w:rPr>
        <w:t>)</w:t>
      </w:r>
      <w:r w:rsidR="004E4729">
        <w:rPr>
          <w:rFonts w:ascii="Times New Roman" w:eastAsia="標楷體" w:hAnsi="Times New Roman" w:cs="Times New Roman" w:hint="eastAsia"/>
          <w:sz w:val="28"/>
          <w:szCs w:val="28"/>
        </w:rPr>
        <w:t>，開發者通常以</w:t>
      </w:r>
      <w:r w:rsidR="004E4729">
        <w:rPr>
          <w:rFonts w:ascii="Times New Roman" w:eastAsia="標楷體" w:hAnsi="Times New Roman" w:cs="Times New Roman" w:hint="eastAsia"/>
          <w:sz w:val="28"/>
          <w:szCs w:val="28"/>
        </w:rPr>
        <w:t>J</w:t>
      </w:r>
      <w:r w:rsidR="004E4729">
        <w:rPr>
          <w:rFonts w:ascii="Times New Roman" w:eastAsia="標楷體" w:hAnsi="Times New Roman" w:cs="Times New Roman"/>
          <w:sz w:val="28"/>
          <w:szCs w:val="28"/>
        </w:rPr>
        <w:t>ava</w:t>
      </w:r>
      <w:r w:rsidR="004E4729">
        <w:rPr>
          <w:rFonts w:ascii="Times New Roman" w:eastAsia="標楷體" w:hAnsi="Times New Roman" w:cs="Times New Roman" w:hint="eastAsia"/>
          <w:sz w:val="28"/>
          <w:szCs w:val="28"/>
        </w:rPr>
        <w:t>進行編寫，</w:t>
      </w:r>
      <w:r w:rsidR="0022535C">
        <w:rPr>
          <w:rFonts w:ascii="Times New Roman" w:eastAsia="標楷體" w:hAnsi="Times New Roman" w:cs="Times New Roman" w:hint="eastAsia"/>
          <w:sz w:val="28"/>
          <w:szCs w:val="28"/>
        </w:rPr>
        <w:t>而</w:t>
      </w:r>
      <w:r w:rsidR="0022535C">
        <w:rPr>
          <w:rFonts w:ascii="Times New Roman" w:eastAsia="標楷體" w:hAnsi="Times New Roman" w:cs="Times New Roman"/>
          <w:sz w:val="28"/>
          <w:szCs w:val="28"/>
        </w:rPr>
        <w:t>Android too</w:t>
      </w:r>
      <w:r w:rsidR="00597C2B">
        <w:rPr>
          <w:rFonts w:ascii="Times New Roman" w:eastAsia="標楷體" w:hAnsi="Times New Roman" w:cs="Times New Roman"/>
          <w:sz w:val="28"/>
          <w:szCs w:val="28"/>
        </w:rPr>
        <w:t>l</w:t>
      </w:r>
      <w:r w:rsidR="0022535C">
        <w:rPr>
          <w:rFonts w:ascii="Times New Roman" w:eastAsia="標楷體" w:hAnsi="Times New Roman" w:cs="Times New Roman"/>
          <w:sz w:val="28"/>
          <w:szCs w:val="28"/>
        </w:rPr>
        <w:t>chain</w:t>
      </w:r>
      <w:r w:rsidR="0022535C">
        <w:rPr>
          <w:rFonts w:ascii="Times New Roman" w:eastAsia="標楷體" w:hAnsi="Times New Roman" w:cs="Times New Roman" w:hint="eastAsia"/>
          <w:sz w:val="28"/>
          <w:szCs w:val="28"/>
        </w:rPr>
        <w:t>可以將</w:t>
      </w:r>
      <w:r w:rsidR="0022535C">
        <w:rPr>
          <w:rFonts w:ascii="Times New Roman" w:eastAsia="標楷體" w:hAnsi="Times New Roman" w:cs="Times New Roman" w:hint="eastAsia"/>
          <w:sz w:val="28"/>
          <w:szCs w:val="28"/>
        </w:rPr>
        <w:t>J</w:t>
      </w:r>
      <w:r w:rsidR="0022535C">
        <w:rPr>
          <w:rFonts w:ascii="Times New Roman" w:eastAsia="標楷體" w:hAnsi="Times New Roman" w:cs="Times New Roman"/>
          <w:sz w:val="28"/>
          <w:szCs w:val="28"/>
        </w:rPr>
        <w:t>ava</w:t>
      </w:r>
      <w:r w:rsidR="0022535C">
        <w:rPr>
          <w:rFonts w:ascii="Times New Roman" w:eastAsia="標楷體" w:hAnsi="Times New Roman" w:cs="Times New Roman" w:hint="eastAsia"/>
          <w:sz w:val="28"/>
          <w:szCs w:val="28"/>
        </w:rPr>
        <w:t>程式碼編譯為</w:t>
      </w:r>
      <w:r w:rsidR="0022535C">
        <w:rPr>
          <w:rFonts w:ascii="Times New Roman" w:eastAsia="標楷體" w:hAnsi="Times New Roman" w:cs="Times New Roman"/>
          <w:sz w:val="28"/>
          <w:szCs w:val="28"/>
        </w:rPr>
        <w:t>.</w:t>
      </w:r>
      <w:proofErr w:type="spellStart"/>
      <w:r w:rsidR="0022535C">
        <w:rPr>
          <w:rFonts w:ascii="Times New Roman" w:eastAsia="標楷體" w:hAnsi="Times New Roman" w:cs="Times New Roman"/>
          <w:sz w:val="28"/>
          <w:szCs w:val="28"/>
        </w:rPr>
        <w:t>dex</w:t>
      </w:r>
      <w:proofErr w:type="spellEnd"/>
      <w:r w:rsidR="0022535C">
        <w:rPr>
          <w:rFonts w:ascii="Times New Roman" w:eastAsia="標楷體" w:hAnsi="Times New Roman" w:cs="Times New Roman" w:hint="eastAsia"/>
          <w:sz w:val="28"/>
          <w:szCs w:val="28"/>
        </w:rPr>
        <w:t>格式</w:t>
      </w:r>
      <w:r w:rsidR="007077F7">
        <w:rPr>
          <w:rFonts w:ascii="Times New Roman" w:eastAsia="標楷體" w:hAnsi="Times New Roman" w:cs="Times New Roman" w:hint="eastAsia"/>
          <w:sz w:val="28"/>
          <w:szCs w:val="28"/>
        </w:rPr>
        <w:t>的可執行</w:t>
      </w:r>
      <w:r w:rsidR="0022535C">
        <w:rPr>
          <w:rFonts w:ascii="Times New Roman" w:eastAsia="標楷體" w:hAnsi="Times New Roman" w:cs="Times New Roman" w:hint="eastAsia"/>
          <w:sz w:val="28"/>
          <w:szCs w:val="28"/>
        </w:rPr>
        <w:t>檔案</w:t>
      </w:r>
      <w:r w:rsidR="00B43182">
        <w:rPr>
          <w:rFonts w:ascii="Times New Roman" w:eastAsia="標楷體" w:hAnsi="Times New Roman" w:cs="Times New Roman" w:hint="eastAsia"/>
          <w:sz w:val="28"/>
          <w:szCs w:val="28"/>
        </w:rPr>
        <w:t>方能執行。</w:t>
      </w:r>
    </w:p>
    <w:p w:rsidR="00B43182" w:rsidRDefault="002B75F2" w:rsidP="000436C5">
      <w:pPr>
        <w:widowControl/>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noProof/>
          <w:sz w:val="28"/>
          <w:szCs w:val="28"/>
        </w:rPr>
        <w:drawing>
          <wp:anchor distT="0" distB="0" distL="114300" distR="114300" simplePos="0" relativeHeight="251658240" behindDoc="1" locked="0" layoutInCell="1" allowOverlap="1">
            <wp:simplePos x="0" y="0"/>
            <wp:positionH relativeFrom="margin">
              <wp:posOffset>1355090</wp:posOffset>
            </wp:positionH>
            <wp:positionV relativeFrom="margin">
              <wp:posOffset>4867275</wp:posOffset>
            </wp:positionV>
            <wp:extent cx="2560955" cy="3370580"/>
            <wp:effectExtent l="0" t="0" r="0" b="127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roid.png"/>
                    <pic:cNvPicPr/>
                  </pic:nvPicPr>
                  <pic:blipFill>
                    <a:blip r:embed="rId9">
                      <a:extLst>
                        <a:ext uri="{28A0092B-C50C-407E-A947-70E740481C1C}">
                          <a14:useLocalDpi xmlns:a14="http://schemas.microsoft.com/office/drawing/2010/main" val="0"/>
                        </a:ext>
                      </a:extLst>
                    </a:blip>
                    <a:stretch>
                      <a:fillRect/>
                    </a:stretch>
                  </pic:blipFill>
                  <pic:spPr>
                    <a:xfrm>
                      <a:off x="0" y="0"/>
                      <a:ext cx="2560955" cy="3370580"/>
                    </a:xfrm>
                    <a:prstGeom prst="rect">
                      <a:avLst/>
                    </a:prstGeom>
                  </pic:spPr>
                </pic:pic>
              </a:graphicData>
            </a:graphic>
            <wp14:sizeRelH relativeFrom="page">
              <wp14:pctWidth>0</wp14:pctWidth>
            </wp14:sizeRelH>
            <wp14:sizeRelV relativeFrom="page">
              <wp14:pctHeight>0</wp14:pctHeight>
            </wp14:sizeRelV>
          </wp:anchor>
        </w:drawing>
      </w:r>
    </w:p>
    <w:p w:rsidR="00B43182" w:rsidRDefault="00B43182" w:rsidP="000436C5">
      <w:pPr>
        <w:widowControl/>
        <w:spacing w:after="120" w:line="480" w:lineRule="exact"/>
        <w:ind w:firstLineChars="200" w:firstLine="560"/>
        <w:jc w:val="both"/>
        <w:rPr>
          <w:rFonts w:ascii="Times New Roman" w:eastAsia="標楷體" w:hAnsi="Times New Roman" w:cs="Times New Roman"/>
          <w:sz w:val="28"/>
          <w:szCs w:val="28"/>
        </w:rPr>
      </w:pPr>
    </w:p>
    <w:p w:rsidR="00B43182" w:rsidRDefault="00B43182" w:rsidP="000436C5">
      <w:pPr>
        <w:widowControl/>
        <w:spacing w:after="120" w:line="480" w:lineRule="exact"/>
        <w:ind w:firstLineChars="200" w:firstLine="560"/>
        <w:jc w:val="both"/>
        <w:rPr>
          <w:rFonts w:ascii="Times New Roman" w:eastAsia="標楷體" w:hAnsi="Times New Roman" w:cs="Times New Roman"/>
          <w:sz w:val="28"/>
          <w:szCs w:val="28"/>
        </w:rPr>
      </w:pPr>
    </w:p>
    <w:p w:rsidR="00B43182" w:rsidRDefault="00B43182" w:rsidP="000436C5">
      <w:pPr>
        <w:widowControl/>
        <w:spacing w:after="120" w:line="480" w:lineRule="exact"/>
        <w:ind w:firstLineChars="200" w:firstLine="560"/>
        <w:jc w:val="both"/>
        <w:rPr>
          <w:rFonts w:ascii="Times New Roman" w:eastAsia="標楷體" w:hAnsi="Times New Roman" w:cs="Times New Roman"/>
          <w:sz w:val="28"/>
          <w:szCs w:val="28"/>
        </w:rPr>
      </w:pPr>
    </w:p>
    <w:p w:rsidR="00B43182" w:rsidRDefault="00B43182" w:rsidP="000436C5">
      <w:pPr>
        <w:widowControl/>
        <w:spacing w:after="120" w:line="480" w:lineRule="exact"/>
        <w:ind w:firstLineChars="200" w:firstLine="560"/>
        <w:jc w:val="both"/>
        <w:rPr>
          <w:rFonts w:ascii="Times New Roman" w:eastAsia="標楷體" w:hAnsi="Times New Roman" w:cs="Times New Roman"/>
          <w:sz w:val="28"/>
          <w:szCs w:val="28"/>
        </w:rPr>
      </w:pPr>
    </w:p>
    <w:p w:rsidR="00B43182" w:rsidRDefault="00B43182" w:rsidP="000436C5">
      <w:pPr>
        <w:widowControl/>
        <w:spacing w:after="120" w:line="480" w:lineRule="exact"/>
        <w:ind w:firstLineChars="200" w:firstLine="560"/>
        <w:jc w:val="both"/>
        <w:rPr>
          <w:rFonts w:ascii="Times New Roman" w:eastAsia="標楷體" w:hAnsi="Times New Roman" w:cs="Times New Roman"/>
          <w:sz w:val="28"/>
          <w:szCs w:val="28"/>
        </w:rPr>
      </w:pPr>
    </w:p>
    <w:p w:rsidR="00B43182" w:rsidRDefault="00B43182" w:rsidP="000436C5">
      <w:pPr>
        <w:widowControl/>
        <w:spacing w:after="120" w:line="480" w:lineRule="exact"/>
        <w:ind w:firstLineChars="200" w:firstLine="560"/>
        <w:jc w:val="both"/>
        <w:rPr>
          <w:rFonts w:ascii="Times New Roman" w:eastAsia="標楷體" w:hAnsi="Times New Roman" w:cs="Times New Roman"/>
          <w:sz w:val="28"/>
          <w:szCs w:val="28"/>
        </w:rPr>
      </w:pPr>
    </w:p>
    <w:p w:rsidR="00B43182" w:rsidRDefault="00B43182" w:rsidP="000436C5">
      <w:pPr>
        <w:widowControl/>
        <w:spacing w:after="120" w:line="480" w:lineRule="exact"/>
        <w:ind w:firstLineChars="200" w:firstLine="560"/>
        <w:jc w:val="both"/>
        <w:rPr>
          <w:rFonts w:ascii="Times New Roman" w:eastAsia="標楷體" w:hAnsi="Times New Roman" w:cs="Times New Roman"/>
          <w:sz w:val="28"/>
          <w:szCs w:val="28"/>
        </w:rPr>
      </w:pPr>
    </w:p>
    <w:p w:rsidR="00B43182" w:rsidRDefault="00B43182" w:rsidP="000436C5">
      <w:pPr>
        <w:widowControl/>
        <w:spacing w:after="120" w:line="480" w:lineRule="exact"/>
        <w:ind w:firstLineChars="200" w:firstLine="560"/>
        <w:jc w:val="both"/>
        <w:rPr>
          <w:rFonts w:ascii="Times New Roman" w:eastAsia="標楷體" w:hAnsi="Times New Roman" w:cs="Times New Roman"/>
          <w:sz w:val="28"/>
          <w:szCs w:val="28"/>
        </w:rPr>
      </w:pPr>
    </w:p>
    <w:p w:rsidR="00B43182" w:rsidRDefault="00B43182">
      <w:pPr>
        <w:pStyle w:val="aff0"/>
        <w:pPrChange w:id="899" w:author="A5206572" w:date="2019-05-10T21:51:00Z">
          <w:pPr>
            <w:widowControl/>
            <w:spacing w:beforeLines="100" w:before="360"/>
            <w:jc w:val="center"/>
          </w:pPr>
        </w:pPrChange>
      </w:pPr>
      <w:bookmarkStart w:id="900" w:name="_Toc8422221"/>
      <w:r>
        <w:rPr>
          <w:rFonts w:hint="eastAsia"/>
        </w:rPr>
        <w:t>圖</w:t>
      </w:r>
      <w:r>
        <w:t>2.1</w:t>
      </w:r>
      <w:r w:rsidR="00901E8B">
        <w:t xml:space="preserve"> </w:t>
      </w:r>
      <w:r>
        <w:rPr>
          <w:rFonts w:hint="eastAsia"/>
        </w:rPr>
        <w:t>An</w:t>
      </w:r>
      <w:r>
        <w:t>droid</w:t>
      </w:r>
      <w:r>
        <w:rPr>
          <w:rFonts w:hint="eastAsia"/>
        </w:rPr>
        <w:t>系統架構圖</w:t>
      </w:r>
      <w:bookmarkEnd w:id="900"/>
    </w:p>
    <w:p w:rsidR="00895CFB" w:rsidRDefault="002B75F2">
      <w:pPr>
        <w:pStyle w:val="af5"/>
        <w:pPrChange w:id="901" w:author="A5206572" w:date="2019-05-10T21:18:00Z">
          <w:pPr>
            <w:widowControl/>
            <w:spacing w:beforeLines="100" w:before="360" w:afterLines="50" w:after="180"/>
            <w:ind w:left="720" w:hangingChars="300" w:hanging="720"/>
            <w:jc w:val="both"/>
          </w:pPr>
        </w:pPrChange>
      </w:pPr>
      <w:bookmarkStart w:id="902" w:name="_Toc8484167"/>
      <w:r w:rsidRPr="002B75F2">
        <w:rPr>
          <w:rFonts w:hint="eastAsia"/>
        </w:rPr>
        <w:lastRenderedPageBreak/>
        <w:t>2.1.2</w:t>
      </w:r>
      <w:r>
        <w:rPr>
          <w:rFonts w:hint="eastAsia"/>
        </w:rPr>
        <w:t xml:space="preserve"> i</w:t>
      </w:r>
      <w:r>
        <w:t>OS</w:t>
      </w:r>
      <w:bookmarkEnd w:id="902"/>
    </w:p>
    <w:p w:rsidR="002B75F2" w:rsidRDefault="001922EB" w:rsidP="002B75F2">
      <w:pPr>
        <w:widowControl/>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i</w:t>
      </w:r>
      <w:r>
        <w:rPr>
          <w:rFonts w:ascii="Times New Roman" w:eastAsia="標楷體" w:hAnsi="Times New Roman" w:cs="Times New Roman"/>
          <w:sz w:val="28"/>
          <w:szCs w:val="28"/>
        </w:rPr>
        <w:t>OS</w:t>
      </w:r>
      <w:r w:rsidR="00A16DB0">
        <w:rPr>
          <w:rFonts w:ascii="Times New Roman" w:eastAsia="標楷體" w:hAnsi="Times New Roman" w:cs="Times New Roman" w:hint="eastAsia"/>
          <w:sz w:val="28"/>
          <w:szCs w:val="28"/>
        </w:rPr>
        <w:t>的核心是</w:t>
      </w:r>
      <w:r w:rsidR="00A16DB0">
        <w:rPr>
          <w:rFonts w:ascii="Times New Roman" w:eastAsia="標楷體" w:hAnsi="Times New Roman" w:cs="Times New Roman"/>
          <w:sz w:val="28"/>
          <w:szCs w:val="28"/>
        </w:rPr>
        <w:t>Darwin</w:t>
      </w:r>
      <w:customXmlInsRangeStart w:id="903" w:author="A5206572" w:date="2019-05-11T16:04:00Z"/>
      <w:sdt>
        <w:sdtPr>
          <w:rPr>
            <w:rFonts w:ascii="Times New Roman" w:eastAsia="標楷體" w:hAnsi="Times New Roman" w:cs="Times New Roman"/>
            <w:sz w:val="28"/>
            <w:szCs w:val="28"/>
          </w:rPr>
          <w:id w:val="-373167331"/>
          <w:citation/>
        </w:sdtPr>
        <w:sdtEndPr/>
        <w:sdtContent>
          <w:customXmlInsRangeEnd w:id="903"/>
          <w:ins w:id="904" w:author="A5206572" w:date="2019-05-11T16:04:00Z">
            <w:r w:rsidR="00D04482">
              <w:rPr>
                <w:rFonts w:ascii="Times New Roman" w:eastAsia="標楷體" w:hAnsi="Times New Roman" w:cs="Times New Roman"/>
                <w:sz w:val="28"/>
                <w:szCs w:val="28"/>
              </w:rPr>
              <w:fldChar w:fldCharType="begin"/>
            </w:r>
            <w:r w:rsidR="00D04482">
              <w:rPr>
                <w:rFonts w:ascii="Times New Roman" w:eastAsia="標楷體" w:hAnsi="Times New Roman" w:cs="Times New Roman"/>
                <w:sz w:val="28"/>
                <w:szCs w:val="28"/>
              </w:rPr>
              <w:instrText xml:space="preserve"> </w:instrText>
            </w:r>
            <w:r w:rsidR="00D04482">
              <w:rPr>
                <w:rFonts w:ascii="Times New Roman" w:eastAsia="標楷體" w:hAnsi="Times New Roman" w:cs="Times New Roman" w:hint="eastAsia"/>
                <w:sz w:val="28"/>
                <w:szCs w:val="28"/>
              </w:rPr>
              <w:instrText>CITATION Dar \l 1028</w:instrText>
            </w:r>
            <w:r w:rsidR="00D04482">
              <w:rPr>
                <w:rFonts w:ascii="Times New Roman" w:eastAsia="標楷體" w:hAnsi="Times New Roman" w:cs="Times New Roman"/>
                <w:sz w:val="28"/>
                <w:szCs w:val="28"/>
              </w:rPr>
              <w:instrText xml:space="preserve"> </w:instrText>
            </w:r>
          </w:ins>
          <w:r w:rsidR="00D04482">
            <w:rPr>
              <w:rFonts w:ascii="Times New Roman" w:eastAsia="標楷體" w:hAnsi="Times New Roman" w:cs="Times New Roman"/>
              <w:sz w:val="28"/>
              <w:szCs w:val="28"/>
            </w:rPr>
            <w:fldChar w:fldCharType="separate"/>
          </w:r>
          <w:r w:rsidR="0007188B">
            <w:rPr>
              <w:rFonts w:ascii="Times New Roman" w:eastAsia="標楷體" w:hAnsi="Times New Roman" w:cs="Times New Roman" w:hint="eastAsia"/>
              <w:noProof/>
              <w:sz w:val="28"/>
              <w:szCs w:val="28"/>
            </w:rPr>
            <w:t xml:space="preserve"> </w:t>
          </w:r>
          <w:r w:rsidR="0007188B" w:rsidRPr="0007188B">
            <w:rPr>
              <w:rFonts w:ascii="Times New Roman" w:eastAsia="標楷體" w:hAnsi="Times New Roman" w:cs="Times New Roman"/>
              <w:noProof/>
              <w:sz w:val="28"/>
              <w:szCs w:val="28"/>
            </w:rPr>
            <w:t>[2]</w:t>
          </w:r>
          <w:ins w:id="905" w:author="A5206572" w:date="2019-05-11T16:04:00Z">
            <w:r w:rsidR="00D04482">
              <w:rPr>
                <w:rFonts w:ascii="Times New Roman" w:eastAsia="標楷體" w:hAnsi="Times New Roman" w:cs="Times New Roman"/>
                <w:sz w:val="28"/>
                <w:szCs w:val="28"/>
              </w:rPr>
              <w:fldChar w:fldCharType="end"/>
            </w:r>
          </w:ins>
          <w:customXmlInsRangeStart w:id="906" w:author="A5206572" w:date="2019-05-11T16:04:00Z"/>
        </w:sdtContent>
      </w:sdt>
      <w:customXmlInsRangeEnd w:id="906"/>
      <w:r w:rsidR="00A16DB0">
        <w:rPr>
          <w:rFonts w:ascii="Times New Roman" w:eastAsia="標楷體" w:hAnsi="Times New Roman" w:cs="Times New Roman" w:hint="eastAsia"/>
          <w:sz w:val="28"/>
          <w:szCs w:val="28"/>
        </w:rPr>
        <w:t>的</w:t>
      </w:r>
      <w:r w:rsidR="00A16DB0">
        <w:rPr>
          <w:rFonts w:ascii="Times New Roman" w:eastAsia="標楷體" w:hAnsi="Times New Roman" w:cs="Times New Roman" w:hint="eastAsia"/>
          <w:sz w:val="28"/>
          <w:szCs w:val="28"/>
        </w:rPr>
        <w:t>X</w:t>
      </w:r>
      <w:r w:rsidR="00A16DB0">
        <w:rPr>
          <w:rFonts w:ascii="Times New Roman" w:eastAsia="標楷體" w:hAnsi="Times New Roman" w:cs="Times New Roman"/>
          <w:sz w:val="28"/>
          <w:szCs w:val="28"/>
        </w:rPr>
        <w:t>NU</w:t>
      </w:r>
      <w:r>
        <w:rPr>
          <w:rFonts w:ascii="Times New Roman" w:eastAsia="標楷體" w:hAnsi="Times New Roman" w:cs="Times New Roman" w:hint="eastAsia"/>
          <w:sz w:val="28"/>
          <w:szCs w:val="28"/>
        </w:rPr>
        <w:t>，由</w:t>
      </w:r>
      <w:proofErr w:type="spellStart"/>
      <w:r w:rsidR="002E1D75">
        <w:rPr>
          <w:rFonts w:ascii="Times New Roman" w:eastAsia="標楷體" w:hAnsi="Times New Roman" w:cs="Times New Roman" w:hint="eastAsia"/>
          <w:sz w:val="28"/>
          <w:szCs w:val="28"/>
        </w:rPr>
        <w:t>APP</w:t>
      </w:r>
      <w:r>
        <w:rPr>
          <w:rFonts w:ascii="Times New Roman" w:eastAsia="標楷體" w:hAnsi="Times New Roman" w:cs="Times New Roman"/>
          <w:sz w:val="28"/>
          <w:szCs w:val="28"/>
        </w:rPr>
        <w:t>le</w:t>
      </w:r>
      <w:proofErr w:type="spellEnd"/>
      <w:r>
        <w:rPr>
          <w:rFonts w:ascii="Times New Roman" w:eastAsia="標楷體" w:hAnsi="Times New Roman" w:cs="Times New Roman" w:hint="eastAsia"/>
          <w:sz w:val="28"/>
          <w:szCs w:val="28"/>
        </w:rPr>
        <w:t>為其行動裝置所開發</w:t>
      </w:r>
      <w:r w:rsidR="00A16DB0">
        <w:rPr>
          <w:rFonts w:ascii="Times New Roman" w:eastAsia="標楷體" w:hAnsi="Times New Roman" w:cs="Times New Roman" w:hint="eastAsia"/>
          <w:sz w:val="28"/>
          <w:szCs w:val="28"/>
        </w:rPr>
        <w:t>的作業系統</w:t>
      </w:r>
      <w:r>
        <w:rPr>
          <w:rFonts w:ascii="Times New Roman" w:eastAsia="標楷體" w:hAnsi="Times New Roman" w:cs="Times New Roman" w:hint="eastAsia"/>
          <w:sz w:val="28"/>
          <w:szCs w:val="28"/>
        </w:rPr>
        <w:t>，從最初給</w:t>
      </w:r>
      <w:r>
        <w:rPr>
          <w:rFonts w:ascii="Times New Roman" w:eastAsia="標楷體" w:hAnsi="Times New Roman" w:cs="Times New Roman" w:hint="eastAsia"/>
          <w:sz w:val="28"/>
          <w:szCs w:val="28"/>
        </w:rPr>
        <w:t>i</w:t>
      </w:r>
      <w:r>
        <w:rPr>
          <w:rFonts w:ascii="Times New Roman" w:eastAsia="標楷體" w:hAnsi="Times New Roman" w:cs="Times New Roman"/>
          <w:sz w:val="28"/>
          <w:szCs w:val="28"/>
        </w:rPr>
        <w:t>Phone</w:t>
      </w:r>
      <w:r>
        <w:rPr>
          <w:rFonts w:ascii="Times New Roman" w:eastAsia="標楷體" w:hAnsi="Times New Roman" w:cs="Times New Roman" w:hint="eastAsia"/>
          <w:sz w:val="28"/>
          <w:szCs w:val="28"/>
        </w:rPr>
        <w:t>使用，到如今</w:t>
      </w:r>
      <w:r>
        <w:rPr>
          <w:rFonts w:ascii="Times New Roman" w:eastAsia="標楷體" w:hAnsi="Times New Roman" w:cs="Times New Roman" w:hint="eastAsia"/>
          <w:sz w:val="28"/>
          <w:szCs w:val="28"/>
        </w:rPr>
        <w:t>i</w:t>
      </w:r>
      <w:r>
        <w:rPr>
          <w:rFonts w:ascii="Times New Roman" w:eastAsia="標楷體" w:hAnsi="Times New Roman" w:cs="Times New Roman"/>
          <w:sz w:val="28"/>
          <w:szCs w:val="28"/>
        </w:rPr>
        <w:t>Pad</w:t>
      </w:r>
      <w:r>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i</w:t>
      </w:r>
      <w:r>
        <w:rPr>
          <w:rFonts w:ascii="Times New Roman" w:eastAsia="標楷體" w:hAnsi="Times New Roman" w:cs="Times New Roman"/>
          <w:sz w:val="28"/>
          <w:szCs w:val="28"/>
        </w:rPr>
        <w:t>Pod touch</w:t>
      </w:r>
      <w:r>
        <w:rPr>
          <w:rFonts w:ascii="Times New Roman" w:eastAsia="標楷體" w:hAnsi="Times New Roman" w:cs="Times New Roman" w:hint="eastAsia"/>
          <w:sz w:val="28"/>
          <w:szCs w:val="28"/>
        </w:rPr>
        <w:t>等產品皆可使用。</w:t>
      </w:r>
      <w:r w:rsidR="001A00C0">
        <w:rPr>
          <w:rFonts w:ascii="Times New Roman" w:eastAsia="標楷體" w:hAnsi="Times New Roman" w:cs="Times New Roman" w:hint="eastAsia"/>
          <w:sz w:val="28"/>
          <w:szCs w:val="28"/>
        </w:rPr>
        <w:t>如圖</w:t>
      </w:r>
      <w:r w:rsidR="001A00C0">
        <w:rPr>
          <w:rFonts w:ascii="Times New Roman" w:eastAsia="標楷體" w:hAnsi="Times New Roman" w:cs="Times New Roman" w:hint="eastAsia"/>
          <w:sz w:val="28"/>
          <w:szCs w:val="28"/>
        </w:rPr>
        <w:t>2.2</w:t>
      </w:r>
      <w:customXmlInsRangeStart w:id="907" w:author="A5206572" w:date="2019-05-11T16:11:00Z"/>
      <w:sdt>
        <w:sdtPr>
          <w:rPr>
            <w:rFonts w:ascii="Times New Roman" w:eastAsia="標楷體" w:hAnsi="Times New Roman" w:cs="Times New Roman" w:hint="eastAsia"/>
            <w:sz w:val="28"/>
            <w:szCs w:val="28"/>
          </w:rPr>
          <w:id w:val="-81998454"/>
          <w:citation/>
        </w:sdtPr>
        <w:sdtEndPr/>
        <w:sdtContent>
          <w:customXmlInsRangeEnd w:id="907"/>
          <w:ins w:id="908" w:author="A5206572" w:date="2019-05-11T16:11:00Z">
            <w:r w:rsidR="00D04482">
              <w:rPr>
                <w:rFonts w:ascii="Times New Roman" w:eastAsia="標楷體" w:hAnsi="Times New Roman" w:cs="Times New Roman"/>
                <w:sz w:val="28"/>
                <w:szCs w:val="28"/>
              </w:rPr>
              <w:fldChar w:fldCharType="begin"/>
            </w:r>
            <w:r w:rsidR="00D04482">
              <w:rPr>
                <w:rFonts w:ascii="Times New Roman" w:eastAsia="標楷體" w:hAnsi="Times New Roman" w:cs="Times New Roman"/>
                <w:sz w:val="28"/>
                <w:szCs w:val="28"/>
              </w:rPr>
              <w:instrText xml:space="preserve"> </w:instrText>
            </w:r>
            <w:r w:rsidR="00D04482">
              <w:rPr>
                <w:rFonts w:ascii="Times New Roman" w:eastAsia="標楷體" w:hAnsi="Times New Roman" w:cs="Times New Roman" w:hint="eastAsia"/>
                <w:sz w:val="28"/>
                <w:szCs w:val="28"/>
              </w:rPr>
              <w:instrText>CITATION iOS \l 1028</w:instrText>
            </w:r>
            <w:r w:rsidR="00D04482">
              <w:rPr>
                <w:rFonts w:ascii="Times New Roman" w:eastAsia="標楷體" w:hAnsi="Times New Roman" w:cs="Times New Roman"/>
                <w:sz w:val="28"/>
                <w:szCs w:val="28"/>
              </w:rPr>
              <w:instrText xml:space="preserve"> </w:instrText>
            </w:r>
          </w:ins>
          <w:r w:rsidR="00D04482">
            <w:rPr>
              <w:rFonts w:ascii="Times New Roman" w:eastAsia="標楷體" w:hAnsi="Times New Roman" w:cs="Times New Roman"/>
              <w:sz w:val="28"/>
              <w:szCs w:val="28"/>
            </w:rPr>
            <w:fldChar w:fldCharType="separate"/>
          </w:r>
          <w:r w:rsidR="0007188B">
            <w:rPr>
              <w:rFonts w:ascii="Times New Roman" w:eastAsia="標楷體" w:hAnsi="Times New Roman" w:cs="Times New Roman" w:hint="eastAsia"/>
              <w:noProof/>
              <w:sz w:val="28"/>
              <w:szCs w:val="28"/>
            </w:rPr>
            <w:t xml:space="preserve"> </w:t>
          </w:r>
          <w:r w:rsidR="0007188B" w:rsidRPr="0007188B">
            <w:rPr>
              <w:rFonts w:ascii="Times New Roman" w:eastAsia="標楷體" w:hAnsi="Times New Roman" w:cs="Times New Roman"/>
              <w:noProof/>
              <w:sz w:val="28"/>
              <w:szCs w:val="28"/>
            </w:rPr>
            <w:t>[3]</w:t>
          </w:r>
          <w:ins w:id="909" w:author="A5206572" w:date="2019-05-11T16:11:00Z">
            <w:r w:rsidR="00D04482">
              <w:rPr>
                <w:rFonts w:ascii="Times New Roman" w:eastAsia="標楷體" w:hAnsi="Times New Roman" w:cs="Times New Roman"/>
                <w:sz w:val="28"/>
                <w:szCs w:val="28"/>
              </w:rPr>
              <w:fldChar w:fldCharType="end"/>
            </w:r>
          </w:ins>
          <w:customXmlInsRangeStart w:id="910" w:author="A5206572" w:date="2019-05-11T16:11:00Z"/>
        </w:sdtContent>
      </w:sdt>
      <w:customXmlInsRangeEnd w:id="910"/>
      <w:r w:rsidR="001A00C0">
        <w:rPr>
          <w:rFonts w:ascii="Times New Roman" w:eastAsia="標楷體" w:hAnsi="Times New Roman" w:cs="Times New Roman" w:hint="eastAsia"/>
          <w:sz w:val="28"/>
          <w:szCs w:val="28"/>
        </w:rPr>
        <w:t>，</w:t>
      </w:r>
      <w:r>
        <w:rPr>
          <w:rFonts w:ascii="Times New Roman" w:eastAsia="標楷體" w:hAnsi="Times New Roman" w:cs="Times New Roman"/>
          <w:sz w:val="28"/>
          <w:szCs w:val="28"/>
        </w:rPr>
        <w:t>iOS</w:t>
      </w:r>
      <w:r>
        <w:rPr>
          <w:rFonts w:ascii="Times New Roman" w:eastAsia="標楷體" w:hAnsi="Times New Roman" w:cs="Times New Roman" w:hint="eastAsia"/>
          <w:sz w:val="28"/>
          <w:szCs w:val="28"/>
        </w:rPr>
        <w:t>系統架構分成四層：</w:t>
      </w:r>
      <w:r w:rsidR="00597C2B">
        <w:rPr>
          <w:rFonts w:ascii="Times New Roman" w:eastAsia="標楷體" w:hAnsi="Times New Roman" w:cs="Times New Roman" w:hint="eastAsia"/>
          <w:sz w:val="28"/>
          <w:szCs w:val="28"/>
        </w:rPr>
        <w:t>核心作業系統層</w:t>
      </w:r>
      <w:r w:rsidR="00597C2B">
        <w:rPr>
          <w:rFonts w:ascii="Times New Roman" w:eastAsia="標楷體" w:hAnsi="Times New Roman" w:cs="Times New Roman" w:hint="eastAsia"/>
          <w:sz w:val="28"/>
          <w:szCs w:val="28"/>
        </w:rPr>
        <w:t>(</w:t>
      </w:r>
      <w:r w:rsidR="00597C2B">
        <w:rPr>
          <w:rFonts w:ascii="Times New Roman" w:eastAsia="標楷體" w:hAnsi="Times New Roman" w:cs="Times New Roman"/>
          <w:sz w:val="28"/>
          <w:szCs w:val="28"/>
        </w:rPr>
        <w:t>Core OS</w:t>
      </w:r>
      <w:r w:rsidR="00597C2B">
        <w:rPr>
          <w:rFonts w:ascii="Times New Roman" w:eastAsia="標楷體" w:hAnsi="Times New Roman" w:cs="Times New Roman" w:hint="eastAsia"/>
          <w:sz w:val="28"/>
          <w:szCs w:val="28"/>
        </w:rPr>
        <w:t>)</w:t>
      </w:r>
      <w:r w:rsidR="00597C2B">
        <w:rPr>
          <w:rFonts w:ascii="Times New Roman" w:eastAsia="標楷體" w:hAnsi="Times New Roman" w:cs="Times New Roman" w:hint="eastAsia"/>
          <w:sz w:val="28"/>
          <w:szCs w:val="28"/>
        </w:rPr>
        <w:t>、核心服務層</w:t>
      </w:r>
      <w:r w:rsidR="00597C2B">
        <w:rPr>
          <w:rFonts w:ascii="Times New Roman" w:eastAsia="標楷體" w:hAnsi="Times New Roman" w:cs="Times New Roman" w:hint="eastAsia"/>
          <w:sz w:val="28"/>
          <w:szCs w:val="28"/>
        </w:rPr>
        <w:t>(Co</w:t>
      </w:r>
      <w:r w:rsidR="00597C2B">
        <w:rPr>
          <w:rFonts w:ascii="Times New Roman" w:eastAsia="標楷體" w:hAnsi="Times New Roman" w:cs="Times New Roman"/>
          <w:sz w:val="28"/>
          <w:szCs w:val="28"/>
        </w:rPr>
        <w:t>re Services)</w:t>
      </w:r>
      <w:r w:rsidR="00597C2B">
        <w:rPr>
          <w:rFonts w:ascii="Times New Roman" w:eastAsia="標楷體" w:hAnsi="Times New Roman" w:cs="Times New Roman" w:hint="eastAsia"/>
          <w:sz w:val="28"/>
          <w:szCs w:val="28"/>
        </w:rPr>
        <w:t>、媒體層</w:t>
      </w:r>
      <w:r w:rsidR="00597C2B">
        <w:rPr>
          <w:rFonts w:ascii="Times New Roman" w:eastAsia="標楷體" w:hAnsi="Times New Roman" w:cs="Times New Roman" w:hint="eastAsia"/>
          <w:sz w:val="28"/>
          <w:szCs w:val="28"/>
        </w:rPr>
        <w:t>(</w:t>
      </w:r>
      <w:r w:rsidR="00597C2B">
        <w:rPr>
          <w:rFonts w:ascii="Times New Roman" w:eastAsia="標楷體" w:hAnsi="Times New Roman" w:cs="Times New Roman"/>
          <w:sz w:val="28"/>
          <w:szCs w:val="28"/>
        </w:rPr>
        <w:t>Media)</w:t>
      </w:r>
      <w:r w:rsidR="00597C2B">
        <w:rPr>
          <w:rFonts w:ascii="Times New Roman" w:eastAsia="標楷體" w:hAnsi="Times New Roman" w:cs="Times New Roman" w:hint="eastAsia"/>
          <w:sz w:val="28"/>
          <w:szCs w:val="28"/>
        </w:rPr>
        <w:t>、框架層</w:t>
      </w:r>
      <w:r w:rsidR="00597C2B">
        <w:rPr>
          <w:rFonts w:ascii="Times New Roman" w:eastAsia="標楷體" w:hAnsi="Times New Roman" w:cs="Times New Roman" w:hint="eastAsia"/>
          <w:sz w:val="28"/>
          <w:szCs w:val="28"/>
        </w:rPr>
        <w:t>(</w:t>
      </w:r>
      <w:r w:rsidR="00597C2B">
        <w:rPr>
          <w:rFonts w:ascii="Times New Roman" w:eastAsia="標楷體" w:hAnsi="Times New Roman" w:cs="Times New Roman"/>
          <w:sz w:val="28"/>
          <w:szCs w:val="28"/>
        </w:rPr>
        <w:t>Cocoa touch)</w:t>
      </w:r>
      <w:r w:rsidR="00597C2B">
        <w:rPr>
          <w:rFonts w:ascii="Times New Roman" w:eastAsia="標楷體" w:hAnsi="Times New Roman" w:cs="Times New Roman" w:hint="eastAsia"/>
          <w:sz w:val="28"/>
          <w:szCs w:val="28"/>
        </w:rPr>
        <w:t>，開發者可以使用</w:t>
      </w:r>
      <w:r w:rsidR="00597C2B">
        <w:rPr>
          <w:rFonts w:ascii="Times New Roman" w:eastAsia="標楷體" w:hAnsi="Times New Roman" w:cs="Times New Roman" w:hint="eastAsia"/>
          <w:sz w:val="28"/>
          <w:szCs w:val="28"/>
        </w:rPr>
        <w:t>O</w:t>
      </w:r>
      <w:r w:rsidR="00597C2B">
        <w:rPr>
          <w:rFonts w:ascii="Times New Roman" w:eastAsia="標楷體" w:hAnsi="Times New Roman" w:cs="Times New Roman"/>
          <w:sz w:val="28"/>
          <w:szCs w:val="28"/>
        </w:rPr>
        <w:t>bjective-c</w:t>
      </w:r>
      <w:r w:rsidR="00597C2B">
        <w:rPr>
          <w:rFonts w:ascii="Times New Roman" w:eastAsia="標楷體" w:hAnsi="Times New Roman" w:cs="Times New Roman" w:hint="eastAsia"/>
          <w:sz w:val="28"/>
          <w:szCs w:val="28"/>
        </w:rPr>
        <w:t>或是</w:t>
      </w:r>
      <w:r w:rsidR="00597C2B">
        <w:rPr>
          <w:rFonts w:ascii="Times New Roman" w:eastAsia="標楷體" w:hAnsi="Times New Roman" w:cs="Times New Roman" w:hint="eastAsia"/>
          <w:sz w:val="28"/>
          <w:szCs w:val="28"/>
        </w:rPr>
        <w:t>Sw</w:t>
      </w:r>
      <w:r w:rsidR="00597C2B">
        <w:rPr>
          <w:rFonts w:ascii="Times New Roman" w:eastAsia="標楷體" w:hAnsi="Times New Roman" w:cs="Times New Roman"/>
          <w:sz w:val="28"/>
          <w:szCs w:val="28"/>
        </w:rPr>
        <w:t>ift</w:t>
      </w:r>
      <w:r w:rsidR="00597C2B">
        <w:rPr>
          <w:rFonts w:ascii="Times New Roman" w:eastAsia="標楷體" w:hAnsi="Times New Roman" w:cs="Times New Roman" w:hint="eastAsia"/>
          <w:sz w:val="28"/>
          <w:szCs w:val="28"/>
        </w:rPr>
        <w:t>兩種語言進行編寫，而主要開發工具需使用</w:t>
      </w:r>
      <w:proofErr w:type="spellStart"/>
      <w:r w:rsidR="00597C2B">
        <w:rPr>
          <w:rFonts w:ascii="Times New Roman" w:eastAsia="標楷體" w:hAnsi="Times New Roman" w:cs="Times New Roman" w:hint="eastAsia"/>
          <w:sz w:val="28"/>
          <w:szCs w:val="28"/>
        </w:rPr>
        <w:t>X</w:t>
      </w:r>
      <w:r w:rsidR="00597C2B">
        <w:rPr>
          <w:rFonts w:ascii="Times New Roman" w:eastAsia="標楷體" w:hAnsi="Times New Roman" w:cs="Times New Roman"/>
          <w:sz w:val="28"/>
          <w:szCs w:val="28"/>
        </w:rPr>
        <w:t>code</w:t>
      </w:r>
      <w:proofErr w:type="spellEnd"/>
      <w:r w:rsidR="00597C2B">
        <w:rPr>
          <w:rFonts w:ascii="Times New Roman" w:eastAsia="標楷體" w:hAnsi="Times New Roman" w:cs="Times New Roman" w:hint="eastAsia"/>
          <w:sz w:val="28"/>
          <w:szCs w:val="28"/>
        </w:rPr>
        <w:t>，此開發工具僅支援</w:t>
      </w:r>
      <w:r w:rsidR="00597C2B">
        <w:rPr>
          <w:rFonts w:ascii="Times New Roman" w:eastAsia="標楷體" w:hAnsi="Times New Roman" w:cs="Times New Roman"/>
          <w:sz w:val="28"/>
          <w:szCs w:val="28"/>
        </w:rPr>
        <w:t>MacOS</w:t>
      </w:r>
      <w:r w:rsidR="004A596A">
        <w:rPr>
          <w:rFonts w:ascii="Times New Roman" w:eastAsia="標楷體" w:hAnsi="Times New Roman" w:cs="Times New Roman" w:hint="eastAsia"/>
          <w:sz w:val="28"/>
          <w:szCs w:val="28"/>
        </w:rPr>
        <w:t>作業系統</w:t>
      </w:r>
      <w:r w:rsidR="00597C2B">
        <w:rPr>
          <w:rFonts w:ascii="Times New Roman" w:eastAsia="標楷體" w:hAnsi="Times New Roman" w:cs="Times New Roman" w:hint="eastAsia"/>
          <w:sz w:val="28"/>
          <w:szCs w:val="28"/>
        </w:rPr>
        <w:t>，無法在</w:t>
      </w:r>
      <w:r w:rsidR="00597C2B">
        <w:rPr>
          <w:rFonts w:ascii="Times New Roman" w:eastAsia="標楷體" w:hAnsi="Times New Roman" w:cs="Times New Roman" w:hint="eastAsia"/>
          <w:sz w:val="28"/>
          <w:szCs w:val="28"/>
        </w:rPr>
        <w:t>W</w:t>
      </w:r>
      <w:r w:rsidR="00597C2B">
        <w:rPr>
          <w:rFonts w:ascii="Times New Roman" w:eastAsia="標楷體" w:hAnsi="Times New Roman" w:cs="Times New Roman"/>
          <w:sz w:val="28"/>
          <w:szCs w:val="28"/>
        </w:rPr>
        <w:t>indows</w:t>
      </w:r>
      <w:r w:rsidR="00597C2B">
        <w:rPr>
          <w:rFonts w:ascii="Times New Roman" w:eastAsia="標楷體" w:hAnsi="Times New Roman" w:cs="Times New Roman" w:hint="eastAsia"/>
          <w:sz w:val="28"/>
          <w:szCs w:val="28"/>
        </w:rPr>
        <w:t>作業系統進行開發，相較於</w:t>
      </w:r>
      <w:r w:rsidR="00597C2B">
        <w:rPr>
          <w:rFonts w:ascii="Times New Roman" w:eastAsia="標楷體" w:hAnsi="Times New Roman" w:cs="Times New Roman"/>
          <w:sz w:val="28"/>
          <w:szCs w:val="28"/>
        </w:rPr>
        <w:t>Android</w:t>
      </w:r>
      <w:r w:rsidR="00597C2B">
        <w:rPr>
          <w:rFonts w:ascii="Times New Roman" w:eastAsia="標楷體" w:hAnsi="Times New Roman" w:cs="Times New Roman" w:hint="eastAsia"/>
          <w:sz w:val="28"/>
          <w:szCs w:val="28"/>
        </w:rPr>
        <w:t>較為封閉</w:t>
      </w:r>
      <w:r w:rsidR="00A16DB0">
        <w:rPr>
          <w:rFonts w:ascii="Times New Roman" w:eastAsia="標楷體" w:hAnsi="Times New Roman" w:cs="Times New Roman" w:hint="eastAsia"/>
          <w:sz w:val="28"/>
          <w:szCs w:val="28"/>
        </w:rPr>
        <w:t>。</w:t>
      </w:r>
    </w:p>
    <w:p w:rsidR="00A16DB0" w:rsidRDefault="00A16DB0" w:rsidP="002B75F2">
      <w:pPr>
        <w:widowControl/>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noProof/>
          <w:sz w:val="28"/>
          <w:szCs w:val="28"/>
        </w:rPr>
        <w:drawing>
          <wp:anchor distT="0" distB="0" distL="114300" distR="114300" simplePos="0" relativeHeight="251659264" behindDoc="1" locked="0" layoutInCell="1" allowOverlap="1">
            <wp:simplePos x="0" y="0"/>
            <wp:positionH relativeFrom="margin">
              <wp:posOffset>754380</wp:posOffset>
            </wp:positionH>
            <wp:positionV relativeFrom="margin">
              <wp:posOffset>3086100</wp:posOffset>
            </wp:positionV>
            <wp:extent cx="3810000" cy="2317750"/>
            <wp:effectExtent l="0" t="0" r="0" b="6350"/>
            <wp:wrapSquare wrapText="bothSides"/>
            <wp:docPr id="3" name="圖片 3"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OS.jpg"/>
                    <pic:cNvPicPr/>
                  </pic:nvPicPr>
                  <pic:blipFill rotWithShape="1">
                    <a:blip r:embed="rId10">
                      <a:extLst>
                        <a:ext uri="{28A0092B-C50C-407E-A947-70E740481C1C}">
                          <a14:useLocalDpi xmlns:a14="http://schemas.microsoft.com/office/drawing/2010/main" val="0"/>
                        </a:ext>
                      </a:extLst>
                    </a:blip>
                    <a:srcRect l="4845" t="6870" r="7931" b="9542"/>
                    <a:stretch/>
                  </pic:blipFill>
                  <pic:spPr bwMode="auto">
                    <a:xfrm>
                      <a:off x="0" y="0"/>
                      <a:ext cx="3810000" cy="2317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16DB0" w:rsidRDefault="00A16DB0" w:rsidP="002B75F2">
      <w:pPr>
        <w:widowControl/>
        <w:spacing w:after="120" w:line="480" w:lineRule="exact"/>
        <w:ind w:firstLineChars="200" w:firstLine="560"/>
        <w:jc w:val="both"/>
        <w:rPr>
          <w:rFonts w:ascii="Times New Roman" w:eastAsia="標楷體" w:hAnsi="Times New Roman" w:cs="Times New Roman"/>
          <w:sz w:val="28"/>
          <w:szCs w:val="28"/>
        </w:rPr>
      </w:pPr>
    </w:p>
    <w:p w:rsidR="00A16DB0" w:rsidRDefault="00A16DB0" w:rsidP="002B75F2">
      <w:pPr>
        <w:widowControl/>
        <w:spacing w:after="120" w:line="480" w:lineRule="exact"/>
        <w:ind w:firstLineChars="200" w:firstLine="560"/>
        <w:jc w:val="both"/>
        <w:rPr>
          <w:rFonts w:ascii="Times New Roman" w:eastAsia="標楷體" w:hAnsi="Times New Roman" w:cs="Times New Roman"/>
          <w:sz w:val="28"/>
          <w:szCs w:val="28"/>
        </w:rPr>
      </w:pPr>
    </w:p>
    <w:p w:rsidR="00A16DB0" w:rsidRDefault="00A16DB0" w:rsidP="002B75F2">
      <w:pPr>
        <w:widowControl/>
        <w:spacing w:after="120" w:line="480" w:lineRule="exact"/>
        <w:ind w:firstLineChars="200" w:firstLine="560"/>
        <w:jc w:val="both"/>
        <w:rPr>
          <w:rFonts w:ascii="Times New Roman" w:eastAsia="標楷體" w:hAnsi="Times New Roman" w:cs="Times New Roman"/>
          <w:sz w:val="28"/>
          <w:szCs w:val="28"/>
        </w:rPr>
      </w:pPr>
    </w:p>
    <w:p w:rsidR="00A16DB0" w:rsidRDefault="00A16DB0" w:rsidP="002B75F2">
      <w:pPr>
        <w:widowControl/>
        <w:spacing w:after="120" w:line="480" w:lineRule="exact"/>
        <w:ind w:firstLineChars="200" w:firstLine="560"/>
        <w:jc w:val="both"/>
        <w:rPr>
          <w:rFonts w:ascii="Times New Roman" w:eastAsia="標楷體" w:hAnsi="Times New Roman" w:cs="Times New Roman"/>
          <w:sz w:val="28"/>
          <w:szCs w:val="28"/>
        </w:rPr>
      </w:pPr>
    </w:p>
    <w:p w:rsidR="00A16DB0" w:rsidRDefault="00A16DB0" w:rsidP="002B75F2">
      <w:pPr>
        <w:widowControl/>
        <w:spacing w:after="120" w:line="480" w:lineRule="exact"/>
        <w:ind w:firstLineChars="200" w:firstLine="560"/>
        <w:jc w:val="both"/>
        <w:rPr>
          <w:rFonts w:ascii="Times New Roman" w:eastAsia="標楷體" w:hAnsi="Times New Roman" w:cs="Times New Roman"/>
          <w:sz w:val="28"/>
          <w:szCs w:val="28"/>
        </w:rPr>
      </w:pPr>
    </w:p>
    <w:p w:rsidR="00A16DB0" w:rsidRDefault="00A16DB0" w:rsidP="00A16DB0">
      <w:pPr>
        <w:widowControl/>
        <w:spacing w:beforeLines="100" w:before="360"/>
        <w:jc w:val="center"/>
        <w:rPr>
          <w:rFonts w:ascii="Times New Roman" w:eastAsia="標楷體" w:hAnsi="Times New Roman" w:cs="Times New Roman"/>
          <w:sz w:val="28"/>
          <w:szCs w:val="28"/>
        </w:rPr>
      </w:pPr>
    </w:p>
    <w:p w:rsidR="00A16DB0" w:rsidRDefault="00901E8B">
      <w:pPr>
        <w:pStyle w:val="aff0"/>
        <w:pPrChange w:id="911" w:author="A5206572" w:date="2019-05-10T21:51:00Z">
          <w:pPr>
            <w:widowControl/>
            <w:spacing w:beforeLines="100" w:before="360"/>
            <w:jc w:val="center"/>
          </w:pPr>
        </w:pPrChange>
      </w:pPr>
      <w:bookmarkStart w:id="912" w:name="_Toc8422222"/>
      <w:r>
        <w:rPr>
          <w:rFonts w:hint="eastAsia"/>
        </w:rPr>
        <w:t>圖</w:t>
      </w:r>
      <w:r>
        <w:rPr>
          <w:rFonts w:hint="eastAsia"/>
        </w:rPr>
        <w:t>2.2</w:t>
      </w:r>
      <w:r>
        <w:t xml:space="preserve"> </w:t>
      </w:r>
      <w:r>
        <w:rPr>
          <w:rFonts w:hint="eastAsia"/>
        </w:rPr>
        <w:t>i</w:t>
      </w:r>
      <w:r>
        <w:t>OS</w:t>
      </w:r>
      <w:r>
        <w:rPr>
          <w:rFonts w:hint="eastAsia"/>
        </w:rPr>
        <w:t>系統架構圖</w:t>
      </w:r>
      <w:bookmarkEnd w:id="912"/>
    </w:p>
    <w:p w:rsidR="00617919" w:rsidRDefault="00617919">
      <w:pPr>
        <w:pStyle w:val="af3"/>
        <w:pPrChange w:id="913" w:author="A5206572" w:date="2019-05-10T21:17:00Z">
          <w:pPr>
            <w:widowControl/>
            <w:spacing w:afterLines="50" w:after="180"/>
            <w:ind w:left="480" w:hangingChars="200" w:hanging="480"/>
            <w:jc w:val="both"/>
          </w:pPr>
        </w:pPrChange>
      </w:pPr>
      <w:bookmarkStart w:id="914" w:name="_Toc8484168"/>
      <w:r>
        <w:rPr>
          <w:rFonts w:hint="eastAsia"/>
        </w:rPr>
        <w:t xml:space="preserve">2.2 </w:t>
      </w:r>
      <w:bookmarkStart w:id="915" w:name="_Hlk7806077"/>
      <w:r>
        <w:rPr>
          <w:rFonts w:hint="eastAsia"/>
        </w:rPr>
        <w:t>現今</w:t>
      </w:r>
      <w:r w:rsidR="002E1D75">
        <w:rPr>
          <w:rFonts w:hint="eastAsia"/>
        </w:rPr>
        <w:t>APP</w:t>
      </w:r>
      <w:r>
        <w:rPr>
          <w:rFonts w:hint="eastAsia"/>
        </w:rPr>
        <w:t>開發方式</w:t>
      </w:r>
      <w:bookmarkEnd w:id="914"/>
      <w:bookmarkEnd w:id="915"/>
    </w:p>
    <w:p w:rsidR="00617919" w:rsidRDefault="00617919">
      <w:pPr>
        <w:pStyle w:val="af5"/>
        <w:pPrChange w:id="916" w:author="A5206572" w:date="2019-05-10T21:19:00Z">
          <w:pPr>
            <w:widowControl/>
            <w:spacing w:beforeLines="100" w:before="360" w:afterLines="50" w:after="180"/>
            <w:ind w:left="720" w:hangingChars="300" w:hanging="720"/>
            <w:jc w:val="both"/>
          </w:pPr>
        </w:pPrChange>
      </w:pPr>
      <w:bookmarkStart w:id="917" w:name="_Toc8484169"/>
      <w:r>
        <w:rPr>
          <w:rFonts w:hint="eastAsia"/>
        </w:rPr>
        <w:t xml:space="preserve">2.2.1 </w:t>
      </w:r>
      <w:r w:rsidRPr="00617919">
        <w:rPr>
          <w:rFonts w:hint="eastAsia"/>
        </w:rPr>
        <w:t>原生開發（</w:t>
      </w:r>
      <w:r w:rsidRPr="00617919">
        <w:rPr>
          <w:rFonts w:hint="eastAsia"/>
        </w:rPr>
        <w:t xml:space="preserve">Native </w:t>
      </w:r>
      <w:r w:rsidR="002E1D75">
        <w:rPr>
          <w:rFonts w:hint="eastAsia"/>
        </w:rPr>
        <w:t>APP</w:t>
      </w:r>
      <w:r w:rsidRPr="00617919">
        <w:rPr>
          <w:rFonts w:hint="eastAsia"/>
        </w:rPr>
        <w:t>）</w:t>
      </w:r>
      <w:bookmarkEnd w:id="917"/>
    </w:p>
    <w:p w:rsidR="00617919" w:rsidRDefault="00617919" w:rsidP="004C19B6">
      <w:pPr>
        <w:widowControl/>
        <w:spacing w:after="120" w:line="480" w:lineRule="exact"/>
        <w:ind w:firstLineChars="200" w:firstLine="560"/>
        <w:jc w:val="both"/>
        <w:rPr>
          <w:rFonts w:ascii="Times New Roman" w:eastAsia="標楷體" w:hAnsi="Times New Roman" w:cs="Times New Roman"/>
          <w:sz w:val="28"/>
          <w:szCs w:val="36"/>
        </w:rPr>
      </w:pPr>
      <w:r w:rsidRPr="00617919">
        <w:rPr>
          <w:rFonts w:ascii="Times New Roman" w:eastAsia="標楷體" w:hAnsi="Times New Roman" w:cs="Times New Roman" w:hint="eastAsia"/>
          <w:sz w:val="28"/>
          <w:szCs w:val="36"/>
        </w:rPr>
        <w:t>作業系統廠商</w:t>
      </w:r>
      <w:r>
        <w:rPr>
          <w:rFonts w:ascii="Times New Roman" w:eastAsia="標楷體" w:hAnsi="Times New Roman" w:cs="Times New Roman" w:hint="eastAsia"/>
          <w:sz w:val="28"/>
          <w:szCs w:val="36"/>
        </w:rPr>
        <w:t>所</w:t>
      </w:r>
      <w:r w:rsidRPr="00617919">
        <w:rPr>
          <w:rFonts w:ascii="Times New Roman" w:eastAsia="標楷體" w:hAnsi="Times New Roman" w:cs="Times New Roman" w:hint="eastAsia"/>
          <w:sz w:val="28"/>
          <w:szCs w:val="36"/>
        </w:rPr>
        <w:t>提供</w:t>
      </w:r>
      <w:r>
        <w:rPr>
          <w:rFonts w:ascii="Times New Roman" w:eastAsia="標楷體" w:hAnsi="Times New Roman" w:cs="Times New Roman" w:hint="eastAsia"/>
          <w:sz w:val="28"/>
          <w:szCs w:val="36"/>
        </w:rPr>
        <w:t>的</w:t>
      </w:r>
      <w:r w:rsidRPr="00617919">
        <w:rPr>
          <w:rFonts w:ascii="Times New Roman" w:eastAsia="標楷體" w:hAnsi="Times New Roman" w:cs="Times New Roman" w:hint="eastAsia"/>
          <w:sz w:val="28"/>
          <w:szCs w:val="36"/>
        </w:rPr>
        <w:t xml:space="preserve"> SD</w:t>
      </w:r>
      <w:r w:rsidRPr="00617919">
        <w:rPr>
          <w:rFonts w:ascii="Times New Roman" w:eastAsia="標楷體" w:hAnsi="Times New Roman" w:cs="Times New Roman" w:hint="eastAsia"/>
          <w:sz w:val="28"/>
          <w:szCs w:val="36"/>
        </w:rPr>
        <w:t>軟體發展工具包（</w:t>
      </w:r>
      <w:r w:rsidRPr="00617919">
        <w:rPr>
          <w:rFonts w:ascii="Times New Roman" w:eastAsia="標楷體" w:hAnsi="Times New Roman" w:cs="Times New Roman" w:hint="eastAsia"/>
          <w:sz w:val="28"/>
          <w:szCs w:val="36"/>
        </w:rPr>
        <w:t>Software Development Kit, SDK</w:t>
      </w:r>
      <w:r w:rsidRPr="00617919">
        <w:rPr>
          <w:rFonts w:ascii="Times New Roman" w:eastAsia="標楷體" w:hAnsi="Times New Roman" w:cs="Times New Roman" w:hint="eastAsia"/>
          <w:sz w:val="28"/>
          <w:szCs w:val="36"/>
        </w:rPr>
        <w:t>）或建議</w:t>
      </w:r>
      <w:r w:rsidR="00735609">
        <w:rPr>
          <w:rFonts w:ascii="Times New Roman" w:eastAsia="標楷體" w:hAnsi="Times New Roman" w:cs="Times New Roman" w:hint="eastAsia"/>
          <w:sz w:val="28"/>
          <w:szCs w:val="36"/>
        </w:rPr>
        <w:t>的</w:t>
      </w:r>
      <w:r w:rsidRPr="00617919">
        <w:rPr>
          <w:rFonts w:ascii="Times New Roman" w:eastAsia="標楷體" w:hAnsi="Times New Roman" w:cs="Times New Roman" w:hint="eastAsia"/>
          <w:sz w:val="28"/>
          <w:szCs w:val="36"/>
        </w:rPr>
        <w:t>開發方式。如</w:t>
      </w:r>
      <w:r w:rsidRPr="00617919">
        <w:rPr>
          <w:rFonts w:ascii="Times New Roman" w:eastAsia="標楷體" w:hAnsi="Times New Roman" w:cs="Times New Roman" w:hint="eastAsia"/>
          <w:sz w:val="28"/>
          <w:szCs w:val="36"/>
        </w:rPr>
        <w:t>Android</w:t>
      </w:r>
      <w:r w:rsidRPr="00617919">
        <w:rPr>
          <w:rFonts w:ascii="Times New Roman" w:eastAsia="標楷體" w:hAnsi="Times New Roman" w:cs="Times New Roman" w:hint="eastAsia"/>
          <w:sz w:val="28"/>
          <w:szCs w:val="36"/>
        </w:rPr>
        <w:t>平台由</w:t>
      </w:r>
      <w:r w:rsidRPr="00617919">
        <w:rPr>
          <w:rFonts w:ascii="Times New Roman" w:eastAsia="標楷體" w:hAnsi="Times New Roman" w:cs="Times New Roman" w:hint="eastAsia"/>
          <w:sz w:val="28"/>
          <w:szCs w:val="36"/>
        </w:rPr>
        <w:t>Google</w:t>
      </w:r>
      <w:r w:rsidRPr="00617919">
        <w:rPr>
          <w:rFonts w:ascii="Times New Roman" w:eastAsia="標楷體" w:hAnsi="Times New Roman" w:cs="Times New Roman" w:hint="eastAsia"/>
          <w:sz w:val="28"/>
          <w:szCs w:val="36"/>
        </w:rPr>
        <w:t>所提供的</w:t>
      </w:r>
      <w:r w:rsidRPr="00617919">
        <w:rPr>
          <w:rFonts w:ascii="Times New Roman" w:eastAsia="標楷體" w:hAnsi="Times New Roman" w:cs="Times New Roman" w:hint="eastAsia"/>
          <w:sz w:val="28"/>
          <w:szCs w:val="36"/>
        </w:rPr>
        <w:t>Android SDK</w:t>
      </w:r>
      <w:r w:rsidR="00E619EA">
        <w:rPr>
          <w:rFonts w:ascii="Times New Roman" w:eastAsia="標楷體" w:hAnsi="Times New Roman" w:cs="Times New Roman" w:hint="eastAsia"/>
          <w:sz w:val="28"/>
          <w:szCs w:val="36"/>
        </w:rPr>
        <w:t>，建議</w:t>
      </w:r>
      <w:r w:rsidRPr="00617919">
        <w:rPr>
          <w:rFonts w:ascii="Times New Roman" w:eastAsia="標楷體" w:hAnsi="Times New Roman" w:cs="Times New Roman" w:hint="eastAsia"/>
          <w:sz w:val="28"/>
          <w:szCs w:val="36"/>
        </w:rPr>
        <w:t>使用</w:t>
      </w:r>
      <w:proofErr w:type="spellStart"/>
      <w:r w:rsidR="00E619EA" w:rsidRPr="00617919">
        <w:rPr>
          <w:rFonts w:ascii="Times New Roman" w:eastAsia="標楷體" w:hAnsi="Times New Roman" w:cs="Times New Roman" w:hint="eastAsia"/>
          <w:sz w:val="28"/>
          <w:szCs w:val="36"/>
        </w:rPr>
        <w:t>Andoird</w:t>
      </w:r>
      <w:proofErr w:type="spellEnd"/>
      <w:r w:rsidR="00E619EA" w:rsidRPr="00617919">
        <w:rPr>
          <w:rFonts w:ascii="Times New Roman" w:eastAsia="標楷體" w:hAnsi="Times New Roman" w:cs="Times New Roman" w:hint="eastAsia"/>
          <w:sz w:val="28"/>
          <w:szCs w:val="36"/>
        </w:rPr>
        <w:t xml:space="preserve"> Studio</w:t>
      </w:r>
      <w:r w:rsidR="00E619EA" w:rsidRPr="00617919">
        <w:rPr>
          <w:rFonts w:ascii="Times New Roman" w:eastAsia="標楷體" w:hAnsi="Times New Roman" w:cs="Times New Roman" w:hint="eastAsia"/>
          <w:sz w:val="28"/>
          <w:szCs w:val="36"/>
        </w:rPr>
        <w:t>的整合開發環境</w:t>
      </w:r>
      <w:r w:rsidR="00E619EA">
        <w:rPr>
          <w:rFonts w:ascii="Times New Roman" w:eastAsia="標楷體" w:hAnsi="Times New Roman" w:cs="Times New Roman" w:hint="eastAsia"/>
          <w:sz w:val="28"/>
          <w:szCs w:val="36"/>
        </w:rPr>
        <w:t>以</w:t>
      </w:r>
      <w:r w:rsidRPr="00617919">
        <w:rPr>
          <w:rFonts w:ascii="Times New Roman" w:eastAsia="標楷體" w:hAnsi="Times New Roman" w:cs="Times New Roman" w:hint="eastAsia"/>
          <w:sz w:val="28"/>
          <w:szCs w:val="36"/>
        </w:rPr>
        <w:lastRenderedPageBreak/>
        <w:t>Java</w:t>
      </w:r>
      <w:r w:rsidR="00E619EA">
        <w:rPr>
          <w:rFonts w:ascii="Times New Roman" w:eastAsia="標楷體" w:hAnsi="Times New Roman" w:cs="Times New Roman" w:hint="eastAsia"/>
          <w:sz w:val="28"/>
          <w:szCs w:val="36"/>
        </w:rPr>
        <w:t>進行</w:t>
      </w:r>
      <w:r w:rsidRPr="00617919">
        <w:rPr>
          <w:rFonts w:ascii="Times New Roman" w:eastAsia="標楷體" w:hAnsi="Times New Roman" w:cs="Times New Roman" w:hint="eastAsia"/>
          <w:sz w:val="28"/>
          <w:szCs w:val="36"/>
        </w:rPr>
        <w:t>開發</w:t>
      </w:r>
      <w:r w:rsidR="001A2C59">
        <w:rPr>
          <w:rFonts w:ascii="Times New Roman" w:eastAsia="標楷體" w:hAnsi="Times New Roman" w:cs="Times New Roman" w:hint="eastAsia"/>
          <w:sz w:val="28"/>
          <w:szCs w:val="36"/>
        </w:rPr>
        <w:t>；</w:t>
      </w:r>
      <w:r>
        <w:rPr>
          <w:rFonts w:ascii="Times New Roman" w:eastAsia="標楷體" w:hAnsi="Times New Roman" w:cs="Times New Roman" w:hint="eastAsia"/>
          <w:sz w:val="28"/>
          <w:szCs w:val="36"/>
        </w:rPr>
        <w:t>i</w:t>
      </w:r>
      <w:r w:rsidRPr="00617919">
        <w:rPr>
          <w:rFonts w:ascii="Times New Roman" w:eastAsia="標楷體" w:hAnsi="Times New Roman" w:cs="Times New Roman" w:hint="eastAsia"/>
          <w:sz w:val="28"/>
          <w:szCs w:val="36"/>
        </w:rPr>
        <w:t>OS</w:t>
      </w:r>
      <w:r w:rsidRPr="00617919">
        <w:rPr>
          <w:rFonts w:ascii="Times New Roman" w:eastAsia="標楷體" w:hAnsi="Times New Roman" w:cs="Times New Roman" w:hint="eastAsia"/>
          <w:sz w:val="28"/>
          <w:szCs w:val="36"/>
        </w:rPr>
        <w:t>平台由</w:t>
      </w:r>
      <w:proofErr w:type="spellStart"/>
      <w:r w:rsidR="002E1D75">
        <w:rPr>
          <w:rFonts w:ascii="Times New Roman" w:eastAsia="標楷體" w:hAnsi="Times New Roman" w:cs="Times New Roman" w:hint="eastAsia"/>
          <w:sz w:val="28"/>
          <w:szCs w:val="36"/>
        </w:rPr>
        <w:t>APP</w:t>
      </w:r>
      <w:r w:rsidRPr="00617919">
        <w:rPr>
          <w:rFonts w:ascii="Times New Roman" w:eastAsia="標楷體" w:hAnsi="Times New Roman" w:cs="Times New Roman" w:hint="eastAsia"/>
          <w:sz w:val="28"/>
          <w:szCs w:val="36"/>
        </w:rPr>
        <w:t>le</w:t>
      </w:r>
      <w:proofErr w:type="spellEnd"/>
      <w:r w:rsidRPr="00617919">
        <w:rPr>
          <w:rFonts w:ascii="Times New Roman" w:eastAsia="標楷體" w:hAnsi="Times New Roman" w:cs="Times New Roman" w:hint="eastAsia"/>
          <w:sz w:val="28"/>
          <w:szCs w:val="36"/>
        </w:rPr>
        <w:t>所提供的</w:t>
      </w:r>
      <w:r>
        <w:rPr>
          <w:rFonts w:ascii="Times New Roman" w:eastAsia="標楷體" w:hAnsi="Times New Roman" w:cs="Times New Roman"/>
          <w:sz w:val="28"/>
          <w:szCs w:val="36"/>
        </w:rPr>
        <w:t>i</w:t>
      </w:r>
      <w:r w:rsidRPr="00617919">
        <w:rPr>
          <w:rFonts w:ascii="Times New Roman" w:eastAsia="標楷體" w:hAnsi="Times New Roman" w:cs="Times New Roman" w:hint="eastAsia"/>
          <w:sz w:val="28"/>
          <w:szCs w:val="36"/>
        </w:rPr>
        <w:t>OS SDK</w:t>
      </w:r>
      <w:r w:rsidR="00E619EA">
        <w:rPr>
          <w:rFonts w:ascii="Times New Roman" w:eastAsia="標楷體" w:hAnsi="Times New Roman" w:cs="Times New Roman" w:hint="eastAsia"/>
          <w:sz w:val="28"/>
          <w:szCs w:val="36"/>
        </w:rPr>
        <w:t>，建議</w:t>
      </w:r>
      <w:r w:rsidRPr="00617919">
        <w:rPr>
          <w:rFonts w:ascii="Times New Roman" w:eastAsia="標楷體" w:hAnsi="Times New Roman" w:cs="Times New Roman" w:hint="eastAsia"/>
          <w:sz w:val="28"/>
          <w:szCs w:val="36"/>
        </w:rPr>
        <w:t>使用</w:t>
      </w:r>
      <w:proofErr w:type="spellStart"/>
      <w:r w:rsidR="00E619EA" w:rsidRPr="00617919">
        <w:rPr>
          <w:rFonts w:ascii="Times New Roman" w:eastAsia="標楷體" w:hAnsi="Times New Roman" w:cs="Times New Roman" w:hint="eastAsia"/>
          <w:sz w:val="28"/>
          <w:szCs w:val="36"/>
        </w:rPr>
        <w:t>Xcode</w:t>
      </w:r>
      <w:proofErr w:type="spellEnd"/>
      <w:r w:rsidR="00E619EA" w:rsidRPr="00617919">
        <w:rPr>
          <w:rFonts w:ascii="Times New Roman" w:eastAsia="標楷體" w:hAnsi="Times New Roman" w:cs="Times New Roman" w:hint="eastAsia"/>
          <w:sz w:val="28"/>
          <w:szCs w:val="36"/>
        </w:rPr>
        <w:t>的整合開發環境</w:t>
      </w:r>
      <w:r w:rsidR="00E619EA">
        <w:rPr>
          <w:rFonts w:ascii="Times New Roman" w:eastAsia="標楷體" w:hAnsi="Times New Roman" w:cs="Times New Roman" w:hint="eastAsia"/>
          <w:sz w:val="28"/>
          <w:szCs w:val="36"/>
        </w:rPr>
        <w:t>，以</w:t>
      </w:r>
      <w:r w:rsidRPr="00617919">
        <w:rPr>
          <w:rFonts w:ascii="Times New Roman" w:eastAsia="標楷體" w:hAnsi="Times New Roman" w:cs="Times New Roman" w:hint="eastAsia"/>
          <w:sz w:val="28"/>
          <w:szCs w:val="36"/>
        </w:rPr>
        <w:t>Objective-c</w:t>
      </w:r>
      <w:r w:rsidRPr="00617919">
        <w:rPr>
          <w:rFonts w:ascii="Times New Roman" w:eastAsia="標楷體" w:hAnsi="Times New Roman" w:cs="Times New Roman" w:hint="eastAsia"/>
          <w:sz w:val="28"/>
          <w:szCs w:val="36"/>
        </w:rPr>
        <w:t>或</w:t>
      </w:r>
      <w:r w:rsidRPr="00617919">
        <w:rPr>
          <w:rFonts w:ascii="Times New Roman" w:eastAsia="標楷體" w:hAnsi="Times New Roman" w:cs="Times New Roman" w:hint="eastAsia"/>
          <w:sz w:val="28"/>
          <w:szCs w:val="36"/>
        </w:rPr>
        <w:t>Swift</w:t>
      </w:r>
      <w:r w:rsidRPr="00617919">
        <w:rPr>
          <w:rFonts w:ascii="Times New Roman" w:eastAsia="標楷體" w:hAnsi="Times New Roman" w:cs="Times New Roman" w:hint="eastAsia"/>
          <w:sz w:val="28"/>
          <w:szCs w:val="36"/>
        </w:rPr>
        <w:t>開發。</w:t>
      </w:r>
    </w:p>
    <w:p w:rsidR="00735609" w:rsidRPr="00735609" w:rsidRDefault="00735609" w:rsidP="00782FA8">
      <w:pPr>
        <w:widowControl/>
        <w:spacing w:after="120" w:line="480" w:lineRule="exact"/>
        <w:ind w:firstLineChars="200" w:firstLine="560"/>
        <w:jc w:val="both"/>
        <w:rPr>
          <w:rFonts w:ascii="Times New Roman" w:eastAsia="標楷體" w:hAnsi="Times New Roman" w:cs="Times New Roman"/>
          <w:sz w:val="28"/>
          <w:szCs w:val="36"/>
        </w:rPr>
      </w:pPr>
      <w:r w:rsidRPr="00735609">
        <w:rPr>
          <w:rFonts w:ascii="Times New Roman" w:eastAsia="標楷體" w:hAnsi="Times New Roman" w:cs="Times New Roman" w:hint="eastAsia"/>
          <w:sz w:val="28"/>
          <w:szCs w:val="36"/>
        </w:rPr>
        <w:t>原生開發</w:t>
      </w:r>
      <w:r>
        <w:rPr>
          <w:rFonts w:ascii="Times New Roman" w:eastAsia="標楷體" w:hAnsi="Times New Roman" w:cs="Times New Roman" w:hint="eastAsia"/>
          <w:sz w:val="28"/>
          <w:szCs w:val="36"/>
        </w:rPr>
        <w:t>的執行速度與</w:t>
      </w:r>
      <w:r w:rsidRPr="00735609">
        <w:rPr>
          <w:rFonts w:ascii="Times New Roman" w:eastAsia="標楷體" w:hAnsi="Times New Roman" w:cs="Times New Roman" w:hint="eastAsia"/>
          <w:sz w:val="28"/>
          <w:szCs w:val="36"/>
        </w:rPr>
        <w:t>效能</w:t>
      </w:r>
      <w:r>
        <w:rPr>
          <w:rFonts w:ascii="Times New Roman" w:eastAsia="標楷體" w:hAnsi="Times New Roman" w:cs="Times New Roman" w:hint="eastAsia"/>
          <w:sz w:val="28"/>
          <w:szCs w:val="36"/>
        </w:rPr>
        <w:t>較</w:t>
      </w:r>
      <w:r w:rsidRPr="00735609">
        <w:rPr>
          <w:rFonts w:ascii="Times New Roman" w:eastAsia="標楷體" w:hAnsi="Times New Roman" w:cs="Times New Roman" w:hint="eastAsia"/>
          <w:sz w:val="28"/>
          <w:szCs w:val="36"/>
        </w:rPr>
        <w:t>佳</w:t>
      </w:r>
      <w:r>
        <w:rPr>
          <w:rFonts w:ascii="Times New Roman" w:eastAsia="標楷體" w:hAnsi="Times New Roman" w:cs="Times New Roman" w:hint="eastAsia"/>
          <w:sz w:val="28"/>
          <w:szCs w:val="36"/>
        </w:rPr>
        <w:t>，</w:t>
      </w:r>
      <w:r w:rsidRPr="00735609">
        <w:rPr>
          <w:rFonts w:ascii="Times New Roman" w:eastAsia="標楷體" w:hAnsi="Times New Roman" w:cs="Times New Roman" w:hint="eastAsia"/>
          <w:sz w:val="28"/>
          <w:szCs w:val="36"/>
        </w:rPr>
        <w:t>對硬體的支援度</w:t>
      </w:r>
      <w:r>
        <w:rPr>
          <w:rFonts w:ascii="Times New Roman" w:eastAsia="標楷體" w:hAnsi="Times New Roman" w:cs="Times New Roman" w:hint="eastAsia"/>
          <w:sz w:val="28"/>
          <w:szCs w:val="36"/>
        </w:rPr>
        <w:t>也</w:t>
      </w:r>
      <w:r w:rsidRPr="00735609">
        <w:rPr>
          <w:rFonts w:ascii="Times New Roman" w:eastAsia="標楷體" w:hAnsi="Times New Roman" w:cs="Times New Roman" w:hint="eastAsia"/>
          <w:sz w:val="28"/>
          <w:szCs w:val="36"/>
        </w:rPr>
        <w:t>較好。適合需要</w:t>
      </w:r>
      <w:r w:rsidR="00071203" w:rsidRPr="00735609">
        <w:rPr>
          <w:rFonts w:ascii="Times New Roman" w:eastAsia="標楷體" w:hAnsi="Times New Roman" w:cs="Times New Roman" w:hint="eastAsia"/>
          <w:sz w:val="28"/>
          <w:szCs w:val="36"/>
        </w:rPr>
        <w:t>使用硬體</w:t>
      </w:r>
      <w:r w:rsidR="00782FA8">
        <w:rPr>
          <w:rFonts w:ascii="Times New Roman" w:eastAsia="標楷體" w:hAnsi="Times New Roman" w:cs="Times New Roman" w:hint="eastAsia"/>
          <w:sz w:val="28"/>
          <w:szCs w:val="36"/>
        </w:rPr>
        <w:t>功能</w:t>
      </w:r>
      <w:r w:rsidR="00071203" w:rsidRPr="00735609">
        <w:rPr>
          <w:rFonts w:ascii="Times New Roman" w:eastAsia="標楷體" w:hAnsi="Times New Roman" w:cs="Times New Roman" w:hint="eastAsia"/>
          <w:sz w:val="28"/>
          <w:szCs w:val="36"/>
        </w:rPr>
        <w:t>的</w:t>
      </w:r>
      <w:r>
        <w:rPr>
          <w:rFonts w:ascii="Times New Roman" w:eastAsia="標楷體" w:hAnsi="Times New Roman" w:cs="Times New Roman" w:hint="eastAsia"/>
          <w:sz w:val="28"/>
          <w:szCs w:val="36"/>
        </w:rPr>
        <w:t>應用</w:t>
      </w:r>
      <w:r w:rsidR="00782FA8">
        <w:rPr>
          <w:rFonts w:ascii="Times New Roman" w:eastAsia="標楷體" w:hAnsi="Times New Roman" w:cs="Times New Roman" w:hint="eastAsia"/>
          <w:sz w:val="28"/>
          <w:szCs w:val="36"/>
        </w:rPr>
        <w:t>，</w:t>
      </w:r>
      <w:r w:rsidR="00782FA8" w:rsidRPr="00735609">
        <w:rPr>
          <w:rFonts w:ascii="Times New Roman" w:eastAsia="標楷體" w:hAnsi="Times New Roman" w:cs="Times New Roman" w:hint="eastAsia"/>
          <w:sz w:val="28"/>
          <w:szCs w:val="36"/>
        </w:rPr>
        <w:t>例如：相機</w:t>
      </w:r>
      <w:r w:rsidR="00782FA8">
        <w:rPr>
          <w:rFonts w:ascii="Times New Roman" w:eastAsia="標楷體" w:hAnsi="Times New Roman" w:cs="Times New Roman" w:hint="eastAsia"/>
          <w:sz w:val="28"/>
          <w:szCs w:val="36"/>
        </w:rPr>
        <w:t>拍照</w:t>
      </w:r>
      <w:r w:rsidR="00782FA8" w:rsidRPr="00735609">
        <w:rPr>
          <w:rFonts w:ascii="Times New Roman" w:eastAsia="標楷體" w:hAnsi="Times New Roman" w:cs="Times New Roman" w:hint="eastAsia"/>
          <w:sz w:val="28"/>
          <w:szCs w:val="36"/>
        </w:rPr>
        <w:t>功能、</w:t>
      </w:r>
      <w:r w:rsidR="00782FA8" w:rsidRPr="00735609">
        <w:rPr>
          <w:rFonts w:ascii="Times New Roman" w:eastAsia="標楷體" w:hAnsi="Times New Roman" w:cs="Times New Roman" w:hint="eastAsia"/>
          <w:sz w:val="28"/>
          <w:szCs w:val="36"/>
        </w:rPr>
        <w:t>GPS</w:t>
      </w:r>
      <w:r w:rsidR="00782FA8">
        <w:rPr>
          <w:rFonts w:ascii="Times New Roman" w:eastAsia="標楷體" w:hAnsi="Times New Roman" w:cs="Times New Roman" w:hint="eastAsia"/>
          <w:sz w:val="28"/>
          <w:szCs w:val="36"/>
        </w:rPr>
        <w:t>、</w:t>
      </w:r>
      <w:r w:rsidR="00782FA8" w:rsidRPr="00735609">
        <w:rPr>
          <w:rFonts w:ascii="Times New Roman" w:eastAsia="標楷體" w:hAnsi="Times New Roman" w:cs="Times New Roman" w:hint="eastAsia"/>
          <w:sz w:val="28"/>
          <w:szCs w:val="36"/>
        </w:rPr>
        <w:t>陀螺儀</w:t>
      </w:r>
      <w:r w:rsidR="00782FA8" w:rsidRPr="00735609">
        <w:rPr>
          <w:rFonts w:ascii="Times New Roman" w:eastAsia="標楷體" w:hAnsi="Times New Roman" w:cs="Times New Roman" w:hint="eastAsia"/>
          <w:sz w:val="28"/>
          <w:szCs w:val="36"/>
        </w:rPr>
        <w:t xml:space="preserve"> </w:t>
      </w:r>
      <w:r w:rsidR="00782FA8" w:rsidRPr="00735609">
        <w:rPr>
          <w:rFonts w:ascii="Times New Roman" w:eastAsia="標楷體" w:hAnsi="Times New Roman" w:cs="Times New Roman" w:hint="eastAsia"/>
          <w:sz w:val="28"/>
          <w:szCs w:val="36"/>
        </w:rPr>
        <w:t>…</w:t>
      </w:r>
      <w:r w:rsidR="00782FA8" w:rsidRPr="00735609">
        <w:rPr>
          <w:rFonts w:ascii="Times New Roman" w:eastAsia="標楷體" w:hAnsi="Times New Roman" w:cs="Times New Roman" w:hint="eastAsia"/>
          <w:sz w:val="28"/>
          <w:szCs w:val="36"/>
        </w:rPr>
        <w:t xml:space="preserve"> </w:t>
      </w:r>
      <w:r w:rsidR="00782FA8" w:rsidRPr="00735609">
        <w:rPr>
          <w:rFonts w:ascii="Times New Roman" w:eastAsia="標楷體" w:hAnsi="Times New Roman" w:cs="Times New Roman" w:hint="eastAsia"/>
          <w:sz w:val="28"/>
          <w:szCs w:val="36"/>
        </w:rPr>
        <w:t>等。</w:t>
      </w:r>
      <w:r w:rsidR="00782FA8">
        <w:rPr>
          <w:rFonts w:ascii="Times New Roman" w:eastAsia="標楷體" w:hAnsi="Times New Roman" w:cs="Times New Roman" w:hint="eastAsia"/>
          <w:sz w:val="28"/>
          <w:szCs w:val="36"/>
        </w:rPr>
        <w:t>亦或是</w:t>
      </w:r>
      <w:r w:rsidR="00ED429D" w:rsidRPr="00B7332A">
        <w:rPr>
          <w:rFonts w:ascii="Times New Roman" w:eastAsia="標楷體" w:hAnsi="Times New Roman" w:hint="eastAsia"/>
          <w:sz w:val="28"/>
          <w:szCs w:val="28"/>
        </w:rPr>
        <w:t>需要快速反應的</w:t>
      </w:r>
      <w:r w:rsidR="00ED429D">
        <w:rPr>
          <w:rFonts w:ascii="Times New Roman" w:eastAsia="標楷體" w:hAnsi="Times New Roman" w:hint="eastAsia"/>
          <w:sz w:val="28"/>
          <w:szCs w:val="28"/>
        </w:rPr>
        <w:t>應用</w:t>
      </w:r>
      <w:r w:rsidR="00ED429D" w:rsidRPr="00B7332A">
        <w:rPr>
          <w:rFonts w:ascii="Times New Roman" w:eastAsia="標楷體" w:hAnsi="Times New Roman" w:hint="eastAsia"/>
          <w:sz w:val="28"/>
          <w:szCs w:val="28"/>
        </w:rPr>
        <w:t>、複雜動畫</w:t>
      </w:r>
      <w:r w:rsidR="00ED429D">
        <w:rPr>
          <w:rFonts w:ascii="Times New Roman" w:eastAsia="標楷體" w:hAnsi="Times New Roman" w:hint="eastAsia"/>
          <w:sz w:val="28"/>
          <w:szCs w:val="28"/>
        </w:rPr>
        <w:t>與</w:t>
      </w:r>
      <w:r w:rsidR="00ED429D" w:rsidRPr="00B7332A">
        <w:rPr>
          <w:rFonts w:ascii="Times New Roman" w:eastAsia="標楷體" w:hAnsi="Times New Roman" w:hint="eastAsia"/>
          <w:sz w:val="28"/>
          <w:szCs w:val="28"/>
        </w:rPr>
        <w:t>遊戲</w:t>
      </w:r>
      <w:r w:rsidR="00ED429D">
        <w:rPr>
          <w:rFonts w:ascii="Times New Roman" w:eastAsia="標楷體" w:hAnsi="Times New Roman" w:hint="eastAsia"/>
          <w:sz w:val="28"/>
          <w:szCs w:val="28"/>
        </w:rPr>
        <w:t>。</w:t>
      </w:r>
    </w:p>
    <w:p w:rsidR="00735609" w:rsidRDefault="00735609" w:rsidP="00735609">
      <w:pPr>
        <w:widowControl/>
        <w:spacing w:after="120" w:line="480" w:lineRule="exact"/>
        <w:ind w:firstLineChars="200" w:firstLine="560"/>
        <w:jc w:val="both"/>
        <w:rPr>
          <w:rFonts w:ascii="Times New Roman" w:eastAsia="標楷體" w:hAnsi="Times New Roman" w:cs="Times New Roman"/>
          <w:sz w:val="28"/>
          <w:szCs w:val="36"/>
        </w:rPr>
      </w:pPr>
      <w:r w:rsidRPr="00735609">
        <w:rPr>
          <w:rFonts w:ascii="Times New Roman" w:eastAsia="標楷體" w:hAnsi="Times New Roman" w:cs="Times New Roman" w:hint="eastAsia"/>
          <w:sz w:val="28"/>
          <w:szCs w:val="36"/>
        </w:rPr>
        <w:t>原生開發的缺點則是</w:t>
      </w:r>
      <w:r w:rsidR="00F962F9">
        <w:rPr>
          <w:rFonts w:ascii="Times New Roman" w:eastAsia="標楷體" w:hAnsi="Times New Roman" w:cs="Times New Roman" w:hint="eastAsia"/>
          <w:sz w:val="28"/>
          <w:szCs w:val="36"/>
        </w:rPr>
        <w:t>在</w:t>
      </w:r>
      <w:r w:rsidRPr="00735609">
        <w:rPr>
          <w:rFonts w:ascii="Times New Roman" w:eastAsia="標楷體" w:hAnsi="Times New Roman" w:cs="Times New Roman" w:hint="eastAsia"/>
          <w:sz w:val="28"/>
          <w:szCs w:val="36"/>
        </w:rPr>
        <w:t>不同裝置</w:t>
      </w:r>
      <w:r w:rsidR="00F962F9">
        <w:rPr>
          <w:rFonts w:ascii="Times New Roman" w:eastAsia="標楷體" w:hAnsi="Times New Roman" w:cs="Times New Roman" w:hint="eastAsia"/>
          <w:sz w:val="28"/>
          <w:szCs w:val="36"/>
        </w:rPr>
        <w:t>平台上</w:t>
      </w:r>
      <w:r w:rsidRPr="00735609">
        <w:rPr>
          <w:rFonts w:ascii="Times New Roman" w:eastAsia="標楷體" w:hAnsi="Times New Roman" w:cs="Times New Roman" w:hint="eastAsia"/>
          <w:sz w:val="28"/>
          <w:szCs w:val="36"/>
        </w:rPr>
        <w:t>必須使用指定的</w:t>
      </w:r>
      <w:r w:rsidR="00F962F9" w:rsidRPr="00735609">
        <w:rPr>
          <w:rFonts w:ascii="Times New Roman" w:eastAsia="標楷體" w:hAnsi="Times New Roman" w:cs="Times New Roman" w:hint="eastAsia"/>
          <w:sz w:val="28"/>
          <w:szCs w:val="36"/>
        </w:rPr>
        <w:t>SDK</w:t>
      </w:r>
      <w:r w:rsidR="00F962F9" w:rsidRPr="00735609">
        <w:rPr>
          <w:rFonts w:ascii="Times New Roman" w:eastAsia="標楷體" w:hAnsi="Times New Roman" w:cs="Times New Roman" w:hint="eastAsia"/>
          <w:sz w:val="28"/>
          <w:szCs w:val="36"/>
        </w:rPr>
        <w:t>及</w:t>
      </w:r>
      <w:r w:rsidRPr="00735609">
        <w:rPr>
          <w:rFonts w:ascii="Times New Roman" w:eastAsia="標楷體" w:hAnsi="Times New Roman" w:cs="Times New Roman" w:hint="eastAsia"/>
          <w:sz w:val="28"/>
          <w:szCs w:val="36"/>
        </w:rPr>
        <w:t>程式語言</w:t>
      </w:r>
      <w:r w:rsidR="00F962F9" w:rsidRPr="00735609">
        <w:rPr>
          <w:rFonts w:ascii="Times New Roman" w:eastAsia="標楷體" w:hAnsi="Times New Roman" w:cs="Times New Roman" w:hint="eastAsia"/>
          <w:sz w:val="28"/>
          <w:szCs w:val="36"/>
        </w:rPr>
        <w:t>開發</w:t>
      </w:r>
      <w:r w:rsidRPr="00735609">
        <w:rPr>
          <w:rFonts w:ascii="Times New Roman" w:eastAsia="標楷體" w:hAnsi="Times New Roman" w:cs="Times New Roman" w:hint="eastAsia"/>
          <w:sz w:val="28"/>
          <w:szCs w:val="36"/>
        </w:rPr>
        <w:t>。</w:t>
      </w:r>
      <w:r w:rsidR="00F962F9">
        <w:rPr>
          <w:rFonts w:ascii="Times New Roman" w:eastAsia="標楷體" w:hAnsi="Times New Roman" w:cs="Times New Roman" w:hint="eastAsia"/>
          <w:sz w:val="28"/>
          <w:szCs w:val="36"/>
        </w:rPr>
        <w:t>倘</w:t>
      </w:r>
      <w:r w:rsidRPr="00735609">
        <w:rPr>
          <w:rFonts w:ascii="Times New Roman" w:eastAsia="標楷體" w:hAnsi="Times New Roman" w:cs="Times New Roman" w:hint="eastAsia"/>
          <w:sz w:val="28"/>
          <w:szCs w:val="36"/>
        </w:rPr>
        <w:t>若</w:t>
      </w:r>
      <w:r w:rsidR="002E1D75">
        <w:rPr>
          <w:rFonts w:ascii="Times New Roman" w:eastAsia="標楷體" w:hAnsi="Times New Roman" w:cs="Times New Roman" w:hint="eastAsia"/>
          <w:sz w:val="28"/>
          <w:szCs w:val="36"/>
        </w:rPr>
        <w:t>APP</w:t>
      </w:r>
      <w:r w:rsidRPr="00735609">
        <w:rPr>
          <w:rFonts w:ascii="Times New Roman" w:eastAsia="標楷體" w:hAnsi="Times New Roman" w:cs="Times New Roman" w:hint="eastAsia"/>
          <w:sz w:val="28"/>
          <w:szCs w:val="36"/>
        </w:rPr>
        <w:t xml:space="preserve"> </w:t>
      </w:r>
      <w:r w:rsidRPr="00735609">
        <w:rPr>
          <w:rFonts w:ascii="Times New Roman" w:eastAsia="標楷體" w:hAnsi="Times New Roman" w:cs="Times New Roman" w:hint="eastAsia"/>
          <w:sz w:val="28"/>
          <w:szCs w:val="36"/>
        </w:rPr>
        <w:t>要用原生開發，且希望在</w:t>
      </w:r>
      <w:r w:rsidRPr="00735609">
        <w:rPr>
          <w:rFonts w:ascii="Times New Roman" w:eastAsia="標楷體" w:hAnsi="Times New Roman" w:cs="Times New Roman" w:hint="eastAsia"/>
          <w:sz w:val="28"/>
          <w:szCs w:val="36"/>
        </w:rPr>
        <w:t>iOS</w:t>
      </w:r>
      <w:r w:rsidRPr="00735609">
        <w:rPr>
          <w:rFonts w:ascii="Times New Roman" w:eastAsia="標楷體" w:hAnsi="Times New Roman" w:cs="Times New Roman" w:hint="eastAsia"/>
          <w:sz w:val="28"/>
          <w:szCs w:val="36"/>
        </w:rPr>
        <w:t>、</w:t>
      </w:r>
      <w:r w:rsidRPr="00735609">
        <w:rPr>
          <w:rFonts w:ascii="Times New Roman" w:eastAsia="標楷體" w:hAnsi="Times New Roman" w:cs="Times New Roman" w:hint="eastAsia"/>
          <w:sz w:val="28"/>
          <w:szCs w:val="36"/>
        </w:rPr>
        <w:t>Android</w:t>
      </w:r>
      <w:r w:rsidR="00F962F9">
        <w:rPr>
          <w:rFonts w:ascii="Times New Roman" w:eastAsia="標楷體" w:hAnsi="Times New Roman" w:cs="Times New Roman" w:hint="eastAsia"/>
          <w:sz w:val="28"/>
          <w:szCs w:val="36"/>
        </w:rPr>
        <w:t>各平台</w:t>
      </w:r>
      <w:r w:rsidRPr="00735609">
        <w:rPr>
          <w:rFonts w:ascii="Times New Roman" w:eastAsia="標楷體" w:hAnsi="Times New Roman" w:cs="Times New Roman" w:hint="eastAsia"/>
          <w:sz w:val="28"/>
          <w:szCs w:val="36"/>
        </w:rPr>
        <w:t>上都能</w:t>
      </w:r>
      <w:r w:rsidR="00F962F9">
        <w:rPr>
          <w:rFonts w:ascii="Times New Roman" w:eastAsia="標楷體" w:hAnsi="Times New Roman" w:cs="Times New Roman" w:hint="eastAsia"/>
          <w:sz w:val="28"/>
          <w:szCs w:val="36"/>
        </w:rPr>
        <w:t>夠</w:t>
      </w:r>
      <w:r w:rsidRPr="00735609">
        <w:rPr>
          <w:rFonts w:ascii="Times New Roman" w:eastAsia="標楷體" w:hAnsi="Times New Roman" w:cs="Times New Roman" w:hint="eastAsia"/>
          <w:sz w:val="28"/>
          <w:szCs w:val="36"/>
        </w:rPr>
        <w:t>使用，</w:t>
      </w:r>
      <w:r w:rsidR="00F962F9">
        <w:rPr>
          <w:rFonts w:ascii="Times New Roman" w:eastAsia="標楷體" w:hAnsi="Times New Roman" w:cs="Times New Roman" w:hint="eastAsia"/>
          <w:sz w:val="28"/>
          <w:szCs w:val="36"/>
        </w:rPr>
        <w:t>則需</w:t>
      </w:r>
      <w:r w:rsidRPr="00735609">
        <w:rPr>
          <w:rFonts w:ascii="Times New Roman" w:eastAsia="標楷體" w:hAnsi="Times New Roman" w:cs="Times New Roman" w:hint="eastAsia"/>
          <w:sz w:val="28"/>
          <w:szCs w:val="36"/>
        </w:rPr>
        <w:t>要開發</w:t>
      </w:r>
      <w:r w:rsidRPr="00735609">
        <w:rPr>
          <w:rFonts w:ascii="Times New Roman" w:eastAsia="標楷體" w:hAnsi="Times New Roman" w:cs="Times New Roman" w:hint="eastAsia"/>
          <w:sz w:val="28"/>
          <w:szCs w:val="36"/>
        </w:rPr>
        <w:t xml:space="preserve"> </w:t>
      </w:r>
      <w:r w:rsidR="00F962F9">
        <w:rPr>
          <w:rFonts w:ascii="Times New Roman" w:eastAsia="標楷體" w:hAnsi="Times New Roman" w:cs="Times New Roman" w:hint="eastAsia"/>
          <w:sz w:val="28"/>
          <w:szCs w:val="36"/>
        </w:rPr>
        <w:t>2</w:t>
      </w:r>
      <w:r w:rsidRPr="00735609">
        <w:rPr>
          <w:rFonts w:ascii="Times New Roman" w:eastAsia="標楷體" w:hAnsi="Times New Roman" w:cs="Times New Roman" w:hint="eastAsia"/>
          <w:sz w:val="28"/>
          <w:szCs w:val="36"/>
        </w:rPr>
        <w:t xml:space="preserve"> </w:t>
      </w:r>
      <w:r w:rsidRPr="00735609">
        <w:rPr>
          <w:rFonts w:ascii="Times New Roman" w:eastAsia="標楷體" w:hAnsi="Times New Roman" w:cs="Times New Roman" w:hint="eastAsia"/>
          <w:sz w:val="28"/>
          <w:szCs w:val="36"/>
        </w:rPr>
        <w:t>套不同程式語言的</w:t>
      </w:r>
      <w:r w:rsidRPr="00735609">
        <w:rPr>
          <w:rFonts w:ascii="Times New Roman" w:eastAsia="標楷體" w:hAnsi="Times New Roman" w:cs="Times New Roman" w:hint="eastAsia"/>
          <w:sz w:val="28"/>
          <w:szCs w:val="36"/>
        </w:rPr>
        <w:t xml:space="preserve"> </w:t>
      </w:r>
      <w:r w:rsidR="002E1D75">
        <w:rPr>
          <w:rFonts w:ascii="Times New Roman" w:eastAsia="標楷體" w:hAnsi="Times New Roman" w:cs="Times New Roman" w:hint="eastAsia"/>
          <w:sz w:val="28"/>
          <w:szCs w:val="36"/>
        </w:rPr>
        <w:t>APP</w:t>
      </w:r>
      <w:r w:rsidRPr="00735609">
        <w:rPr>
          <w:rFonts w:ascii="Times New Roman" w:eastAsia="標楷體" w:hAnsi="Times New Roman" w:cs="Times New Roman" w:hint="eastAsia"/>
          <w:sz w:val="28"/>
          <w:szCs w:val="36"/>
        </w:rPr>
        <w:t xml:space="preserve"> </w:t>
      </w:r>
      <w:r w:rsidRPr="00735609">
        <w:rPr>
          <w:rFonts w:ascii="Times New Roman" w:eastAsia="標楷體" w:hAnsi="Times New Roman" w:cs="Times New Roman" w:hint="eastAsia"/>
          <w:sz w:val="28"/>
          <w:szCs w:val="36"/>
        </w:rPr>
        <w:t>。</w:t>
      </w:r>
    </w:p>
    <w:p w:rsidR="00DA4445" w:rsidRDefault="006455C9">
      <w:pPr>
        <w:pStyle w:val="af5"/>
        <w:pPrChange w:id="918" w:author="A5206572" w:date="2019-05-10T21:19:00Z">
          <w:pPr>
            <w:widowControl/>
            <w:spacing w:beforeLines="100" w:before="360" w:afterLines="50" w:after="180"/>
            <w:ind w:left="720" w:hangingChars="300" w:hanging="720"/>
            <w:jc w:val="both"/>
          </w:pPr>
        </w:pPrChange>
      </w:pPr>
      <w:bookmarkStart w:id="919" w:name="_Toc8484170"/>
      <w:r>
        <w:rPr>
          <w:rFonts w:hint="eastAsia"/>
        </w:rPr>
        <w:t xml:space="preserve">2.2.2 </w:t>
      </w:r>
      <w:r w:rsidRPr="006455C9">
        <w:rPr>
          <w:rFonts w:hint="eastAsia"/>
        </w:rPr>
        <w:t>網頁開發（</w:t>
      </w:r>
      <w:r w:rsidRPr="006455C9">
        <w:rPr>
          <w:rFonts w:hint="eastAsia"/>
        </w:rPr>
        <w:t xml:space="preserve">Web </w:t>
      </w:r>
      <w:r w:rsidR="002E1D75">
        <w:rPr>
          <w:rFonts w:hint="eastAsia"/>
        </w:rPr>
        <w:t>APP</w:t>
      </w:r>
      <w:r w:rsidRPr="006455C9">
        <w:rPr>
          <w:rFonts w:hint="eastAsia"/>
        </w:rPr>
        <w:t>）</w:t>
      </w:r>
      <w:bookmarkEnd w:id="919"/>
    </w:p>
    <w:p w:rsidR="006455C9" w:rsidRPr="006455C9" w:rsidRDefault="006455C9" w:rsidP="006455C9">
      <w:pPr>
        <w:widowControl/>
        <w:spacing w:after="120" w:line="480" w:lineRule="exact"/>
        <w:ind w:firstLineChars="200" w:firstLine="560"/>
        <w:jc w:val="both"/>
        <w:rPr>
          <w:rFonts w:ascii="Times New Roman" w:eastAsia="標楷體" w:hAnsi="Times New Roman" w:cs="Times New Roman"/>
          <w:sz w:val="28"/>
          <w:szCs w:val="32"/>
        </w:rPr>
      </w:pPr>
      <w:r w:rsidRPr="006455C9">
        <w:rPr>
          <w:rFonts w:ascii="Times New Roman" w:eastAsia="標楷體" w:hAnsi="Times New Roman" w:cs="Times New Roman" w:hint="eastAsia"/>
          <w:sz w:val="28"/>
          <w:szCs w:val="32"/>
        </w:rPr>
        <w:t>相對於原生開發，</w:t>
      </w:r>
      <w:r w:rsidRPr="006455C9">
        <w:rPr>
          <w:rFonts w:ascii="Times New Roman" w:eastAsia="標楷體" w:hAnsi="Times New Roman" w:cs="Times New Roman" w:hint="eastAsia"/>
          <w:sz w:val="28"/>
          <w:szCs w:val="32"/>
        </w:rPr>
        <w:t xml:space="preserve">Web </w:t>
      </w:r>
      <w:r w:rsidR="002E1D75">
        <w:rPr>
          <w:rFonts w:ascii="Times New Roman" w:eastAsia="標楷體" w:hAnsi="Times New Roman" w:cs="Times New Roman" w:hint="eastAsia"/>
          <w:sz w:val="28"/>
          <w:szCs w:val="32"/>
        </w:rPr>
        <w:t>APP</w:t>
      </w:r>
      <w:r>
        <w:rPr>
          <w:rFonts w:ascii="Times New Roman" w:eastAsia="標楷體" w:hAnsi="Times New Roman" w:cs="Times New Roman" w:hint="eastAsia"/>
          <w:sz w:val="28"/>
          <w:szCs w:val="36"/>
        </w:rPr>
        <w:t>執行速度與</w:t>
      </w:r>
      <w:r w:rsidRPr="00735609">
        <w:rPr>
          <w:rFonts w:ascii="Times New Roman" w:eastAsia="標楷體" w:hAnsi="Times New Roman" w:cs="Times New Roman" w:hint="eastAsia"/>
          <w:sz w:val="28"/>
          <w:szCs w:val="36"/>
        </w:rPr>
        <w:t>效能</w:t>
      </w:r>
      <w:r w:rsidR="002110C9">
        <w:rPr>
          <w:rFonts w:ascii="Times New Roman" w:eastAsia="標楷體" w:hAnsi="Times New Roman" w:cs="Times New Roman" w:hint="eastAsia"/>
          <w:sz w:val="28"/>
          <w:szCs w:val="36"/>
        </w:rPr>
        <w:t>並</w:t>
      </w:r>
      <w:r w:rsidRPr="006455C9">
        <w:rPr>
          <w:rFonts w:ascii="Times New Roman" w:eastAsia="標楷體" w:hAnsi="Times New Roman" w:cs="Times New Roman" w:hint="eastAsia"/>
          <w:sz w:val="28"/>
          <w:szCs w:val="32"/>
        </w:rPr>
        <w:t>沒有原生</w:t>
      </w:r>
      <w:r>
        <w:rPr>
          <w:rFonts w:ascii="Times New Roman" w:eastAsia="標楷體" w:hAnsi="Times New Roman" w:cs="Times New Roman" w:hint="eastAsia"/>
          <w:sz w:val="28"/>
          <w:szCs w:val="32"/>
        </w:rPr>
        <w:t>開發</w:t>
      </w:r>
      <w:r w:rsidRPr="006455C9">
        <w:rPr>
          <w:rFonts w:ascii="Times New Roman" w:eastAsia="標楷體" w:hAnsi="Times New Roman" w:cs="Times New Roman" w:hint="eastAsia"/>
          <w:sz w:val="28"/>
          <w:szCs w:val="32"/>
        </w:rPr>
        <w:t>來的快，對硬體的支援度</w:t>
      </w:r>
      <w:r>
        <w:rPr>
          <w:rFonts w:ascii="Times New Roman" w:eastAsia="標楷體" w:hAnsi="Times New Roman" w:cs="Times New Roman" w:hint="eastAsia"/>
          <w:sz w:val="28"/>
          <w:szCs w:val="32"/>
        </w:rPr>
        <w:t>也相較</w:t>
      </w:r>
      <w:r w:rsidRPr="006455C9">
        <w:rPr>
          <w:rFonts w:ascii="Times New Roman" w:eastAsia="標楷體" w:hAnsi="Times New Roman" w:cs="Times New Roman" w:hint="eastAsia"/>
          <w:sz w:val="28"/>
          <w:szCs w:val="32"/>
        </w:rPr>
        <w:t>不好，許多硬體上的功能可能</w:t>
      </w:r>
      <w:r w:rsidR="00F21917">
        <w:rPr>
          <w:rFonts w:ascii="Times New Roman" w:eastAsia="標楷體" w:hAnsi="Times New Roman" w:cs="Times New Roman" w:hint="eastAsia"/>
          <w:sz w:val="28"/>
          <w:szCs w:val="32"/>
        </w:rPr>
        <w:t>也</w:t>
      </w:r>
      <w:r w:rsidRPr="006455C9">
        <w:rPr>
          <w:rFonts w:ascii="Times New Roman" w:eastAsia="標楷體" w:hAnsi="Times New Roman" w:cs="Times New Roman" w:hint="eastAsia"/>
          <w:sz w:val="28"/>
          <w:szCs w:val="32"/>
        </w:rPr>
        <w:t>無法使用</w:t>
      </w:r>
      <w:r>
        <w:rPr>
          <w:rFonts w:ascii="Times New Roman" w:eastAsia="標楷體" w:hAnsi="Times New Roman" w:cs="Times New Roman" w:hint="eastAsia"/>
          <w:sz w:val="28"/>
          <w:szCs w:val="32"/>
        </w:rPr>
        <w:t>。</w:t>
      </w:r>
    </w:p>
    <w:p w:rsidR="006455C9" w:rsidRDefault="006455C9" w:rsidP="006455C9">
      <w:pPr>
        <w:widowControl/>
        <w:spacing w:after="120" w:line="480" w:lineRule="exact"/>
        <w:ind w:firstLineChars="200" w:firstLine="560"/>
        <w:jc w:val="both"/>
        <w:rPr>
          <w:rFonts w:ascii="Times New Roman" w:eastAsia="標楷體" w:hAnsi="Times New Roman" w:cs="Times New Roman"/>
          <w:sz w:val="28"/>
          <w:szCs w:val="32"/>
        </w:rPr>
      </w:pPr>
      <w:r w:rsidRPr="006455C9">
        <w:rPr>
          <w:rFonts w:ascii="Times New Roman" w:eastAsia="標楷體" w:hAnsi="Times New Roman" w:cs="Times New Roman" w:hint="eastAsia"/>
          <w:sz w:val="28"/>
          <w:szCs w:val="32"/>
        </w:rPr>
        <w:t xml:space="preserve">Web </w:t>
      </w:r>
      <w:r w:rsidR="002E1D75">
        <w:rPr>
          <w:rFonts w:ascii="Times New Roman" w:eastAsia="標楷體" w:hAnsi="Times New Roman" w:cs="Times New Roman" w:hint="eastAsia"/>
          <w:sz w:val="28"/>
          <w:szCs w:val="32"/>
        </w:rPr>
        <w:t>APP</w:t>
      </w:r>
      <w:r>
        <w:rPr>
          <w:rFonts w:ascii="Times New Roman" w:eastAsia="標楷體" w:hAnsi="Times New Roman" w:cs="Times New Roman" w:hint="eastAsia"/>
          <w:sz w:val="28"/>
          <w:szCs w:val="32"/>
        </w:rPr>
        <w:t>需要</w:t>
      </w:r>
      <w:r w:rsidR="00903309">
        <w:rPr>
          <w:rFonts w:ascii="Times New Roman" w:eastAsia="標楷體" w:hAnsi="Times New Roman" w:cs="Times New Roman" w:hint="eastAsia"/>
          <w:sz w:val="28"/>
          <w:szCs w:val="32"/>
        </w:rPr>
        <w:t>使用</w:t>
      </w:r>
      <w:r w:rsidRPr="006455C9">
        <w:rPr>
          <w:rFonts w:ascii="Times New Roman" w:eastAsia="標楷體" w:hAnsi="Times New Roman" w:cs="Times New Roman" w:hint="eastAsia"/>
          <w:sz w:val="28"/>
          <w:szCs w:val="32"/>
        </w:rPr>
        <w:t>瀏覽器</w:t>
      </w:r>
      <w:r w:rsidR="007B0105">
        <w:rPr>
          <w:rFonts w:ascii="Times New Roman" w:eastAsia="標楷體" w:hAnsi="Times New Roman" w:cs="Times New Roman" w:hint="eastAsia"/>
          <w:sz w:val="28"/>
          <w:szCs w:val="32"/>
        </w:rPr>
        <w:t>才能夠</w:t>
      </w:r>
      <w:r w:rsidRPr="006455C9">
        <w:rPr>
          <w:rFonts w:ascii="Times New Roman" w:eastAsia="標楷體" w:hAnsi="Times New Roman" w:cs="Times New Roman" w:hint="eastAsia"/>
          <w:sz w:val="28"/>
          <w:szCs w:val="32"/>
        </w:rPr>
        <w:t>執行，而</w:t>
      </w:r>
      <w:r>
        <w:rPr>
          <w:rFonts w:ascii="Times New Roman" w:eastAsia="標楷體" w:hAnsi="Times New Roman" w:cs="Times New Roman" w:hint="eastAsia"/>
          <w:sz w:val="28"/>
          <w:szCs w:val="32"/>
        </w:rPr>
        <w:t>現今</w:t>
      </w:r>
      <w:r w:rsidRPr="006455C9">
        <w:rPr>
          <w:rFonts w:ascii="Times New Roman" w:eastAsia="標楷體" w:hAnsi="Times New Roman" w:cs="Times New Roman" w:hint="eastAsia"/>
          <w:sz w:val="28"/>
          <w:szCs w:val="32"/>
        </w:rPr>
        <w:t>瀏覽器</w:t>
      </w:r>
      <w:r>
        <w:rPr>
          <w:rFonts w:ascii="Times New Roman" w:eastAsia="標楷體" w:hAnsi="Times New Roman" w:cs="Times New Roman" w:hint="eastAsia"/>
          <w:sz w:val="28"/>
          <w:szCs w:val="32"/>
        </w:rPr>
        <w:t>種類</w:t>
      </w:r>
      <w:r w:rsidR="0002028C">
        <w:rPr>
          <w:rFonts w:ascii="Times New Roman" w:eastAsia="標楷體" w:hAnsi="Times New Roman" w:cs="Times New Roman" w:hint="eastAsia"/>
          <w:sz w:val="28"/>
          <w:szCs w:val="32"/>
        </w:rPr>
        <w:t>甚</w:t>
      </w:r>
      <w:r w:rsidRPr="006455C9">
        <w:rPr>
          <w:rFonts w:ascii="Times New Roman" w:eastAsia="標楷體" w:hAnsi="Times New Roman" w:cs="Times New Roman" w:hint="eastAsia"/>
          <w:sz w:val="28"/>
          <w:szCs w:val="32"/>
        </w:rPr>
        <w:t>多，對網頁技術的支援也有</w:t>
      </w:r>
      <w:r w:rsidR="0002028C">
        <w:rPr>
          <w:rFonts w:ascii="Times New Roman" w:eastAsia="標楷體" w:hAnsi="Times New Roman" w:cs="Times New Roman" w:hint="eastAsia"/>
          <w:sz w:val="28"/>
          <w:szCs w:val="32"/>
        </w:rPr>
        <w:t>限</w:t>
      </w:r>
      <w:r w:rsidRPr="006455C9">
        <w:rPr>
          <w:rFonts w:ascii="Times New Roman" w:eastAsia="標楷體" w:hAnsi="Times New Roman" w:cs="Times New Roman" w:hint="eastAsia"/>
          <w:sz w:val="28"/>
          <w:szCs w:val="32"/>
        </w:rPr>
        <w:t>，雖然大</w:t>
      </w:r>
      <w:r w:rsidR="0002028C">
        <w:rPr>
          <w:rFonts w:ascii="Times New Roman" w:eastAsia="標楷體" w:hAnsi="Times New Roman" w:cs="Times New Roman" w:hint="eastAsia"/>
          <w:sz w:val="28"/>
          <w:szCs w:val="32"/>
        </w:rPr>
        <w:t>部分</w:t>
      </w:r>
      <w:r w:rsidRPr="006455C9">
        <w:rPr>
          <w:rFonts w:ascii="Times New Roman" w:eastAsia="標楷體" w:hAnsi="Times New Roman" w:cs="Times New Roman" w:hint="eastAsia"/>
          <w:sz w:val="28"/>
          <w:szCs w:val="32"/>
        </w:rPr>
        <w:t>都能夠執行，但</w:t>
      </w:r>
      <w:r w:rsidRPr="006455C9">
        <w:rPr>
          <w:rFonts w:ascii="Times New Roman" w:eastAsia="標楷體" w:hAnsi="Times New Roman" w:cs="Times New Roman" w:hint="eastAsia"/>
          <w:sz w:val="28"/>
          <w:szCs w:val="32"/>
        </w:rPr>
        <w:t xml:space="preserve"> UI </w:t>
      </w:r>
      <w:r w:rsidR="0002028C">
        <w:rPr>
          <w:rFonts w:ascii="Times New Roman" w:eastAsia="標楷體" w:hAnsi="Times New Roman" w:cs="Times New Roman" w:hint="eastAsia"/>
          <w:sz w:val="28"/>
          <w:szCs w:val="32"/>
        </w:rPr>
        <w:t>介</w:t>
      </w:r>
      <w:r w:rsidRPr="006455C9">
        <w:rPr>
          <w:rFonts w:ascii="Times New Roman" w:eastAsia="標楷體" w:hAnsi="Times New Roman" w:cs="Times New Roman" w:hint="eastAsia"/>
          <w:sz w:val="28"/>
          <w:szCs w:val="32"/>
        </w:rPr>
        <w:t>面較不易達到一致，且部份功能需要針對不同</w:t>
      </w:r>
      <w:r w:rsidR="0002028C">
        <w:rPr>
          <w:rFonts w:ascii="Times New Roman" w:eastAsia="標楷體" w:hAnsi="Times New Roman" w:cs="Times New Roman" w:hint="eastAsia"/>
          <w:sz w:val="28"/>
          <w:szCs w:val="32"/>
        </w:rPr>
        <w:t>的</w:t>
      </w:r>
      <w:r w:rsidRPr="006455C9">
        <w:rPr>
          <w:rFonts w:ascii="Times New Roman" w:eastAsia="標楷體" w:hAnsi="Times New Roman" w:cs="Times New Roman" w:hint="eastAsia"/>
          <w:sz w:val="28"/>
          <w:szCs w:val="32"/>
        </w:rPr>
        <w:t>瀏覽器</w:t>
      </w:r>
      <w:r w:rsidR="002110C9">
        <w:rPr>
          <w:rFonts w:ascii="Times New Roman" w:eastAsia="標楷體" w:hAnsi="Times New Roman" w:cs="Times New Roman" w:hint="eastAsia"/>
          <w:sz w:val="28"/>
          <w:szCs w:val="32"/>
        </w:rPr>
        <w:t>進行</w:t>
      </w:r>
      <w:r w:rsidRPr="006455C9">
        <w:rPr>
          <w:rFonts w:ascii="Times New Roman" w:eastAsia="標楷體" w:hAnsi="Times New Roman" w:cs="Times New Roman" w:hint="eastAsia"/>
          <w:sz w:val="28"/>
          <w:szCs w:val="32"/>
        </w:rPr>
        <w:t>不同的處理。</w:t>
      </w:r>
    </w:p>
    <w:p w:rsidR="002110C9" w:rsidRDefault="007E50FB" w:rsidP="006455C9">
      <w:pPr>
        <w:widowControl/>
        <w:spacing w:after="120" w:line="480" w:lineRule="exact"/>
        <w:ind w:firstLineChars="200" w:firstLine="560"/>
        <w:jc w:val="both"/>
        <w:rPr>
          <w:rFonts w:ascii="Times New Roman" w:eastAsia="標楷體" w:hAnsi="Times New Roman" w:cs="Times New Roman"/>
          <w:sz w:val="28"/>
          <w:szCs w:val="32"/>
        </w:rPr>
      </w:pPr>
      <w:r w:rsidRPr="007E50FB">
        <w:rPr>
          <w:rFonts w:ascii="Times New Roman" w:eastAsia="標楷體" w:hAnsi="Times New Roman" w:cs="Times New Roman" w:hint="eastAsia"/>
          <w:sz w:val="28"/>
          <w:szCs w:val="32"/>
        </w:rPr>
        <w:t>開發</w:t>
      </w:r>
      <w:r>
        <w:rPr>
          <w:rFonts w:ascii="Times New Roman" w:eastAsia="標楷體" w:hAnsi="Times New Roman" w:cs="Times New Roman" w:hint="eastAsia"/>
          <w:sz w:val="28"/>
          <w:szCs w:val="32"/>
        </w:rPr>
        <w:t>時</w:t>
      </w:r>
      <w:r w:rsidRPr="007E50FB">
        <w:rPr>
          <w:rFonts w:ascii="Times New Roman" w:eastAsia="標楷體" w:hAnsi="Times New Roman" w:cs="Times New Roman" w:hint="eastAsia"/>
          <w:sz w:val="28"/>
          <w:szCs w:val="32"/>
        </w:rPr>
        <w:t>，</w:t>
      </w:r>
      <w:r w:rsidRPr="007E50FB">
        <w:rPr>
          <w:rFonts w:ascii="Times New Roman" w:eastAsia="標楷體" w:hAnsi="Times New Roman" w:cs="Times New Roman" w:hint="eastAsia"/>
          <w:sz w:val="28"/>
          <w:szCs w:val="32"/>
        </w:rPr>
        <w:t xml:space="preserve">Web </w:t>
      </w:r>
      <w:r w:rsidR="002E1D75">
        <w:rPr>
          <w:rFonts w:ascii="Times New Roman" w:eastAsia="標楷體" w:hAnsi="Times New Roman" w:cs="Times New Roman" w:hint="eastAsia"/>
          <w:sz w:val="28"/>
          <w:szCs w:val="32"/>
        </w:rPr>
        <w:t>APP</w:t>
      </w:r>
      <w:r w:rsidRPr="007E50FB">
        <w:rPr>
          <w:rFonts w:ascii="Times New Roman" w:eastAsia="標楷體" w:hAnsi="Times New Roman" w:cs="Times New Roman" w:hint="eastAsia"/>
          <w:sz w:val="28"/>
          <w:szCs w:val="32"/>
        </w:rPr>
        <w:t>只要</w:t>
      </w:r>
      <w:r>
        <w:rPr>
          <w:rFonts w:ascii="Times New Roman" w:eastAsia="標楷體" w:hAnsi="Times New Roman" w:cs="Times New Roman" w:hint="eastAsia"/>
          <w:sz w:val="28"/>
          <w:szCs w:val="32"/>
        </w:rPr>
        <w:t>在</w:t>
      </w:r>
      <w:r w:rsidRPr="007E50FB">
        <w:rPr>
          <w:rFonts w:ascii="Times New Roman" w:eastAsia="標楷體" w:hAnsi="Times New Roman" w:cs="Times New Roman" w:hint="eastAsia"/>
          <w:sz w:val="28"/>
          <w:szCs w:val="32"/>
        </w:rPr>
        <w:t>瀏覽器輸入網址即可執行</w:t>
      </w:r>
      <w:r>
        <w:rPr>
          <w:rFonts w:ascii="Times New Roman" w:eastAsia="標楷體" w:hAnsi="Times New Roman" w:cs="Times New Roman" w:hint="eastAsia"/>
          <w:sz w:val="28"/>
          <w:szCs w:val="32"/>
        </w:rPr>
        <w:t>進行</w:t>
      </w:r>
      <w:r w:rsidRPr="007E50FB">
        <w:rPr>
          <w:rFonts w:ascii="Times New Roman" w:eastAsia="標楷體" w:hAnsi="Times New Roman" w:cs="Times New Roman" w:hint="eastAsia"/>
          <w:sz w:val="28"/>
          <w:szCs w:val="32"/>
        </w:rPr>
        <w:t>測試。若程式修改後，可以</w:t>
      </w:r>
      <w:r>
        <w:rPr>
          <w:rFonts w:ascii="Times New Roman" w:eastAsia="標楷體" w:hAnsi="Times New Roman" w:cs="Times New Roman" w:hint="eastAsia"/>
          <w:sz w:val="28"/>
          <w:szCs w:val="32"/>
        </w:rPr>
        <w:t>將網頁重新整理，</w:t>
      </w:r>
      <w:r w:rsidRPr="007E50FB">
        <w:rPr>
          <w:rFonts w:ascii="Times New Roman" w:eastAsia="標楷體" w:hAnsi="Times New Roman" w:cs="Times New Roman" w:hint="eastAsia"/>
          <w:sz w:val="28"/>
          <w:szCs w:val="32"/>
        </w:rPr>
        <w:t>快速的進行測試</w:t>
      </w:r>
      <w:r>
        <w:rPr>
          <w:rFonts w:ascii="Times New Roman" w:eastAsia="標楷體" w:hAnsi="Times New Roman" w:cs="Times New Roman" w:hint="eastAsia"/>
          <w:sz w:val="28"/>
          <w:szCs w:val="32"/>
        </w:rPr>
        <w:t>，整個開發過程較為快速，也不再需要針對不同平台撰寫不同的程式語言。</w:t>
      </w:r>
    </w:p>
    <w:p w:rsidR="00E46FFC" w:rsidRDefault="00E46FFC">
      <w:pPr>
        <w:pStyle w:val="af5"/>
        <w:pPrChange w:id="920" w:author="A5206572" w:date="2019-05-10T21:19:00Z">
          <w:pPr>
            <w:widowControl/>
            <w:spacing w:beforeLines="100" w:before="360" w:afterLines="50" w:after="180"/>
            <w:ind w:left="720" w:hangingChars="300" w:hanging="720"/>
            <w:jc w:val="both"/>
          </w:pPr>
        </w:pPrChange>
      </w:pPr>
      <w:bookmarkStart w:id="921" w:name="_Toc8484171"/>
      <w:r>
        <w:rPr>
          <w:rFonts w:hint="eastAsia"/>
        </w:rPr>
        <w:t xml:space="preserve">2.2.3 </w:t>
      </w:r>
      <w:r w:rsidRPr="00E46FFC">
        <w:rPr>
          <w:rFonts w:hint="eastAsia"/>
        </w:rPr>
        <w:t>混</w:t>
      </w:r>
      <w:r w:rsidR="00B74C3C">
        <w:rPr>
          <w:rFonts w:hint="eastAsia"/>
        </w:rPr>
        <w:t>合</w:t>
      </w:r>
      <w:r w:rsidRPr="00E46FFC">
        <w:rPr>
          <w:rFonts w:hint="eastAsia"/>
        </w:rPr>
        <w:t>開發（</w:t>
      </w:r>
      <w:r w:rsidRPr="00E46FFC">
        <w:rPr>
          <w:rFonts w:hint="eastAsia"/>
        </w:rPr>
        <w:t xml:space="preserve">Hybrid </w:t>
      </w:r>
      <w:r w:rsidR="002E1D75">
        <w:rPr>
          <w:rFonts w:hint="eastAsia"/>
        </w:rPr>
        <w:t>APP</w:t>
      </w:r>
      <w:r w:rsidRPr="00E46FFC">
        <w:rPr>
          <w:rFonts w:hint="eastAsia"/>
        </w:rPr>
        <w:t>）</w:t>
      </w:r>
      <w:bookmarkEnd w:id="921"/>
    </w:p>
    <w:p w:rsidR="00B74C3C" w:rsidRDefault="00B74C3C" w:rsidP="00B74C3C">
      <w:pPr>
        <w:widowControl/>
        <w:spacing w:after="120" w:line="480" w:lineRule="exact"/>
        <w:ind w:firstLineChars="200" w:firstLine="560"/>
        <w:jc w:val="both"/>
        <w:rPr>
          <w:rFonts w:ascii="Times New Roman" w:eastAsia="標楷體" w:hAnsi="Times New Roman" w:cs="Times New Roman"/>
          <w:sz w:val="28"/>
          <w:szCs w:val="32"/>
        </w:rPr>
      </w:pPr>
      <w:r w:rsidRPr="00B74C3C">
        <w:rPr>
          <w:rFonts w:ascii="Times New Roman" w:eastAsia="標楷體" w:hAnsi="Times New Roman" w:cs="Times New Roman" w:hint="eastAsia"/>
          <w:sz w:val="28"/>
          <w:szCs w:val="32"/>
        </w:rPr>
        <w:t>混合開發（</w:t>
      </w:r>
      <w:r w:rsidRPr="00B74C3C">
        <w:rPr>
          <w:rFonts w:ascii="Times New Roman" w:eastAsia="標楷體" w:hAnsi="Times New Roman" w:cs="Times New Roman" w:hint="eastAsia"/>
          <w:sz w:val="28"/>
          <w:szCs w:val="32"/>
        </w:rPr>
        <w:t xml:space="preserve">Hybrid </w:t>
      </w:r>
      <w:r w:rsidR="002E1D75">
        <w:rPr>
          <w:rFonts w:ascii="Times New Roman" w:eastAsia="標楷體" w:hAnsi="Times New Roman" w:cs="Times New Roman" w:hint="eastAsia"/>
          <w:sz w:val="28"/>
          <w:szCs w:val="32"/>
        </w:rPr>
        <w:t>APP</w:t>
      </w:r>
      <w:r w:rsidRPr="00B74C3C">
        <w:rPr>
          <w:rFonts w:ascii="Times New Roman" w:eastAsia="標楷體" w:hAnsi="Times New Roman" w:cs="Times New Roman" w:hint="eastAsia"/>
          <w:sz w:val="28"/>
          <w:szCs w:val="32"/>
        </w:rPr>
        <w:t>）是以</w:t>
      </w:r>
      <w:r w:rsidRPr="00B74C3C">
        <w:rPr>
          <w:rFonts w:ascii="Times New Roman" w:eastAsia="標楷體" w:hAnsi="Times New Roman" w:cs="Times New Roman" w:hint="eastAsia"/>
          <w:sz w:val="28"/>
          <w:szCs w:val="32"/>
        </w:rPr>
        <w:t>W</w:t>
      </w:r>
      <w:ins w:id="922" w:author="A5206572" w:date="2019-05-10T21:19:00Z">
        <w:r w:rsidR="005E118D">
          <w:rPr>
            <w:rFonts w:ascii="Times New Roman" w:eastAsia="標楷體" w:hAnsi="Times New Roman" w:cs="Times New Roman" w:hint="eastAsia"/>
            <w:sz w:val="28"/>
            <w:szCs w:val="32"/>
          </w:rPr>
          <w:t>e</w:t>
        </w:r>
      </w:ins>
      <w:del w:id="923" w:author="A5206572" w:date="2019-05-10T21:19:00Z">
        <w:r w:rsidRPr="00B74C3C" w:rsidDel="005E118D">
          <w:rPr>
            <w:rFonts w:ascii="Times New Roman" w:eastAsia="標楷體" w:hAnsi="Times New Roman" w:cs="Times New Roman" w:hint="eastAsia"/>
            <w:sz w:val="28"/>
            <w:szCs w:val="32"/>
          </w:rPr>
          <w:delText>E</w:delText>
        </w:r>
      </w:del>
      <w:ins w:id="924" w:author="A5206572" w:date="2019-05-10T21:19:00Z">
        <w:r w:rsidR="005E118D">
          <w:rPr>
            <w:rFonts w:ascii="Times New Roman" w:eastAsia="標楷體" w:hAnsi="Times New Roman" w:cs="Times New Roman"/>
            <w:sz w:val="28"/>
            <w:szCs w:val="32"/>
          </w:rPr>
          <w:t>b</w:t>
        </w:r>
      </w:ins>
      <w:del w:id="925" w:author="A5206572" w:date="2019-05-10T21:19:00Z">
        <w:r w:rsidRPr="00B74C3C" w:rsidDel="005E118D">
          <w:rPr>
            <w:rFonts w:ascii="Times New Roman" w:eastAsia="標楷體" w:hAnsi="Times New Roman" w:cs="Times New Roman" w:hint="eastAsia"/>
            <w:sz w:val="28"/>
            <w:szCs w:val="32"/>
          </w:rPr>
          <w:delText>B</w:delText>
        </w:r>
      </w:del>
      <w:r w:rsidRPr="00B74C3C">
        <w:rPr>
          <w:rFonts w:ascii="Times New Roman" w:eastAsia="標楷體" w:hAnsi="Times New Roman" w:cs="Times New Roman" w:hint="eastAsia"/>
          <w:sz w:val="28"/>
          <w:szCs w:val="32"/>
        </w:rPr>
        <w:t xml:space="preserve"> </w:t>
      </w:r>
      <w:r w:rsidR="002E1D75">
        <w:rPr>
          <w:rFonts w:ascii="Times New Roman" w:eastAsia="標楷體" w:hAnsi="Times New Roman" w:cs="Times New Roman" w:hint="eastAsia"/>
          <w:sz w:val="28"/>
          <w:szCs w:val="32"/>
        </w:rPr>
        <w:t>APP</w:t>
      </w:r>
      <w:r>
        <w:rPr>
          <w:rFonts w:ascii="Times New Roman" w:eastAsia="標楷體" w:hAnsi="Times New Roman" w:cs="Times New Roman" w:hint="eastAsia"/>
          <w:sz w:val="28"/>
          <w:szCs w:val="32"/>
        </w:rPr>
        <w:t>的</w:t>
      </w:r>
      <w:r w:rsidRPr="00B74C3C">
        <w:rPr>
          <w:rFonts w:ascii="Times New Roman" w:eastAsia="標楷體" w:hAnsi="Times New Roman" w:cs="Times New Roman" w:hint="eastAsia"/>
          <w:sz w:val="28"/>
          <w:szCs w:val="32"/>
        </w:rPr>
        <w:t>方式開發用戶端程式，最後可以向原生</w:t>
      </w:r>
      <w:r>
        <w:rPr>
          <w:rFonts w:ascii="Times New Roman" w:eastAsia="標楷體" w:hAnsi="Times New Roman" w:cs="Times New Roman" w:hint="eastAsia"/>
          <w:sz w:val="28"/>
          <w:szCs w:val="32"/>
        </w:rPr>
        <w:t>開發</w:t>
      </w:r>
      <w:r w:rsidRPr="00B74C3C">
        <w:rPr>
          <w:rFonts w:ascii="Times New Roman" w:eastAsia="標楷體" w:hAnsi="Times New Roman" w:cs="Times New Roman" w:hint="eastAsia"/>
          <w:sz w:val="28"/>
          <w:szCs w:val="32"/>
        </w:rPr>
        <w:t>一樣打包成可執行檔案</w:t>
      </w:r>
      <w:proofErr w:type="spellStart"/>
      <w:r w:rsidRPr="00B74C3C">
        <w:rPr>
          <w:rFonts w:ascii="Times New Roman" w:eastAsia="標楷體" w:hAnsi="Times New Roman" w:cs="Times New Roman" w:hint="eastAsia"/>
          <w:sz w:val="28"/>
          <w:szCs w:val="32"/>
        </w:rPr>
        <w:t>Andoird</w:t>
      </w:r>
      <w:proofErr w:type="spellEnd"/>
      <w:r w:rsidRPr="00B74C3C">
        <w:rPr>
          <w:rFonts w:ascii="Times New Roman" w:eastAsia="標楷體" w:hAnsi="Times New Roman" w:cs="Times New Roman" w:hint="eastAsia"/>
          <w:sz w:val="28"/>
          <w:szCs w:val="32"/>
        </w:rPr>
        <w:t>為</w:t>
      </w:r>
      <w:r w:rsidRPr="00B74C3C">
        <w:rPr>
          <w:rFonts w:ascii="Times New Roman" w:eastAsia="標楷體" w:hAnsi="Times New Roman" w:cs="Times New Roman" w:hint="eastAsia"/>
          <w:sz w:val="28"/>
          <w:szCs w:val="32"/>
        </w:rPr>
        <w:t>.</w:t>
      </w:r>
      <w:proofErr w:type="spellStart"/>
      <w:r w:rsidRPr="00B74C3C">
        <w:rPr>
          <w:rFonts w:ascii="Times New Roman" w:eastAsia="標楷體" w:hAnsi="Times New Roman" w:cs="Times New Roman" w:hint="eastAsia"/>
          <w:sz w:val="28"/>
          <w:szCs w:val="32"/>
        </w:rPr>
        <w:t>apk</w:t>
      </w:r>
      <w:proofErr w:type="spellEnd"/>
      <w:r w:rsidRPr="00B74C3C">
        <w:rPr>
          <w:rFonts w:ascii="Times New Roman" w:eastAsia="標楷體" w:hAnsi="Times New Roman" w:cs="Times New Roman" w:hint="eastAsia"/>
          <w:sz w:val="28"/>
          <w:szCs w:val="32"/>
        </w:rPr>
        <w:t>，</w:t>
      </w:r>
      <w:r>
        <w:rPr>
          <w:rFonts w:ascii="Times New Roman" w:eastAsia="標楷體" w:hAnsi="Times New Roman" w:cs="Times New Roman"/>
          <w:sz w:val="28"/>
          <w:szCs w:val="32"/>
        </w:rPr>
        <w:t>i</w:t>
      </w:r>
      <w:r w:rsidRPr="00B74C3C">
        <w:rPr>
          <w:rFonts w:ascii="Times New Roman" w:eastAsia="標楷體" w:hAnsi="Times New Roman" w:cs="Times New Roman" w:hint="eastAsia"/>
          <w:sz w:val="28"/>
          <w:szCs w:val="32"/>
        </w:rPr>
        <w:t>OS</w:t>
      </w:r>
      <w:r w:rsidRPr="00B74C3C">
        <w:rPr>
          <w:rFonts w:ascii="Times New Roman" w:eastAsia="標楷體" w:hAnsi="Times New Roman" w:cs="Times New Roman" w:hint="eastAsia"/>
          <w:sz w:val="28"/>
          <w:szCs w:val="32"/>
        </w:rPr>
        <w:t>為</w:t>
      </w:r>
      <w:r w:rsidRPr="00B74C3C">
        <w:rPr>
          <w:rFonts w:ascii="Times New Roman" w:eastAsia="標楷體" w:hAnsi="Times New Roman" w:cs="Times New Roman" w:hint="eastAsia"/>
          <w:sz w:val="28"/>
          <w:szCs w:val="32"/>
        </w:rPr>
        <w:t>.</w:t>
      </w:r>
      <w:proofErr w:type="spellStart"/>
      <w:r w:rsidRPr="00B74C3C">
        <w:rPr>
          <w:rFonts w:ascii="Times New Roman" w:eastAsia="標楷體" w:hAnsi="Times New Roman" w:cs="Times New Roman" w:hint="eastAsia"/>
          <w:sz w:val="28"/>
          <w:szCs w:val="32"/>
        </w:rPr>
        <w:t>ipa</w:t>
      </w:r>
      <w:proofErr w:type="spellEnd"/>
      <w:r w:rsidRPr="00B74C3C">
        <w:rPr>
          <w:rFonts w:ascii="Times New Roman" w:eastAsia="標楷體" w:hAnsi="Times New Roman" w:cs="Times New Roman" w:hint="eastAsia"/>
          <w:sz w:val="28"/>
          <w:szCs w:val="32"/>
        </w:rPr>
        <w:t>。</w:t>
      </w:r>
    </w:p>
    <w:p w:rsidR="00B74C3C" w:rsidRDefault="00B74C3C" w:rsidP="00B74C3C">
      <w:pPr>
        <w:widowControl/>
        <w:spacing w:after="120" w:line="480" w:lineRule="exact"/>
        <w:ind w:firstLineChars="200" w:firstLine="560"/>
        <w:jc w:val="both"/>
        <w:rPr>
          <w:rFonts w:ascii="Times New Roman" w:eastAsia="標楷體" w:hAnsi="Times New Roman" w:cs="Times New Roman"/>
          <w:sz w:val="28"/>
          <w:szCs w:val="32"/>
        </w:rPr>
      </w:pPr>
      <w:r w:rsidRPr="00B74C3C">
        <w:rPr>
          <w:rFonts w:ascii="Times New Roman" w:eastAsia="標楷體" w:hAnsi="Times New Roman" w:cs="Times New Roman" w:hint="eastAsia"/>
          <w:sz w:val="28"/>
          <w:szCs w:val="32"/>
        </w:rPr>
        <w:t xml:space="preserve">Hybrid </w:t>
      </w:r>
      <w:r w:rsidR="002E1D75">
        <w:rPr>
          <w:rFonts w:ascii="Times New Roman" w:eastAsia="標楷體" w:hAnsi="Times New Roman" w:cs="Times New Roman" w:hint="eastAsia"/>
          <w:sz w:val="28"/>
          <w:szCs w:val="32"/>
        </w:rPr>
        <w:t>APP</w:t>
      </w:r>
      <w:r w:rsidRPr="00B74C3C">
        <w:rPr>
          <w:rFonts w:ascii="Times New Roman" w:eastAsia="標楷體" w:hAnsi="Times New Roman" w:cs="Times New Roman" w:hint="eastAsia"/>
          <w:sz w:val="28"/>
          <w:szCs w:val="32"/>
        </w:rPr>
        <w:t>最大的優點就是採用網頁技術開發，</w:t>
      </w:r>
      <w:r>
        <w:rPr>
          <w:rFonts w:ascii="Times New Roman" w:eastAsia="標楷體" w:hAnsi="Times New Roman" w:cs="Times New Roman" w:hint="eastAsia"/>
          <w:sz w:val="28"/>
          <w:szCs w:val="32"/>
        </w:rPr>
        <w:t>撰寫一種</w:t>
      </w:r>
      <w:r w:rsidRPr="00B74C3C">
        <w:rPr>
          <w:rFonts w:ascii="Times New Roman" w:eastAsia="標楷體" w:hAnsi="Times New Roman" w:cs="Times New Roman" w:hint="eastAsia"/>
          <w:sz w:val="28"/>
          <w:szCs w:val="32"/>
        </w:rPr>
        <w:t>程式</w:t>
      </w:r>
      <w:r>
        <w:rPr>
          <w:rFonts w:ascii="Times New Roman" w:eastAsia="標楷體" w:hAnsi="Times New Roman" w:cs="Times New Roman" w:hint="eastAsia"/>
          <w:sz w:val="28"/>
          <w:szCs w:val="32"/>
        </w:rPr>
        <w:t>語言</w:t>
      </w:r>
      <w:r w:rsidRPr="00B74C3C">
        <w:rPr>
          <w:rFonts w:ascii="Times New Roman" w:eastAsia="標楷體" w:hAnsi="Times New Roman" w:cs="Times New Roman" w:hint="eastAsia"/>
          <w:sz w:val="28"/>
          <w:szCs w:val="32"/>
        </w:rPr>
        <w:t>並且透過像是</w:t>
      </w:r>
      <w:r w:rsidRPr="00B74C3C">
        <w:rPr>
          <w:rFonts w:ascii="Times New Roman" w:eastAsia="標楷體" w:hAnsi="Times New Roman" w:cs="Times New Roman" w:hint="eastAsia"/>
          <w:sz w:val="28"/>
          <w:szCs w:val="32"/>
        </w:rPr>
        <w:t>Cordova</w:t>
      </w:r>
      <w:customXmlInsRangeStart w:id="926" w:author="A5206572" w:date="2019-05-11T16:05:00Z"/>
      <w:sdt>
        <w:sdtPr>
          <w:rPr>
            <w:rFonts w:ascii="Times New Roman" w:eastAsia="標楷體" w:hAnsi="Times New Roman" w:cs="Times New Roman" w:hint="eastAsia"/>
            <w:sz w:val="28"/>
            <w:szCs w:val="32"/>
          </w:rPr>
          <w:id w:val="135082570"/>
          <w:citation/>
        </w:sdtPr>
        <w:sdtEndPr/>
        <w:sdtContent>
          <w:customXmlInsRangeEnd w:id="926"/>
          <w:ins w:id="927" w:author="A5206572" w:date="2019-05-11T16:05:00Z">
            <w:r w:rsidR="00D04482">
              <w:rPr>
                <w:rFonts w:ascii="Times New Roman" w:eastAsia="標楷體" w:hAnsi="Times New Roman" w:cs="Times New Roman"/>
                <w:sz w:val="28"/>
                <w:szCs w:val="32"/>
              </w:rPr>
              <w:fldChar w:fldCharType="begin"/>
            </w:r>
            <w:r w:rsidR="00D04482">
              <w:rPr>
                <w:rFonts w:ascii="Times New Roman" w:eastAsia="標楷體" w:hAnsi="Times New Roman" w:cs="Times New Roman"/>
                <w:sz w:val="28"/>
                <w:szCs w:val="32"/>
              </w:rPr>
              <w:instrText xml:space="preserve"> </w:instrText>
            </w:r>
            <w:r w:rsidR="00D04482">
              <w:rPr>
                <w:rFonts w:ascii="Times New Roman" w:eastAsia="標楷體" w:hAnsi="Times New Roman" w:cs="Times New Roman" w:hint="eastAsia"/>
                <w:sz w:val="28"/>
                <w:szCs w:val="32"/>
              </w:rPr>
              <w:instrText>CITATION Cor \l 1028</w:instrText>
            </w:r>
            <w:r w:rsidR="00D04482">
              <w:rPr>
                <w:rFonts w:ascii="Times New Roman" w:eastAsia="標楷體" w:hAnsi="Times New Roman" w:cs="Times New Roman"/>
                <w:sz w:val="28"/>
                <w:szCs w:val="32"/>
              </w:rPr>
              <w:instrText xml:space="preserve"> </w:instrText>
            </w:r>
          </w:ins>
          <w:r w:rsidR="00D04482">
            <w:rPr>
              <w:rFonts w:ascii="Times New Roman" w:eastAsia="標楷體" w:hAnsi="Times New Roman" w:cs="Times New Roman"/>
              <w:sz w:val="28"/>
              <w:szCs w:val="32"/>
            </w:rPr>
            <w:fldChar w:fldCharType="separate"/>
          </w:r>
          <w:r w:rsidR="0007188B">
            <w:rPr>
              <w:rFonts w:ascii="Times New Roman" w:eastAsia="標楷體" w:hAnsi="Times New Roman" w:cs="Times New Roman" w:hint="eastAsia"/>
              <w:noProof/>
              <w:sz w:val="28"/>
              <w:szCs w:val="32"/>
            </w:rPr>
            <w:t xml:space="preserve"> </w:t>
          </w:r>
          <w:r w:rsidR="0007188B" w:rsidRPr="0007188B">
            <w:rPr>
              <w:rFonts w:ascii="Times New Roman" w:eastAsia="標楷體" w:hAnsi="Times New Roman" w:cs="Times New Roman"/>
              <w:noProof/>
              <w:sz w:val="28"/>
              <w:szCs w:val="32"/>
            </w:rPr>
            <w:t>[4]</w:t>
          </w:r>
          <w:ins w:id="928" w:author="A5206572" w:date="2019-05-11T16:05:00Z">
            <w:r w:rsidR="00D04482">
              <w:rPr>
                <w:rFonts w:ascii="Times New Roman" w:eastAsia="標楷體" w:hAnsi="Times New Roman" w:cs="Times New Roman"/>
                <w:sz w:val="28"/>
                <w:szCs w:val="32"/>
              </w:rPr>
              <w:fldChar w:fldCharType="end"/>
            </w:r>
          </w:ins>
          <w:customXmlInsRangeStart w:id="929" w:author="A5206572" w:date="2019-05-11T16:05:00Z"/>
        </w:sdtContent>
      </w:sdt>
      <w:customXmlInsRangeEnd w:id="929"/>
      <w:r w:rsidRPr="00B74C3C">
        <w:rPr>
          <w:rFonts w:ascii="Times New Roman" w:eastAsia="標楷體" w:hAnsi="Times New Roman" w:cs="Times New Roman" w:hint="eastAsia"/>
          <w:sz w:val="28"/>
          <w:szCs w:val="32"/>
        </w:rPr>
        <w:t>或是</w:t>
      </w:r>
      <w:r w:rsidRPr="00B74C3C">
        <w:rPr>
          <w:rFonts w:ascii="Times New Roman" w:eastAsia="標楷體" w:hAnsi="Times New Roman" w:cs="Times New Roman" w:hint="eastAsia"/>
          <w:sz w:val="28"/>
          <w:szCs w:val="32"/>
        </w:rPr>
        <w:t>HTML5+</w:t>
      </w:r>
      <w:r w:rsidRPr="00B74C3C">
        <w:rPr>
          <w:rFonts w:ascii="Times New Roman" w:eastAsia="標楷體" w:hAnsi="Times New Roman" w:cs="Times New Roman" w:hint="eastAsia"/>
          <w:sz w:val="28"/>
          <w:szCs w:val="32"/>
        </w:rPr>
        <w:t>幫我們打包編譯成</w:t>
      </w:r>
      <w:r w:rsidRPr="00B74C3C">
        <w:rPr>
          <w:rFonts w:ascii="Times New Roman" w:eastAsia="標楷體" w:hAnsi="Times New Roman" w:cs="Times New Roman" w:hint="eastAsia"/>
          <w:sz w:val="28"/>
          <w:szCs w:val="32"/>
        </w:rPr>
        <w:t>Android</w:t>
      </w:r>
      <w:r w:rsidRPr="00B74C3C">
        <w:rPr>
          <w:rFonts w:ascii="Times New Roman" w:eastAsia="標楷體" w:hAnsi="Times New Roman" w:cs="Times New Roman" w:hint="eastAsia"/>
          <w:sz w:val="28"/>
          <w:szCs w:val="32"/>
        </w:rPr>
        <w:t>或</w:t>
      </w:r>
      <w:r>
        <w:rPr>
          <w:rFonts w:ascii="Times New Roman" w:eastAsia="標楷體" w:hAnsi="Times New Roman" w:cs="Times New Roman" w:hint="eastAsia"/>
          <w:sz w:val="28"/>
          <w:szCs w:val="32"/>
        </w:rPr>
        <w:t>i</w:t>
      </w:r>
      <w:r w:rsidRPr="00B74C3C">
        <w:rPr>
          <w:rFonts w:ascii="Times New Roman" w:eastAsia="標楷體" w:hAnsi="Times New Roman" w:cs="Times New Roman" w:hint="eastAsia"/>
          <w:sz w:val="28"/>
          <w:szCs w:val="32"/>
        </w:rPr>
        <w:t>OS</w:t>
      </w:r>
      <w:r w:rsidRPr="00B74C3C">
        <w:rPr>
          <w:rFonts w:ascii="Times New Roman" w:eastAsia="標楷體" w:hAnsi="Times New Roman" w:cs="Times New Roman" w:hint="eastAsia"/>
          <w:sz w:val="28"/>
          <w:szCs w:val="32"/>
        </w:rPr>
        <w:t>的執行程式，</w:t>
      </w:r>
      <w:r>
        <w:rPr>
          <w:rFonts w:ascii="Times New Roman" w:eastAsia="標楷體" w:hAnsi="Times New Roman" w:cs="Times New Roman" w:hint="eastAsia"/>
          <w:sz w:val="28"/>
          <w:szCs w:val="32"/>
        </w:rPr>
        <w:t>如表</w:t>
      </w:r>
      <w:r>
        <w:rPr>
          <w:rFonts w:ascii="Times New Roman" w:eastAsia="標楷體" w:hAnsi="Times New Roman" w:cs="Times New Roman" w:hint="eastAsia"/>
          <w:sz w:val="28"/>
          <w:szCs w:val="32"/>
        </w:rPr>
        <w:t>2.1</w:t>
      </w:r>
      <w:customXmlInsRangeStart w:id="930" w:author="A5206572" w:date="2019-05-11T16:40:00Z"/>
      <w:sdt>
        <w:sdtPr>
          <w:rPr>
            <w:rFonts w:ascii="Times New Roman" w:eastAsia="標楷體" w:hAnsi="Times New Roman" w:cs="Times New Roman" w:hint="eastAsia"/>
            <w:sz w:val="28"/>
            <w:szCs w:val="32"/>
          </w:rPr>
          <w:id w:val="1165208585"/>
          <w:citation/>
        </w:sdtPr>
        <w:sdtContent>
          <w:customXmlInsRangeEnd w:id="930"/>
          <w:ins w:id="931" w:author="A5206572" w:date="2019-05-11T16:40:00Z">
            <w:r w:rsidR="0007188B">
              <w:rPr>
                <w:rFonts w:ascii="Times New Roman" w:eastAsia="標楷體" w:hAnsi="Times New Roman" w:cs="Times New Roman"/>
                <w:sz w:val="28"/>
                <w:szCs w:val="32"/>
              </w:rPr>
              <w:fldChar w:fldCharType="begin"/>
            </w:r>
            <w:r w:rsidR="0007188B">
              <w:rPr>
                <w:rFonts w:ascii="Times New Roman" w:eastAsia="標楷體" w:hAnsi="Times New Roman" w:cs="Times New Roman"/>
                <w:sz w:val="28"/>
                <w:szCs w:val="32"/>
              </w:rPr>
              <w:instrText xml:space="preserve"> </w:instrText>
            </w:r>
            <w:r w:rsidR="0007188B">
              <w:rPr>
                <w:rFonts w:ascii="Times New Roman" w:eastAsia="標楷體" w:hAnsi="Times New Roman" w:cs="Times New Roman" w:hint="eastAsia"/>
                <w:sz w:val="28"/>
                <w:szCs w:val="32"/>
              </w:rPr>
              <w:instrText xml:space="preserve">CITATION </w:instrText>
            </w:r>
            <w:r w:rsidR="0007188B">
              <w:rPr>
                <w:rFonts w:ascii="Times New Roman" w:eastAsia="標楷體" w:hAnsi="Times New Roman" w:cs="Times New Roman" w:hint="eastAsia"/>
                <w:sz w:val="28"/>
                <w:szCs w:val="32"/>
              </w:rPr>
              <w:instrText>開發方</w:instrText>
            </w:r>
            <w:r w:rsidR="0007188B">
              <w:rPr>
                <w:rFonts w:ascii="Times New Roman" w:eastAsia="標楷體" w:hAnsi="Times New Roman" w:cs="Times New Roman" w:hint="eastAsia"/>
                <w:sz w:val="28"/>
                <w:szCs w:val="32"/>
              </w:rPr>
              <w:instrText xml:space="preserve"> \l 1028</w:instrText>
            </w:r>
            <w:r w:rsidR="0007188B">
              <w:rPr>
                <w:rFonts w:ascii="Times New Roman" w:eastAsia="標楷體" w:hAnsi="Times New Roman" w:cs="Times New Roman"/>
                <w:sz w:val="28"/>
                <w:szCs w:val="32"/>
              </w:rPr>
              <w:instrText xml:space="preserve"> </w:instrText>
            </w:r>
          </w:ins>
          <w:r w:rsidR="0007188B">
            <w:rPr>
              <w:rFonts w:ascii="Times New Roman" w:eastAsia="標楷體" w:hAnsi="Times New Roman" w:cs="Times New Roman"/>
              <w:sz w:val="28"/>
              <w:szCs w:val="32"/>
            </w:rPr>
            <w:fldChar w:fldCharType="separate"/>
          </w:r>
          <w:r w:rsidR="0007188B">
            <w:rPr>
              <w:rFonts w:ascii="Times New Roman" w:eastAsia="標楷體" w:hAnsi="Times New Roman" w:cs="Times New Roman" w:hint="eastAsia"/>
              <w:noProof/>
              <w:sz w:val="28"/>
              <w:szCs w:val="32"/>
            </w:rPr>
            <w:t xml:space="preserve"> </w:t>
          </w:r>
          <w:r w:rsidR="0007188B" w:rsidRPr="0007188B">
            <w:rPr>
              <w:rFonts w:ascii="Times New Roman" w:eastAsia="標楷體" w:hAnsi="Times New Roman" w:cs="Times New Roman"/>
              <w:noProof/>
              <w:sz w:val="28"/>
              <w:szCs w:val="32"/>
            </w:rPr>
            <w:t>[5]</w:t>
          </w:r>
          <w:ins w:id="932" w:author="A5206572" w:date="2019-05-11T16:40:00Z">
            <w:r w:rsidR="0007188B">
              <w:rPr>
                <w:rFonts w:ascii="Times New Roman" w:eastAsia="標楷體" w:hAnsi="Times New Roman" w:cs="Times New Roman"/>
                <w:sz w:val="28"/>
                <w:szCs w:val="32"/>
              </w:rPr>
              <w:fldChar w:fldCharType="end"/>
            </w:r>
          </w:ins>
          <w:customXmlInsRangeStart w:id="933" w:author="A5206572" w:date="2019-05-11T16:40:00Z"/>
        </w:sdtContent>
      </w:sdt>
      <w:customXmlInsRangeEnd w:id="933"/>
      <w:r>
        <w:rPr>
          <w:rFonts w:ascii="Times New Roman" w:eastAsia="標楷體" w:hAnsi="Times New Roman" w:cs="Times New Roman" w:hint="eastAsia"/>
          <w:sz w:val="28"/>
          <w:szCs w:val="32"/>
        </w:rPr>
        <w:t>，綜合上述之優缺點以及我們的研究</w:t>
      </w:r>
      <w:r>
        <w:rPr>
          <w:rFonts w:ascii="Times New Roman" w:eastAsia="標楷體" w:hAnsi="Times New Roman" w:cs="Times New Roman" w:hint="eastAsia"/>
          <w:sz w:val="28"/>
          <w:szCs w:val="32"/>
        </w:rPr>
        <w:lastRenderedPageBreak/>
        <w:t>目的，本研究的</w:t>
      </w:r>
      <w:r w:rsidR="002E1D75">
        <w:rPr>
          <w:rFonts w:ascii="Times New Roman" w:eastAsia="標楷體" w:hAnsi="Times New Roman" w:cs="Times New Roman" w:hint="eastAsia"/>
          <w:sz w:val="28"/>
          <w:szCs w:val="32"/>
        </w:rPr>
        <w:t>APP</w:t>
      </w:r>
      <w:r w:rsidRPr="00B74C3C">
        <w:rPr>
          <w:rFonts w:ascii="Times New Roman" w:eastAsia="標楷體" w:hAnsi="Times New Roman" w:cs="Times New Roman" w:hint="eastAsia"/>
          <w:sz w:val="28"/>
          <w:szCs w:val="32"/>
        </w:rPr>
        <w:t>為了實現跨平台</w:t>
      </w:r>
      <w:r w:rsidR="00EE25D1">
        <w:rPr>
          <w:rFonts w:ascii="Times New Roman" w:eastAsia="標楷體" w:hAnsi="Times New Roman" w:cs="Times New Roman" w:hint="eastAsia"/>
          <w:sz w:val="28"/>
          <w:szCs w:val="32"/>
        </w:rPr>
        <w:t>以及開發快速</w:t>
      </w:r>
      <w:r w:rsidRPr="00B74C3C">
        <w:rPr>
          <w:rFonts w:ascii="Times New Roman" w:eastAsia="標楷體" w:hAnsi="Times New Roman" w:cs="Times New Roman" w:hint="eastAsia"/>
          <w:sz w:val="28"/>
          <w:szCs w:val="32"/>
        </w:rPr>
        <w:t>的目的</w:t>
      </w:r>
      <w:r>
        <w:rPr>
          <w:rFonts w:ascii="Times New Roman" w:eastAsia="標楷體" w:hAnsi="Times New Roman" w:cs="Times New Roman" w:hint="eastAsia"/>
          <w:sz w:val="28"/>
          <w:szCs w:val="32"/>
        </w:rPr>
        <w:t>因而選擇</w:t>
      </w:r>
      <w:r w:rsidRPr="00B74C3C">
        <w:rPr>
          <w:rFonts w:ascii="Times New Roman" w:eastAsia="標楷體" w:hAnsi="Times New Roman" w:cs="Times New Roman" w:hint="eastAsia"/>
          <w:sz w:val="28"/>
          <w:szCs w:val="32"/>
        </w:rPr>
        <w:t>採用</w:t>
      </w:r>
      <w:r>
        <w:rPr>
          <w:rFonts w:ascii="Times New Roman" w:eastAsia="標楷體" w:hAnsi="Times New Roman" w:cs="Times New Roman" w:hint="eastAsia"/>
          <w:sz w:val="28"/>
          <w:szCs w:val="32"/>
        </w:rPr>
        <w:t>此混合</w:t>
      </w:r>
      <w:r w:rsidRPr="00B74C3C">
        <w:rPr>
          <w:rFonts w:ascii="Times New Roman" w:eastAsia="標楷體" w:hAnsi="Times New Roman" w:cs="Times New Roman" w:hint="eastAsia"/>
          <w:sz w:val="28"/>
          <w:szCs w:val="32"/>
        </w:rPr>
        <w:t>開發（</w:t>
      </w:r>
      <w:r w:rsidRPr="00B74C3C">
        <w:rPr>
          <w:rFonts w:ascii="Times New Roman" w:eastAsia="標楷體" w:hAnsi="Times New Roman" w:cs="Times New Roman" w:hint="eastAsia"/>
          <w:sz w:val="28"/>
          <w:szCs w:val="32"/>
        </w:rPr>
        <w:t xml:space="preserve">Hybrid </w:t>
      </w:r>
      <w:r w:rsidR="002E1D75">
        <w:rPr>
          <w:rFonts w:ascii="Times New Roman" w:eastAsia="標楷體" w:hAnsi="Times New Roman" w:cs="Times New Roman" w:hint="eastAsia"/>
          <w:sz w:val="28"/>
          <w:szCs w:val="32"/>
        </w:rPr>
        <w:t>APP</w:t>
      </w:r>
      <w:r w:rsidRPr="00B74C3C">
        <w:rPr>
          <w:rFonts w:ascii="Times New Roman" w:eastAsia="標楷體" w:hAnsi="Times New Roman" w:cs="Times New Roman" w:hint="eastAsia"/>
          <w:sz w:val="28"/>
          <w:szCs w:val="32"/>
        </w:rPr>
        <w:t>）的方法。</w:t>
      </w:r>
    </w:p>
    <w:p w:rsidR="00B74C3C" w:rsidRDefault="00CA6A9D">
      <w:pPr>
        <w:pStyle w:val="aff2"/>
        <w:rPr>
          <w:ins w:id="934" w:author="A5206572" w:date="2019-05-07T22:43:00Z"/>
        </w:rPr>
        <w:pPrChange w:id="935" w:author="A5206572" w:date="2019-05-10T21:54:00Z">
          <w:pPr>
            <w:widowControl/>
            <w:spacing w:beforeLines="100" w:before="360"/>
            <w:jc w:val="center"/>
          </w:pPr>
        </w:pPrChange>
      </w:pPr>
      <w:del w:id="936" w:author="A5206572" w:date="2019-05-07T22:46:00Z">
        <w:r w:rsidDel="004A2FCD">
          <w:rPr>
            <w:rFonts w:hint="eastAsia"/>
            <w:noProof/>
          </w:rPr>
          <w:drawing>
            <wp:anchor distT="0" distB="0" distL="114300" distR="114300" simplePos="0" relativeHeight="251660288" behindDoc="0" locked="0" layoutInCell="1" allowOverlap="1">
              <wp:simplePos x="0" y="0"/>
              <wp:positionH relativeFrom="margin">
                <wp:posOffset>-293370</wp:posOffset>
              </wp:positionH>
              <wp:positionV relativeFrom="margin">
                <wp:posOffset>1285875</wp:posOffset>
              </wp:positionV>
              <wp:extent cx="5829300" cy="3569970"/>
              <wp:effectExtent l="19050" t="19050" r="19050" b="11430"/>
              <wp:wrapSquare wrapText="bothSides"/>
              <wp:docPr id="1" name="圖片 1"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開發比較.jpg"/>
                      <pic:cNvPicPr/>
                    </pic:nvPicPr>
                    <pic:blipFill rotWithShape="1">
                      <a:blip r:embed="rId11">
                        <a:extLst>
                          <a:ext uri="{28A0092B-C50C-407E-A947-70E740481C1C}">
                            <a14:useLocalDpi xmlns:a14="http://schemas.microsoft.com/office/drawing/2010/main" val="0"/>
                          </a:ext>
                        </a:extLst>
                      </a:blip>
                      <a:srcRect l="2526" t="1757" r="2009" b="3320"/>
                      <a:stretch/>
                    </pic:blipFill>
                    <pic:spPr bwMode="auto">
                      <a:xfrm>
                        <a:off x="0" y="0"/>
                        <a:ext cx="5829300" cy="356997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del>
      <w:bookmarkStart w:id="937" w:name="_Toc8421225"/>
      <w:r>
        <w:rPr>
          <w:rFonts w:hint="eastAsia"/>
        </w:rPr>
        <w:t>表</w:t>
      </w:r>
      <w:del w:id="938" w:author="A5206572" w:date="2019-05-10T22:54:00Z">
        <w:r w:rsidDel="00666E00">
          <w:rPr>
            <w:rFonts w:hint="eastAsia"/>
          </w:rPr>
          <w:delText xml:space="preserve"> </w:delText>
        </w:r>
      </w:del>
      <w:r>
        <w:rPr>
          <w:rFonts w:hint="eastAsia"/>
        </w:rPr>
        <w:t>2.1</w:t>
      </w:r>
      <w:r>
        <w:rPr>
          <w:rFonts w:hint="eastAsia"/>
        </w:rPr>
        <w:t>開發方式比較表</w:t>
      </w:r>
      <w:bookmarkEnd w:id="937"/>
    </w:p>
    <w:tbl>
      <w:tblPr>
        <w:tblStyle w:val="4-3"/>
        <w:tblW w:w="8298" w:type="dxa"/>
        <w:tblLook w:val="04A0" w:firstRow="1" w:lastRow="0" w:firstColumn="1" w:lastColumn="0" w:noHBand="0" w:noVBand="1"/>
        <w:tblPrChange w:id="939" w:author="A5206572" w:date="2019-05-07T22:54:00Z">
          <w:tblPr>
            <w:tblStyle w:val="af0"/>
            <w:tblW w:w="0" w:type="auto"/>
            <w:tblLook w:val="04A0" w:firstRow="1" w:lastRow="0" w:firstColumn="1" w:lastColumn="0" w:noHBand="0" w:noVBand="1"/>
          </w:tblPr>
        </w:tblPrChange>
      </w:tblPr>
      <w:tblGrid>
        <w:gridCol w:w="2235"/>
        <w:gridCol w:w="1913"/>
        <w:gridCol w:w="2075"/>
        <w:gridCol w:w="2075"/>
        <w:tblGridChange w:id="940">
          <w:tblGrid>
            <w:gridCol w:w="2075"/>
            <w:gridCol w:w="2075"/>
            <w:gridCol w:w="2076"/>
            <w:gridCol w:w="2076"/>
          </w:tblGrid>
        </w:tblGridChange>
      </w:tblGrid>
      <w:tr w:rsidR="004A2FCD" w:rsidTr="002D7EAA">
        <w:trPr>
          <w:cnfStyle w:val="100000000000" w:firstRow="1" w:lastRow="0" w:firstColumn="0" w:lastColumn="0" w:oddVBand="0" w:evenVBand="0" w:oddHBand="0" w:evenHBand="0" w:firstRowFirstColumn="0" w:firstRowLastColumn="0" w:lastRowFirstColumn="0" w:lastRowLastColumn="0"/>
          <w:trHeight w:val="377"/>
          <w:ins w:id="941" w:author="A5206572" w:date="2019-05-07T22:43:00Z"/>
        </w:trPr>
        <w:tc>
          <w:tcPr>
            <w:cnfStyle w:val="001000000000" w:firstRow="0" w:lastRow="0" w:firstColumn="1" w:lastColumn="0" w:oddVBand="0" w:evenVBand="0" w:oddHBand="0" w:evenHBand="0" w:firstRowFirstColumn="0" w:firstRowLastColumn="0" w:lastRowFirstColumn="0" w:lastRowLastColumn="0"/>
            <w:tcW w:w="2235" w:type="dxa"/>
            <w:tcPrChange w:id="942" w:author="A5206572" w:date="2019-05-07T22:54:00Z">
              <w:tcPr>
                <w:tcW w:w="2075" w:type="dxa"/>
              </w:tcPr>
            </w:tcPrChange>
          </w:tcPr>
          <w:p w:rsidR="004A2FCD" w:rsidRDefault="004A2FCD" w:rsidP="00CA6A9D">
            <w:pPr>
              <w:widowControl/>
              <w:spacing w:beforeLines="100" w:before="360"/>
              <w:jc w:val="center"/>
              <w:cnfStyle w:val="101000000000" w:firstRow="1" w:lastRow="0" w:firstColumn="1" w:lastColumn="0" w:oddVBand="0" w:evenVBand="0" w:oddHBand="0" w:evenHBand="0" w:firstRowFirstColumn="0" w:firstRowLastColumn="0" w:lastRowFirstColumn="0" w:lastRowLastColumn="0"/>
              <w:rPr>
                <w:ins w:id="943" w:author="A5206572" w:date="2019-05-07T22:43:00Z"/>
                <w:rFonts w:ascii="Times New Roman" w:eastAsia="標楷體" w:hAnsi="Times New Roman" w:cs="Times New Roman"/>
                <w:b w:val="0"/>
                <w:sz w:val="28"/>
                <w:szCs w:val="32"/>
                <w:lang w:eastAsia="zh-CN"/>
              </w:rPr>
            </w:pPr>
          </w:p>
        </w:tc>
        <w:tc>
          <w:tcPr>
            <w:tcW w:w="1913" w:type="dxa"/>
            <w:tcPrChange w:id="944" w:author="A5206572" w:date="2019-05-07T22:54:00Z">
              <w:tcPr>
                <w:tcW w:w="2075" w:type="dxa"/>
              </w:tcPr>
            </w:tcPrChange>
          </w:tcPr>
          <w:p w:rsidR="004A2FCD" w:rsidRPr="004A2FCD" w:rsidRDefault="004A2FCD" w:rsidP="00CA6A9D">
            <w:pPr>
              <w:widowControl/>
              <w:spacing w:beforeLines="100" w:before="360"/>
              <w:jc w:val="center"/>
              <w:cnfStyle w:val="100000000000" w:firstRow="1" w:lastRow="0" w:firstColumn="0" w:lastColumn="0" w:oddVBand="0" w:evenVBand="0" w:oddHBand="0" w:evenHBand="0" w:firstRowFirstColumn="0" w:firstRowLastColumn="0" w:lastRowFirstColumn="0" w:lastRowLastColumn="0"/>
              <w:rPr>
                <w:ins w:id="945" w:author="A5206572" w:date="2019-05-07T22:43:00Z"/>
                <w:rFonts w:ascii="Times New Roman" w:hAnsi="Times New Roman" w:cs="Times New Roman"/>
                <w:b w:val="0"/>
                <w:sz w:val="28"/>
                <w:szCs w:val="32"/>
                <w:rPrChange w:id="946" w:author="A5206572" w:date="2019-05-07T22:43:00Z">
                  <w:rPr>
                    <w:ins w:id="947" w:author="A5206572" w:date="2019-05-07T22:43:00Z"/>
                    <w:rFonts w:ascii="Times New Roman" w:eastAsia="標楷體" w:hAnsi="Times New Roman" w:cs="Times New Roman"/>
                    <w:b w:val="0"/>
                    <w:sz w:val="28"/>
                    <w:szCs w:val="32"/>
                    <w:lang w:eastAsia="zh-CN"/>
                  </w:rPr>
                </w:rPrChange>
              </w:rPr>
            </w:pPr>
            <w:ins w:id="948" w:author="A5206572" w:date="2019-05-07T22:43:00Z">
              <w:r>
                <w:rPr>
                  <w:rFonts w:ascii="Times New Roman" w:hAnsi="Times New Roman" w:cs="Times New Roman" w:hint="eastAsia"/>
                  <w:b w:val="0"/>
                  <w:sz w:val="28"/>
                  <w:szCs w:val="32"/>
                </w:rPr>
                <w:t>W</w:t>
              </w:r>
              <w:r>
                <w:rPr>
                  <w:rFonts w:ascii="Times New Roman" w:hAnsi="Times New Roman" w:cs="Times New Roman"/>
                  <w:b w:val="0"/>
                  <w:sz w:val="28"/>
                  <w:szCs w:val="32"/>
                </w:rPr>
                <w:t>eb APP</w:t>
              </w:r>
            </w:ins>
          </w:p>
        </w:tc>
        <w:tc>
          <w:tcPr>
            <w:tcW w:w="2075" w:type="dxa"/>
            <w:tcPrChange w:id="949" w:author="A5206572" w:date="2019-05-07T22:54:00Z">
              <w:tcPr>
                <w:tcW w:w="2076" w:type="dxa"/>
              </w:tcPr>
            </w:tcPrChange>
          </w:tcPr>
          <w:p w:rsidR="004A2FCD" w:rsidRDefault="004A2FCD" w:rsidP="00CA6A9D">
            <w:pPr>
              <w:widowControl/>
              <w:spacing w:beforeLines="100" w:before="360"/>
              <w:jc w:val="center"/>
              <w:cnfStyle w:val="100000000000" w:firstRow="1" w:lastRow="0" w:firstColumn="0" w:lastColumn="0" w:oddVBand="0" w:evenVBand="0" w:oddHBand="0" w:evenHBand="0" w:firstRowFirstColumn="0" w:firstRowLastColumn="0" w:lastRowFirstColumn="0" w:lastRowLastColumn="0"/>
              <w:rPr>
                <w:ins w:id="950" w:author="A5206572" w:date="2019-05-07T22:43:00Z"/>
                <w:rFonts w:ascii="Times New Roman" w:eastAsia="標楷體" w:hAnsi="Times New Roman" w:cs="Times New Roman"/>
                <w:b w:val="0"/>
                <w:sz w:val="28"/>
                <w:szCs w:val="32"/>
              </w:rPr>
            </w:pPr>
            <w:ins w:id="951" w:author="A5206572" w:date="2019-05-07T22:44:00Z">
              <w:r>
                <w:rPr>
                  <w:rFonts w:ascii="Times New Roman" w:eastAsia="標楷體" w:hAnsi="Times New Roman" w:cs="Times New Roman" w:hint="eastAsia"/>
                  <w:b w:val="0"/>
                  <w:sz w:val="28"/>
                  <w:szCs w:val="32"/>
                </w:rPr>
                <w:t>H</w:t>
              </w:r>
              <w:r>
                <w:rPr>
                  <w:rFonts w:ascii="Times New Roman" w:eastAsia="標楷體" w:hAnsi="Times New Roman" w:cs="Times New Roman"/>
                  <w:b w:val="0"/>
                  <w:sz w:val="28"/>
                  <w:szCs w:val="32"/>
                </w:rPr>
                <w:t>ybrid APP</w:t>
              </w:r>
            </w:ins>
          </w:p>
        </w:tc>
        <w:tc>
          <w:tcPr>
            <w:tcW w:w="2075" w:type="dxa"/>
            <w:tcPrChange w:id="952" w:author="A5206572" w:date="2019-05-07T22:54:00Z">
              <w:tcPr>
                <w:tcW w:w="2076" w:type="dxa"/>
              </w:tcPr>
            </w:tcPrChange>
          </w:tcPr>
          <w:p w:rsidR="004A2FCD" w:rsidRDefault="004A2FCD" w:rsidP="00CA6A9D">
            <w:pPr>
              <w:widowControl/>
              <w:spacing w:beforeLines="100" w:before="360"/>
              <w:jc w:val="center"/>
              <w:cnfStyle w:val="100000000000" w:firstRow="1" w:lastRow="0" w:firstColumn="0" w:lastColumn="0" w:oddVBand="0" w:evenVBand="0" w:oddHBand="0" w:evenHBand="0" w:firstRowFirstColumn="0" w:firstRowLastColumn="0" w:lastRowFirstColumn="0" w:lastRowLastColumn="0"/>
              <w:rPr>
                <w:ins w:id="953" w:author="A5206572" w:date="2019-05-07T22:43:00Z"/>
                <w:rFonts w:ascii="Times New Roman" w:eastAsia="標楷體" w:hAnsi="Times New Roman" w:cs="Times New Roman"/>
                <w:b w:val="0"/>
                <w:sz w:val="28"/>
                <w:szCs w:val="32"/>
              </w:rPr>
            </w:pPr>
            <w:ins w:id="954" w:author="A5206572" w:date="2019-05-07T22:44:00Z">
              <w:r>
                <w:rPr>
                  <w:rFonts w:ascii="Times New Roman" w:eastAsia="標楷體" w:hAnsi="Times New Roman" w:cs="Times New Roman" w:hint="eastAsia"/>
                  <w:b w:val="0"/>
                  <w:sz w:val="28"/>
                  <w:szCs w:val="32"/>
                </w:rPr>
                <w:t>N</w:t>
              </w:r>
              <w:r>
                <w:rPr>
                  <w:rFonts w:ascii="Times New Roman" w:eastAsia="標楷體" w:hAnsi="Times New Roman" w:cs="Times New Roman"/>
                  <w:b w:val="0"/>
                  <w:sz w:val="28"/>
                  <w:szCs w:val="32"/>
                </w:rPr>
                <w:t>ative APP</w:t>
              </w:r>
            </w:ins>
          </w:p>
        </w:tc>
      </w:tr>
      <w:tr w:rsidR="004A2FCD" w:rsidTr="002D7EAA">
        <w:trPr>
          <w:cnfStyle w:val="000000100000" w:firstRow="0" w:lastRow="0" w:firstColumn="0" w:lastColumn="0" w:oddVBand="0" w:evenVBand="0" w:oddHBand="1" w:evenHBand="0" w:firstRowFirstColumn="0" w:firstRowLastColumn="0" w:lastRowFirstColumn="0" w:lastRowLastColumn="0"/>
          <w:trHeight w:val="805"/>
          <w:ins w:id="955" w:author="A5206572" w:date="2019-05-07T22:43:00Z"/>
        </w:trPr>
        <w:tc>
          <w:tcPr>
            <w:cnfStyle w:val="001000000000" w:firstRow="0" w:lastRow="0" w:firstColumn="1" w:lastColumn="0" w:oddVBand="0" w:evenVBand="0" w:oddHBand="0" w:evenHBand="0" w:firstRowFirstColumn="0" w:firstRowLastColumn="0" w:lastRowFirstColumn="0" w:lastRowLastColumn="0"/>
            <w:tcW w:w="2235" w:type="dxa"/>
            <w:tcPrChange w:id="956" w:author="A5206572" w:date="2019-05-07T22:54:00Z">
              <w:tcPr>
                <w:tcW w:w="2075" w:type="dxa"/>
              </w:tcPr>
            </w:tcPrChange>
          </w:tcPr>
          <w:p w:rsidR="004A2FCD" w:rsidRDefault="004A2FCD" w:rsidP="00CA6A9D">
            <w:pPr>
              <w:widowControl/>
              <w:spacing w:beforeLines="100" w:before="360"/>
              <w:jc w:val="center"/>
              <w:cnfStyle w:val="001000100000" w:firstRow="0" w:lastRow="0" w:firstColumn="1" w:lastColumn="0" w:oddVBand="0" w:evenVBand="0" w:oddHBand="1" w:evenHBand="0" w:firstRowFirstColumn="0" w:firstRowLastColumn="0" w:lastRowFirstColumn="0" w:lastRowLastColumn="0"/>
              <w:rPr>
                <w:ins w:id="957" w:author="A5206572" w:date="2019-05-07T22:43:00Z"/>
                <w:rFonts w:ascii="Times New Roman" w:eastAsia="標楷體" w:hAnsi="Times New Roman" w:cs="Times New Roman"/>
                <w:b w:val="0"/>
                <w:sz w:val="28"/>
                <w:szCs w:val="32"/>
              </w:rPr>
            </w:pPr>
            <w:ins w:id="958" w:author="A5206572" w:date="2019-05-07T22:44:00Z">
              <w:r>
                <w:rPr>
                  <w:rFonts w:ascii="Times New Roman" w:eastAsia="標楷體" w:hAnsi="Times New Roman" w:cs="Times New Roman" w:hint="eastAsia"/>
                  <w:b w:val="0"/>
                  <w:sz w:val="28"/>
                  <w:szCs w:val="32"/>
                </w:rPr>
                <w:t>開發成本</w:t>
              </w:r>
            </w:ins>
          </w:p>
        </w:tc>
        <w:tc>
          <w:tcPr>
            <w:tcW w:w="1913" w:type="dxa"/>
            <w:tcPrChange w:id="959" w:author="A5206572" w:date="2019-05-07T22:54:00Z">
              <w:tcPr>
                <w:tcW w:w="2075" w:type="dxa"/>
              </w:tcPr>
            </w:tcPrChange>
          </w:tcPr>
          <w:p w:rsidR="004A2FCD" w:rsidRDefault="004A2FCD" w:rsidP="00CA6A9D">
            <w:pPr>
              <w:widowControl/>
              <w:spacing w:beforeLines="100" w:before="360"/>
              <w:jc w:val="center"/>
              <w:cnfStyle w:val="000000100000" w:firstRow="0" w:lastRow="0" w:firstColumn="0" w:lastColumn="0" w:oddVBand="0" w:evenVBand="0" w:oddHBand="1" w:evenHBand="0" w:firstRowFirstColumn="0" w:firstRowLastColumn="0" w:lastRowFirstColumn="0" w:lastRowLastColumn="0"/>
              <w:rPr>
                <w:ins w:id="960" w:author="A5206572" w:date="2019-05-07T22:43:00Z"/>
                <w:rFonts w:ascii="Times New Roman" w:eastAsia="標楷體" w:hAnsi="Times New Roman" w:cs="Times New Roman"/>
                <w:b/>
                <w:sz w:val="28"/>
                <w:szCs w:val="32"/>
                <w:lang w:eastAsia="zh-CN"/>
              </w:rPr>
            </w:pPr>
            <w:ins w:id="961" w:author="A5206572" w:date="2019-05-07T22:45:00Z">
              <w:r>
                <w:rPr>
                  <w:rFonts w:ascii="Times New Roman" w:eastAsia="標楷體" w:hAnsi="Times New Roman" w:cs="Times New Roman" w:hint="eastAsia"/>
                  <w:b/>
                  <w:sz w:val="28"/>
                  <w:szCs w:val="32"/>
                  <w:lang w:eastAsia="zh-CN"/>
                </w:rPr>
                <w:t>低</w:t>
              </w:r>
            </w:ins>
          </w:p>
        </w:tc>
        <w:tc>
          <w:tcPr>
            <w:tcW w:w="2075" w:type="dxa"/>
            <w:tcPrChange w:id="962" w:author="A5206572" w:date="2019-05-07T22:54:00Z">
              <w:tcPr>
                <w:tcW w:w="2076" w:type="dxa"/>
              </w:tcPr>
            </w:tcPrChange>
          </w:tcPr>
          <w:p w:rsidR="004A2FCD" w:rsidRDefault="004A2FCD" w:rsidP="00CA6A9D">
            <w:pPr>
              <w:widowControl/>
              <w:spacing w:beforeLines="100" w:before="360"/>
              <w:jc w:val="center"/>
              <w:cnfStyle w:val="000000100000" w:firstRow="0" w:lastRow="0" w:firstColumn="0" w:lastColumn="0" w:oddVBand="0" w:evenVBand="0" w:oddHBand="1" w:evenHBand="0" w:firstRowFirstColumn="0" w:firstRowLastColumn="0" w:lastRowFirstColumn="0" w:lastRowLastColumn="0"/>
              <w:rPr>
                <w:ins w:id="963" w:author="A5206572" w:date="2019-05-07T22:43:00Z"/>
                <w:rFonts w:ascii="Times New Roman" w:eastAsia="標楷體" w:hAnsi="Times New Roman" w:cs="Times New Roman"/>
                <w:b/>
                <w:sz w:val="28"/>
                <w:szCs w:val="32"/>
                <w:lang w:eastAsia="zh-CN"/>
              </w:rPr>
            </w:pPr>
            <w:ins w:id="964" w:author="A5206572" w:date="2019-05-07T22:45:00Z">
              <w:r>
                <w:rPr>
                  <w:rFonts w:ascii="Times New Roman" w:eastAsia="標楷體" w:hAnsi="Times New Roman" w:cs="Times New Roman" w:hint="eastAsia"/>
                  <w:b/>
                  <w:sz w:val="28"/>
                  <w:szCs w:val="32"/>
                  <w:lang w:eastAsia="zh-CN"/>
                </w:rPr>
                <w:t>中</w:t>
              </w:r>
            </w:ins>
          </w:p>
        </w:tc>
        <w:tc>
          <w:tcPr>
            <w:tcW w:w="2075" w:type="dxa"/>
            <w:tcPrChange w:id="965" w:author="A5206572" w:date="2019-05-07T22:54:00Z">
              <w:tcPr>
                <w:tcW w:w="2076" w:type="dxa"/>
              </w:tcPr>
            </w:tcPrChange>
          </w:tcPr>
          <w:p w:rsidR="004A2FCD" w:rsidRDefault="004A2FCD" w:rsidP="00CA6A9D">
            <w:pPr>
              <w:widowControl/>
              <w:spacing w:beforeLines="100" w:before="360"/>
              <w:jc w:val="center"/>
              <w:cnfStyle w:val="000000100000" w:firstRow="0" w:lastRow="0" w:firstColumn="0" w:lastColumn="0" w:oddVBand="0" w:evenVBand="0" w:oddHBand="1" w:evenHBand="0" w:firstRowFirstColumn="0" w:firstRowLastColumn="0" w:lastRowFirstColumn="0" w:lastRowLastColumn="0"/>
              <w:rPr>
                <w:ins w:id="966" w:author="A5206572" w:date="2019-05-07T22:43:00Z"/>
                <w:rFonts w:ascii="Times New Roman" w:eastAsia="標楷體" w:hAnsi="Times New Roman" w:cs="Times New Roman"/>
                <w:b/>
                <w:sz w:val="28"/>
                <w:szCs w:val="32"/>
                <w:lang w:eastAsia="zh-CN"/>
              </w:rPr>
            </w:pPr>
            <w:ins w:id="967" w:author="A5206572" w:date="2019-05-07T22:46:00Z">
              <w:r>
                <w:rPr>
                  <w:rFonts w:ascii="Times New Roman" w:eastAsia="標楷體" w:hAnsi="Times New Roman" w:cs="Times New Roman" w:hint="eastAsia"/>
                  <w:b/>
                  <w:sz w:val="28"/>
                  <w:szCs w:val="32"/>
                  <w:lang w:eastAsia="zh-CN"/>
                </w:rPr>
                <w:t>高</w:t>
              </w:r>
            </w:ins>
          </w:p>
        </w:tc>
      </w:tr>
      <w:tr w:rsidR="004A2FCD" w:rsidTr="002D7EAA">
        <w:trPr>
          <w:trHeight w:val="853"/>
          <w:ins w:id="968" w:author="A5206572" w:date="2019-05-07T22:43:00Z"/>
        </w:trPr>
        <w:tc>
          <w:tcPr>
            <w:cnfStyle w:val="001000000000" w:firstRow="0" w:lastRow="0" w:firstColumn="1" w:lastColumn="0" w:oddVBand="0" w:evenVBand="0" w:oddHBand="0" w:evenHBand="0" w:firstRowFirstColumn="0" w:firstRowLastColumn="0" w:lastRowFirstColumn="0" w:lastRowLastColumn="0"/>
            <w:tcW w:w="2235" w:type="dxa"/>
            <w:tcPrChange w:id="969" w:author="A5206572" w:date="2019-05-07T22:54:00Z">
              <w:tcPr>
                <w:tcW w:w="2075" w:type="dxa"/>
              </w:tcPr>
            </w:tcPrChange>
          </w:tcPr>
          <w:p w:rsidR="004A2FCD" w:rsidRDefault="004A2FCD" w:rsidP="00CA6A9D">
            <w:pPr>
              <w:widowControl/>
              <w:spacing w:beforeLines="100" w:before="360"/>
              <w:jc w:val="center"/>
              <w:rPr>
                <w:ins w:id="970" w:author="A5206572" w:date="2019-05-07T22:43:00Z"/>
                <w:rFonts w:ascii="Times New Roman" w:eastAsia="標楷體" w:hAnsi="Times New Roman" w:cs="Times New Roman"/>
                <w:b w:val="0"/>
                <w:sz w:val="28"/>
                <w:szCs w:val="32"/>
                <w:lang w:eastAsia="zh-CN"/>
              </w:rPr>
            </w:pPr>
            <w:ins w:id="971" w:author="A5206572" w:date="2019-05-07T22:44:00Z">
              <w:r>
                <w:rPr>
                  <w:rFonts w:ascii="Times New Roman" w:eastAsia="標楷體" w:hAnsi="Times New Roman" w:cs="Times New Roman" w:hint="eastAsia"/>
                  <w:b w:val="0"/>
                  <w:sz w:val="28"/>
                  <w:szCs w:val="32"/>
                  <w:lang w:eastAsia="zh-CN"/>
                </w:rPr>
                <w:t>維護更新</w:t>
              </w:r>
            </w:ins>
          </w:p>
        </w:tc>
        <w:tc>
          <w:tcPr>
            <w:tcW w:w="1913" w:type="dxa"/>
            <w:tcPrChange w:id="972" w:author="A5206572" w:date="2019-05-07T22:54:00Z">
              <w:tcPr>
                <w:tcW w:w="2075" w:type="dxa"/>
              </w:tcPr>
            </w:tcPrChange>
          </w:tcPr>
          <w:p w:rsidR="004A2FCD" w:rsidRDefault="004A2FCD" w:rsidP="00CA6A9D">
            <w:pPr>
              <w:widowControl/>
              <w:spacing w:beforeLines="100" w:before="360"/>
              <w:jc w:val="center"/>
              <w:cnfStyle w:val="000000000000" w:firstRow="0" w:lastRow="0" w:firstColumn="0" w:lastColumn="0" w:oddVBand="0" w:evenVBand="0" w:oddHBand="0" w:evenHBand="0" w:firstRowFirstColumn="0" w:firstRowLastColumn="0" w:lastRowFirstColumn="0" w:lastRowLastColumn="0"/>
              <w:rPr>
                <w:ins w:id="973" w:author="A5206572" w:date="2019-05-07T22:43:00Z"/>
                <w:rFonts w:ascii="Times New Roman" w:eastAsia="標楷體" w:hAnsi="Times New Roman" w:cs="Times New Roman"/>
                <w:b/>
                <w:sz w:val="28"/>
                <w:szCs w:val="32"/>
                <w:lang w:eastAsia="zh-CN"/>
              </w:rPr>
            </w:pPr>
            <w:ins w:id="974" w:author="A5206572" w:date="2019-05-07T22:46:00Z">
              <w:r>
                <w:rPr>
                  <w:rFonts w:ascii="Times New Roman" w:eastAsia="標楷體" w:hAnsi="Times New Roman" w:cs="Times New Roman" w:hint="eastAsia"/>
                  <w:b/>
                  <w:sz w:val="28"/>
                  <w:szCs w:val="32"/>
                  <w:lang w:eastAsia="zh-CN"/>
                </w:rPr>
                <w:t>簡單</w:t>
              </w:r>
            </w:ins>
          </w:p>
        </w:tc>
        <w:tc>
          <w:tcPr>
            <w:tcW w:w="2075" w:type="dxa"/>
            <w:tcPrChange w:id="975" w:author="A5206572" w:date="2019-05-07T22:54:00Z">
              <w:tcPr>
                <w:tcW w:w="2076" w:type="dxa"/>
              </w:tcPr>
            </w:tcPrChange>
          </w:tcPr>
          <w:p w:rsidR="004A2FCD" w:rsidRDefault="004A2FCD" w:rsidP="00CA6A9D">
            <w:pPr>
              <w:widowControl/>
              <w:spacing w:beforeLines="100" w:before="360"/>
              <w:jc w:val="center"/>
              <w:cnfStyle w:val="000000000000" w:firstRow="0" w:lastRow="0" w:firstColumn="0" w:lastColumn="0" w:oddVBand="0" w:evenVBand="0" w:oddHBand="0" w:evenHBand="0" w:firstRowFirstColumn="0" w:firstRowLastColumn="0" w:lastRowFirstColumn="0" w:lastRowLastColumn="0"/>
              <w:rPr>
                <w:ins w:id="976" w:author="A5206572" w:date="2019-05-07T22:43:00Z"/>
                <w:rFonts w:ascii="Times New Roman" w:eastAsia="標楷體" w:hAnsi="Times New Roman" w:cs="Times New Roman"/>
                <w:b/>
                <w:sz w:val="28"/>
                <w:szCs w:val="32"/>
                <w:lang w:eastAsia="zh-CN"/>
              </w:rPr>
            </w:pPr>
            <w:ins w:id="977" w:author="A5206572" w:date="2019-05-07T22:46:00Z">
              <w:r>
                <w:rPr>
                  <w:rFonts w:ascii="Times New Roman" w:eastAsia="標楷體" w:hAnsi="Times New Roman" w:cs="Times New Roman" w:hint="eastAsia"/>
                  <w:b/>
                  <w:sz w:val="28"/>
                  <w:szCs w:val="32"/>
                  <w:lang w:eastAsia="zh-CN"/>
                </w:rPr>
                <w:t>簡單</w:t>
              </w:r>
            </w:ins>
          </w:p>
        </w:tc>
        <w:tc>
          <w:tcPr>
            <w:tcW w:w="2075" w:type="dxa"/>
            <w:tcPrChange w:id="978" w:author="A5206572" w:date="2019-05-07T22:54:00Z">
              <w:tcPr>
                <w:tcW w:w="2076" w:type="dxa"/>
              </w:tcPr>
            </w:tcPrChange>
          </w:tcPr>
          <w:p w:rsidR="004A2FCD" w:rsidRDefault="004A2FCD" w:rsidP="00CA6A9D">
            <w:pPr>
              <w:widowControl/>
              <w:spacing w:beforeLines="100" w:before="360"/>
              <w:jc w:val="center"/>
              <w:cnfStyle w:val="000000000000" w:firstRow="0" w:lastRow="0" w:firstColumn="0" w:lastColumn="0" w:oddVBand="0" w:evenVBand="0" w:oddHBand="0" w:evenHBand="0" w:firstRowFirstColumn="0" w:firstRowLastColumn="0" w:lastRowFirstColumn="0" w:lastRowLastColumn="0"/>
              <w:rPr>
                <w:ins w:id="979" w:author="A5206572" w:date="2019-05-07T22:43:00Z"/>
                <w:rFonts w:ascii="Times New Roman" w:eastAsia="標楷體" w:hAnsi="Times New Roman" w:cs="Times New Roman"/>
                <w:b/>
                <w:sz w:val="28"/>
                <w:szCs w:val="32"/>
                <w:lang w:eastAsia="zh-CN"/>
              </w:rPr>
            </w:pPr>
            <w:ins w:id="980" w:author="A5206572" w:date="2019-05-07T22:46:00Z">
              <w:r>
                <w:rPr>
                  <w:rFonts w:ascii="Times New Roman" w:eastAsia="標楷體" w:hAnsi="Times New Roman" w:cs="Times New Roman" w:hint="eastAsia"/>
                  <w:b/>
                  <w:sz w:val="28"/>
                  <w:szCs w:val="32"/>
                  <w:lang w:eastAsia="zh-CN"/>
                </w:rPr>
                <w:t>複雜</w:t>
              </w:r>
            </w:ins>
          </w:p>
        </w:tc>
      </w:tr>
      <w:tr w:rsidR="004A2FCD" w:rsidTr="002D7EAA">
        <w:trPr>
          <w:cnfStyle w:val="000000100000" w:firstRow="0" w:lastRow="0" w:firstColumn="0" w:lastColumn="0" w:oddVBand="0" w:evenVBand="0" w:oddHBand="1" w:evenHBand="0" w:firstRowFirstColumn="0" w:firstRowLastColumn="0" w:lastRowFirstColumn="0" w:lastRowLastColumn="0"/>
          <w:trHeight w:val="899"/>
          <w:ins w:id="981" w:author="A5206572" w:date="2019-05-07T22:43:00Z"/>
        </w:trPr>
        <w:tc>
          <w:tcPr>
            <w:cnfStyle w:val="001000000000" w:firstRow="0" w:lastRow="0" w:firstColumn="1" w:lastColumn="0" w:oddVBand="0" w:evenVBand="0" w:oddHBand="0" w:evenHBand="0" w:firstRowFirstColumn="0" w:firstRowLastColumn="0" w:lastRowFirstColumn="0" w:lastRowLastColumn="0"/>
            <w:tcW w:w="2235" w:type="dxa"/>
            <w:tcPrChange w:id="982" w:author="A5206572" w:date="2019-05-07T22:54:00Z">
              <w:tcPr>
                <w:tcW w:w="2075" w:type="dxa"/>
              </w:tcPr>
            </w:tcPrChange>
          </w:tcPr>
          <w:p w:rsidR="004A2FCD" w:rsidRDefault="004A2FCD" w:rsidP="00CA6A9D">
            <w:pPr>
              <w:widowControl/>
              <w:spacing w:beforeLines="100" w:before="360"/>
              <w:jc w:val="center"/>
              <w:cnfStyle w:val="001000100000" w:firstRow="0" w:lastRow="0" w:firstColumn="1" w:lastColumn="0" w:oddVBand="0" w:evenVBand="0" w:oddHBand="1" w:evenHBand="0" w:firstRowFirstColumn="0" w:firstRowLastColumn="0" w:lastRowFirstColumn="0" w:lastRowLastColumn="0"/>
              <w:rPr>
                <w:ins w:id="983" w:author="A5206572" w:date="2019-05-07T22:43:00Z"/>
                <w:rFonts w:ascii="Times New Roman" w:eastAsia="標楷體" w:hAnsi="Times New Roman" w:cs="Times New Roman"/>
                <w:b w:val="0"/>
                <w:sz w:val="28"/>
                <w:szCs w:val="32"/>
                <w:lang w:eastAsia="zh-CN"/>
              </w:rPr>
            </w:pPr>
            <w:ins w:id="984" w:author="A5206572" w:date="2019-05-07T22:44:00Z">
              <w:r>
                <w:rPr>
                  <w:rFonts w:ascii="Times New Roman" w:eastAsia="標楷體" w:hAnsi="Times New Roman" w:cs="Times New Roman" w:hint="eastAsia"/>
                  <w:b w:val="0"/>
                  <w:sz w:val="28"/>
                  <w:szCs w:val="32"/>
                  <w:lang w:eastAsia="zh-CN"/>
                </w:rPr>
                <w:t>使用者體驗</w:t>
              </w:r>
            </w:ins>
          </w:p>
        </w:tc>
        <w:tc>
          <w:tcPr>
            <w:tcW w:w="1913" w:type="dxa"/>
            <w:tcPrChange w:id="985" w:author="A5206572" w:date="2019-05-07T22:54:00Z">
              <w:tcPr>
                <w:tcW w:w="2075" w:type="dxa"/>
              </w:tcPr>
            </w:tcPrChange>
          </w:tcPr>
          <w:p w:rsidR="004A2FCD" w:rsidRDefault="004A2FCD" w:rsidP="00CA6A9D">
            <w:pPr>
              <w:widowControl/>
              <w:spacing w:beforeLines="100" w:before="360"/>
              <w:jc w:val="center"/>
              <w:cnfStyle w:val="000000100000" w:firstRow="0" w:lastRow="0" w:firstColumn="0" w:lastColumn="0" w:oddVBand="0" w:evenVBand="0" w:oddHBand="1" w:evenHBand="0" w:firstRowFirstColumn="0" w:firstRowLastColumn="0" w:lastRowFirstColumn="0" w:lastRowLastColumn="0"/>
              <w:rPr>
                <w:ins w:id="986" w:author="A5206572" w:date="2019-05-07T22:43:00Z"/>
                <w:rFonts w:ascii="Times New Roman" w:eastAsia="標楷體" w:hAnsi="Times New Roman" w:cs="Times New Roman"/>
                <w:b/>
                <w:sz w:val="28"/>
                <w:szCs w:val="32"/>
                <w:lang w:eastAsia="zh-CN"/>
              </w:rPr>
            </w:pPr>
            <w:ins w:id="987" w:author="A5206572" w:date="2019-05-07T22:46:00Z">
              <w:r>
                <w:rPr>
                  <w:rFonts w:ascii="Times New Roman" w:eastAsia="標楷體" w:hAnsi="Times New Roman" w:cs="Times New Roman" w:hint="eastAsia"/>
                  <w:b/>
                  <w:sz w:val="28"/>
                  <w:szCs w:val="32"/>
                  <w:lang w:eastAsia="zh-CN"/>
                </w:rPr>
                <w:t>差</w:t>
              </w:r>
            </w:ins>
          </w:p>
        </w:tc>
        <w:tc>
          <w:tcPr>
            <w:tcW w:w="2075" w:type="dxa"/>
            <w:tcPrChange w:id="988" w:author="A5206572" w:date="2019-05-07T22:54:00Z">
              <w:tcPr>
                <w:tcW w:w="2076" w:type="dxa"/>
              </w:tcPr>
            </w:tcPrChange>
          </w:tcPr>
          <w:p w:rsidR="004A2FCD" w:rsidRDefault="004A2FCD" w:rsidP="00CA6A9D">
            <w:pPr>
              <w:widowControl/>
              <w:spacing w:beforeLines="100" w:before="360"/>
              <w:jc w:val="center"/>
              <w:cnfStyle w:val="000000100000" w:firstRow="0" w:lastRow="0" w:firstColumn="0" w:lastColumn="0" w:oddVBand="0" w:evenVBand="0" w:oddHBand="1" w:evenHBand="0" w:firstRowFirstColumn="0" w:firstRowLastColumn="0" w:lastRowFirstColumn="0" w:lastRowLastColumn="0"/>
              <w:rPr>
                <w:ins w:id="989" w:author="A5206572" w:date="2019-05-07T22:43:00Z"/>
                <w:rFonts w:ascii="Times New Roman" w:eastAsia="標楷體" w:hAnsi="Times New Roman" w:cs="Times New Roman"/>
                <w:b/>
                <w:sz w:val="28"/>
                <w:szCs w:val="32"/>
                <w:lang w:eastAsia="zh-CN"/>
              </w:rPr>
            </w:pPr>
            <w:ins w:id="990" w:author="A5206572" w:date="2019-05-07T22:46:00Z">
              <w:r>
                <w:rPr>
                  <w:rFonts w:ascii="Times New Roman" w:eastAsia="標楷體" w:hAnsi="Times New Roman" w:cs="Times New Roman" w:hint="eastAsia"/>
                  <w:b/>
                  <w:sz w:val="28"/>
                  <w:szCs w:val="32"/>
                  <w:lang w:eastAsia="zh-CN"/>
                </w:rPr>
                <w:t>中</w:t>
              </w:r>
            </w:ins>
          </w:p>
        </w:tc>
        <w:tc>
          <w:tcPr>
            <w:tcW w:w="2075" w:type="dxa"/>
            <w:tcPrChange w:id="991" w:author="A5206572" w:date="2019-05-07T22:54:00Z">
              <w:tcPr>
                <w:tcW w:w="2076" w:type="dxa"/>
              </w:tcPr>
            </w:tcPrChange>
          </w:tcPr>
          <w:p w:rsidR="004A2FCD" w:rsidRDefault="004A2FCD" w:rsidP="00CA6A9D">
            <w:pPr>
              <w:widowControl/>
              <w:spacing w:beforeLines="100" w:before="360"/>
              <w:jc w:val="center"/>
              <w:cnfStyle w:val="000000100000" w:firstRow="0" w:lastRow="0" w:firstColumn="0" w:lastColumn="0" w:oddVBand="0" w:evenVBand="0" w:oddHBand="1" w:evenHBand="0" w:firstRowFirstColumn="0" w:firstRowLastColumn="0" w:lastRowFirstColumn="0" w:lastRowLastColumn="0"/>
              <w:rPr>
                <w:ins w:id="992" w:author="A5206572" w:date="2019-05-07T22:43:00Z"/>
                <w:rFonts w:ascii="Times New Roman" w:eastAsia="標楷體" w:hAnsi="Times New Roman" w:cs="Times New Roman"/>
                <w:b/>
                <w:sz w:val="28"/>
                <w:szCs w:val="32"/>
                <w:lang w:eastAsia="zh-CN"/>
              </w:rPr>
            </w:pPr>
            <w:ins w:id="993" w:author="A5206572" w:date="2019-05-07T22:46:00Z">
              <w:r>
                <w:rPr>
                  <w:rFonts w:ascii="Times New Roman" w:eastAsia="標楷體" w:hAnsi="Times New Roman" w:cs="Times New Roman" w:hint="eastAsia"/>
                  <w:b/>
                  <w:sz w:val="28"/>
                  <w:szCs w:val="32"/>
                  <w:lang w:eastAsia="zh-CN"/>
                </w:rPr>
                <w:t>優</w:t>
              </w:r>
            </w:ins>
          </w:p>
        </w:tc>
      </w:tr>
      <w:tr w:rsidR="004A2FCD" w:rsidTr="002D7EAA">
        <w:trPr>
          <w:trHeight w:val="1314"/>
          <w:ins w:id="994" w:author="A5206572" w:date="2019-05-07T22:43:00Z"/>
        </w:trPr>
        <w:tc>
          <w:tcPr>
            <w:cnfStyle w:val="001000000000" w:firstRow="0" w:lastRow="0" w:firstColumn="1" w:lastColumn="0" w:oddVBand="0" w:evenVBand="0" w:oddHBand="0" w:evenHBand="0" w:firstRowFirstColumn="0" w:firstRowLastColumn="0" w:lastRowFirstColumn="0" w:lastRowLastColumn="0"/>
            <w:tcW w:w="2235" w:type="dxa"/>
            <w:tcPrChange w:id="995" w:author="A5206572" w:date="2019-05-07T22:54:00Z">
              <w:tcPr>
                <w:tcW w:w="2075" w:type="dxa"/>
              </w:tcPr>
            </w:tcPrChange>
          </w:tcPr>
          <w:p w:rsidR="004A2FCD" w:rsidRPr="004A2FCD" w:rsidRDefault="004A2FCD" w:rsidP="00CA6A9D">
            <w:pPr>
              <w:widowControl/>
              <w:spacing w:beforeLines="100" w:before="360"/>
              <w:jc w:val="center"/>
              <w:rPr>
                <w:ins w:id="996" w:author="A5206572" w:date="2019-05-07T22:43:00Z"/>
                <w:rFonts w:ascii="Times New Roman" w:hAnsi="Times New Roman" w:cs="Times New Roman"/>
                <w:b w:val="0"/>
                <w:sz w:val="28"/>
                <w:szCs w:val="32"/>
                <w:rPrChange w:id="997" w:author="A5206572" w:date="2019-05-07T22:44:00Z">
                  <w:rPr>
                    <w:ins w:id="998" w:author="A5206572" w:date="2019-05-07T22:43:00Z"/>
                    <w:rFonts w:ascii="Times New Roman" w:eastAsia="標楷體" w:hAnsi="Times New Roman" w:cs="Times New Roman"/>
                    <w:b w:val="0"/>
                    <w:sz w:val="28"/>
                    <w:szCs w:val="32"/>
                    <w:lang w:eastAsia="zh-CN"/>
                  </w:rPr>
                </w:rPrChange>
              </w:rPr>
            </w:pPr>
            <w:ins w:id="999" w:author="A5206572" w:date="2019-05-07T22:44:00Z">
              <w:r>
                <w:rPr>
                  <w:rFonts w:ascii="Times New Roman" w:hAnsi="Times New Roman" w:cs="Times New Roman" w:hint="eastAsia"/>
                  <w:b w:val="0"/>
                  <w:sz w:val="28"/>
                  <w:szCs w:val="32"/>
                </w:rPr>
                <w:t>G</w:t>
              </w:r>
              <w:r>
                <w:rPr>
                  <w:rFonts w:ascii="Times New Roman" w:hAnsi="Times New Roman" w:cs="Times New Roman"/>
                  <w:b w:val="0"/>
                  <w:sz w:val="28"/>
                  <w:szCs w:val="32"/>
                </w:rPr>
                <w:t>oogle Play or App store</w:t>
              </w:r>
            </w:ins>
            <w:ins w:id="1000" w:author="A5206572" w:date="2019-05-07T22:45:00Z">
              <w:r w:rsidRPr="004A2FCD">
                <w:rPr>
                  <w:rFonts w:ascii="Times New Roman" w:eastAsia="標楷體" w:hAnsi="Times New Roman" w:cs="Times New Roman" w:hint="eastAsia"/>
                  <w:sz w:val="28"/>
                  <w:szCs w:val="32"/>
                  <w:lang w:eastAsia="zh-CN"/>
                  <w:rPrChange w:id="1001" w:author="A5206572" w:date="2019-05-07T22:45:00Z">
                    <w:rPr>
                      <w:rFonts w:ascii="Times New Roman" w:hAnsi="Times New Roman" w:cs="Times New Roman" w:hint="eastAsia"/>
                      <w:sz w:val="28"/>
                      <w:szCs w:val="32"/>
                    </w:rPr>
                  </w:rPrChange>
                </w:rPr>
                <w:t>認可</w:t>
              </w:r>
            </w:ins>
          </w:p>
        </w:tc>
        <w:tc>
          <w:tcPr>
            <w:tcW w:w="1913" w:type="dxa"/>
            <w:tcPrChange w:id="1002" w:author="A5206572" w:date="2019-05-07T22:54:00Z">
              <w:tcPr>
                <w:tcW w:w="2075" w:type="dxa"/>
              </w:tcPr>
            </w:tcPrChange>
          </w:tcPr>
          <w:p w:rsidR="004A2FCD" w:rsidRDefault="004A2FCD" w:rsidP="00CA6A9D">
            <w:pPr>
              <w:widowControl/>
              <w:spacing w:beforeLines="100" w:before="360"/>
              <w:jc w:val="center"/>
              <w:cnfStyle w:val="000000000000" w:firstRow="0" w:lastRow="0" w:firstColumn="0" w:lastColumn="0" w:oddVBand="0" w:evenVBand="0" w:oddHBand="0" w:evenHBand="0" w:firstRowFirstColumn="0" w:firstRowLastColumn="0" w:lastRowFirstColumn="0" w:lastRowLastColumn="0"/>
              <w:rPr>
                <w:ins w:id="1003" w:author="A5206572" w:date="2019-05-07T22:43:00Z"/>
                <w:rFonts w:ascii="Times New Roman" w:eastAsia="標楷體" w:hAnsi="Times New Roman" w:cs="Times New Roman"/>
                <w:b/>
                <w:sz w:val="28"/>
                <w:szCs w:val="32"/>
                <w:lang w:eastAsia="zh-CN"/>
              </w:rPr>
            </w:pPr>
            <w:ins w:id="1004" w:author="A5206572" w:date="2019-05-07T22:46:00Z">
              <w:r>
                <w:rPr>
                  <w:rFonts w:ascii="Times New Roman" w:eastAsia="標楷體" w:hAnsi="Times New Roman" w:cs="Times New Roman" w:hint="eastAsia"/>
                  <w:b/>
                  <w:sz w:val="28"/>
                  <w:szCs w:val="32"/>
                  <w:lang w:eastAsia="zh-CN"/>
                </w:rPr>
                <w:t>不認可</w:t>
              </w:r>
            </w:ins>
          </w:p>
        </w:tc>
        <w:tc>
          <w:tcPr>
            <w:tcW w:w="2075" w:type="dxa"/>
            <w:tcPrChange w:id="1005" w:author="A5206572" w:date="2019-05-07T22:54:00Z">
              <w:tcPr>
                <w:tcW w:w="2076" w:type="dxa"/>
              </w:tcPr>
            </w:tcPrChange>
          </w:tcPr>
          <w:p w:rsidR="004A2FCD" w:rsidRDefault="004A2FCD" w:rsidP="00CA6A9D">
            <w:pPr>
              <w:widowControl/>
              <w:spacing w:beforeLines="100" w:before="360"/>
              <w:jc w:val="center"/>
              <w:cnfStyle w:val="000000000000" w:firstRow="0" w:lastRow="0" w:firstColumn="0" w:lastColumn="0" w:oddVBand="0" w:evenVBand="0" w:oddHBand="0" w:evenHBand="0" w:firstRowFirstColumn="0" w:firstRowLastColumn="0" w:lastRowFirstColumn="0" w:lastRowLastColumn="0"/>
              <w:rPr>
                <w:ins w:id="1006" w:author="A5206572" w:date="2019-05-07T22:43:00Z"/>
                <w:rFonts w:ascii="Times New Roman" w:eastAsia="標楷體" w:hAnsi="Times New Roman" w:cs="Times New Roman"/>
                <w:b/>
                <w:sz w:val="28"/>
                <w:szCs w:val="32"/>
                <w:lang w:eastAsia="zh-CN"/>
              </w:rPr>
            </w:pPr>
            <w:ins w:id="1007" w:author="A5206572" w:date="2019-05-07T22:46:00Z">
              <w:r>
                <w:rPr>
                  <w:rFonts w:ascii="Times New Roman" w:eastAsia="標楷體" w:hAnsi="Times New Roman" w:cs="Times New Roman" w:hint="eastAsia"/>
                  <w:b/>
                  <w:sz w:val="28"/>
                  <w:szCs w:val="32"/>
                  <w:lang w:eastAsia="zh-CN"/>
                </w:rPr>
                <w:t>認可</w:t>
              </w:r>
            </w:ins>
          </w:p>
        </w:tc>
        <w:tc>
          <w:tcPr>
            <w:tcW w:w="2075" w:type="dxa"/>
            <w:tcPrChange w:id="1008" w:author="A5206572" w:date="2019-05-07T22:54:00Z">
              <w:tcPr>
                <w:tcW w:w="2076" w:type="dxa"/>
              </w:tcPr>
            </w:tcPrChange>
          </w:tcPr>
          <w:p w:rsidR="004A2FCD" w:rsidRDefault="004A2FCD" w:rsidP="00CA6A9D">
            <w:pPr>
              <w:widowControl/>
              <w:spacing w:beforeLines="100" w:before="360"/>
              <w:jc w:val="center"/>
              <w:cnfStyle w:val="000000000000" w:firstRow="0" w:lastRow="0" w:firstColumn="0" w:lastColumn="0" w:oddVBand="0" w:evenVBand="0" w:oddHBand="0" w:evenHBand="0" w:firstRowFirstColumn="0" w:firstRowLastColumn="0" w:lastRowFirstColumn="0" w:lastRowLastColumn="0"/>
              <w:rPr>
                <w:ins w:id="1009" w:author="A5206572" w:date="2019-05-07T22:43:00Z"/>
                <w:rFonts w:ascii="Times New Roman" w:eastAsia="標楷體" w:hAnsi="Times New Roman" w:cs="Times New Roman"/>
                <w:b/>
                <w:sz w:val="28"/>
                <w:szCs w:val="32"/>
                <w:lang w:eastAsia="zh-CN"/>
              </w:rPr>
            </w:pPr>
            <w:ins w:id="1010" w:author="A5206572" w:date="2019-05-07T22:46:00Z">
              <w:r>
                <w:rPr>
                  <w:rFonts w:ascii="Times New Roman" w:eastAsia="標楷體" w:hAnsi="Times New Roman" w:cs="Times New Roman" w:hint="eastAsia"/>
                  <w:b/>
                  <w:sz w:val="28"/>
                  <w:szCs w:val="32"/>
                  <w:lang w:eastAsia="zh-CN"/>
                </w:rPr>
                <w:t>認可</w:t>
              </w:r>
            </w:ins>
          </w:p>
        </w:tc>
      </w:tr>
      <w:tr w:rsidR="004A2FCD" w:rsidTr="002D7EAA">
        <w:trPr>
          <w:cnfStyle w:val="000000100000" w:firstRow="0" w:lastRow="0" w:firstColumn="0" w:lastColumn="0" w:oddVBand="0" w:evenVBand="0" w:oddHBand="1" w:evenHBand="0" w:firstRowFirstColumn="0" w:firstRowLastColumn="0" w:lastRowFirstColumn="0" w:lastRowLastColumn="0"/>
          <w:trHeight w:val="988"/>
          <w:ins w:id="1011" w:author="A5206572" w:date="2019-05-07T22:43:00Z"/>
        </w:trPr>
        <w:tc>
          <w:tcPr>
            <w:cnfStyle w:val="001000000000" w:firstRow="0" w:lastRow="0" w:firstColumn="1" w:lastColumn="0" w:oddVBand="0" w:evenVBand="0" w:oddHBand="0" w:evenHBand="0" w:firstRowFirstColumn="0" w:firstRowLastColumn="0" w:lastRowFirstColumn="0" w:lastRowLastColumn="0"/>
            <w:tcW w:w="2235" w:type="dxa"/>
            <w:tcPrChange w:id="1012" w:author="A5206572" w:date="2019-05-07T22:54:00Z">
              <w:tcPr>
                <w:tcW w:w="2075" w:type="dxa"/>
              </w:tcPr>
            </w:tcPrChange>
          </w:tcPr>
          <w:p w:rsidR="004A2FCD" w:rsidRDefault="004A2FCD" w:rsidP="00CA6A9D">
            <w:pPr>
              <w:widowControl/>
              <w:spacing w:beforeLines="100" w:before="360"/>
              <w:jc w:val="center"/>
              <w:cnfStyle w:val="001000100000" w:firstRow="0" w:lastRow="0" w:firstColumn="1" w:lastColumn="0" w:oddVBand="0" w:evenVBand="0" w:oddHBand="1" w:evenHBand="0" w:firstRowFirstColumn="0" w:firstRowLastColumn="0" w:lastRowFirstColumn="0" w:lastRowLastColumn="0"/>
              <w:rPr>
                <w:ins w:id="1013" w:author="A5206572" w:date="2019-05-07T22:43:00Z"/>
                <w:rFonts w:ascii="Times New Roman" w:eastAsia="標楷體" w:hAnsi="Times New Roman" w:cs="Times New Roman"/>
                <w:b w:val="0"/>
                <w:sz w:val="28"/>
                <w:szCs w:val="32"/>
                <w:lang w:eastAsia="zh-CN"/>
              </w:rPr>
            </w:pPr>
            <w:ins w:id="1014" w:author="A5206572" w:date="2019-05-07T22:45:00Z">
              <w:r>
                <w:rPr>
                  <w:rFonts w:ascii="Times New Roman" w:eastAsia="標楷體" w:hAnsi="Times New Roman" w:cs="Times New Roman" w:hint="eastAsia"/>
                  <w:b w:val="0"/>
                  <w:sz w:val="28"/>
                  <w:szCs w:val="32"/>
                  <w:lang w:eastAsia="zh-CN"/>
                </w:rPr>
                <w:t>安裝</w:t>
              </w:r>
            </w:ins>
          </w:p>
        </w:tc>
        <w:tc>
          <w:tcPr>
            <w:tcW w:w="1913" w:type="dxa"/>
            <w:tcPrChange w:id="1015" w:author="A5206572" w:date="2019-05-07T22:54:00Z">
              <w:tcPr>
                <w:tcW w:w="2075" w:type="dxa"/>
              </w:tcPr>
            </w:tcPrChange>
          </w:tcPr>
          <w:p w:rsidR="004A2FCD" w:rsidRDefault="004A2FCD" w:rsidP="00CA6A9D">
            <w:pPr>
              <w:widowControl/>
              <w:spacing w:beforeLines="100" w:before="360"/>
              <w:jc w:val="center"/>
              <w:cnfStyle w:val="000000100000" w:firstRow="0" w:lastRow="0" w:firstColumn="0" w:lastColumn="0" w:oddVBand="0" w:evenVBand="0" w:oddHBand="1" w:evenHBand="0" w:firstRowFirstColumn="0" w:firstRowLastColumn="0" w:lastRowFirstColumn="0" w:lastRowLastColumn="0"/>
              <w:rPr>
                <w:ins w:id="1016" w:author="A5206572" w:date="2019-05-07T22:43:00Z"/>
                <w:rFonts w:ascii="Times New Roman" w:eastAsia="標楷體" w:hAnsi="Times New Roman" w:cs="Times New Roman"/>
                <w:b/>
                <w:sz w:val="28"/>
                <w:szCs w:val="32"/>
                <w:lang w:eastAsia="zh-CN"/>
              </w:rPr>
            </w:pPr>
            <w:ins w:id="1017" w:author="A5206572" w:date="2019-05-07T22:46:00Z">
              <w:r>
                <w:rPr>
                  <w:rFonts w:ascii="Times New Roman" w:eastAsia="標楷體" w:hAnsi="Times New Roman" w:cs="Times New Roman" w:hint="eastAsia"/>
                  <w:b/>
                  <w:sz w:val="28"/>
                  <w:szCs w:val="32"/>
                  <w:lang w:eastAsia="zh-CN"/>
                </w:rPr>
                <w:t>不需要</w:t>
              </w:r>
            </w:ins>
          </w:p>
        </w:tc>
        <w:tc>
          <w:tcPr>
            <w:tcW w:w="2075" w:type="dxa"/>
            <w:tcPrChange w:id="1018" w:author="A5206572" w:date="2019-05-07T22:54:00Z">
              <w:tcPr>
                <w:tcW w:w="2076" w:type="dxa"/>
              </w:tcPr>
            </w:tcPrChange>
          </w:tcPr>
          <w:p w:rsidR="004A2FCD" w:rsidRDefault="004A2FCD" w:rsidP="00CA6A9D">
            <w:pPr>
              <w:widowControl/>
              <w:spacing w:beforeLines="100" w:before="360"/>
              <w:jc w:val="center"/>
              <w:cnfStyle w:val="000000100000" w:firstRow="0" w:lastRow="0" w:firstColumn="0" w:lastColumn="0" w:oddVBand="0" w:evenVBand="0" w:oddHBand="1" w:evenHBand="0" w:firstRowFirstColumn="0" w:firstRowLastColumn="0" w:lastRowFirstColumn="0" w:lastRowLastColumn="0"/>
              <w:rPr>
                <w:ins w:id="1019" w:author="A5206572" w:date="2019-05-07T22:43:00Z"/>
                <w:rFonts w:ascii="Times New Roman" w:eastAsia="標楷體" w:hAnsi="Times New Roman" w:cs="Times New Roman"/>
                <w:b/>
                <w:sz w:val="28"/>
                <w:szCs w:val="32"/>
                <w:lang w:eastAsia="zh-CN"/>
              </w:rPr>
            </w:pPr>
            <w:ins w:id="1020" w:author="A5206572" w:date="2019-05-07T22:46:00Z">
              <w:r>
                <w:rPr>
                  <w:rFonts w:ascii="Times New Roman" w:eastAsia="標楷體" w:hAnsi="Times New Roman" w:cs="Times New Roman" w:hint="eastAsia"/>
                  <w:b/>
                  <w:sz w:val="28"/>
                  <w:szCs w:val="32"/>
                  <w:lang w:eastAsia="zh-CN"/>
                </w:rPr>
                <w:t>需要</w:t>
              </w:r>
            </w:ins>
          </w:p>
        </w:tc>
        <w:tc>
          <w:tcPr>
            <w:tcW w:w="2075" w:type="dxa"/>
            <w:tcPrChange w:id="1021" w:author="A5206572" w:date="2019-05-07T22:54:00Z">
              <w:tcPr>
                <w:tcW w:w="2076" w:type="dxa"/>
              </w:tcPr>
            </w:tcPrChange>
          </w:tcPr>
          <w:p w:rsidR="004A2FCD" w:rsidRPr="004A2FCD" w:rsidRDefault="004A2FCD" w:rsidP="00CA6A9D">
            <w:pPr>
              <w:widowControl/>
              <w:spacing w:beforeLines="100" w:before="360"/>
              <w:jc w:val="center"/>
              <w:cnfStyle w:val="000000100000" w:firstRow="0" w:lastRow="0" w:firstColumn="0" w:lastColumn="0" w:oddVBand="0" w:evenVBand="0" w:oddHBand="1" w:evenHBand="0" w:firstRowFirstColumn="0" w:firstRowLastColumn="0" w:lastRowFirstColumn="0" w:lastRowLastColumn="0"/>
              <w:rPr>
                <w:ins w:id="1022" w:author="A5206572" w:date="2019-05-07T22:43:00Z"/>
                <w:rFonts w:ascii="Times New Roman" w:eastAsia="DengXian" w:hAnsi="Times New Roman" w:cs="Times New Roman"/>
                <w:b/>
                <w:sz w:val="28"/>
                <w:szCs w:val="32"/>
                <w:lang w:eastAsia="zh-CN"/>
                <w:rPrChange w:id="1023" w:author="A5206572" w:date="2019-05-07T22:46:00Z">
                  <w:rPr>
                    <w:ins w:id="1024" w:author="A5206572" w:date="2019-05-07T22:43:00Z"/>
                    <w:rFonts w:ascii="Times New Roman" w:eastAsia="標楷體" w:hAnsi="Times New Roman" w:cs="Times New Roman"/>
                    <w:b/>
                    <w:sz w:val="28"/>
                    <w:szCs w:val="32"/>
                    <w:lang w:eastAsia="zh-CN"/>
                  </w:rPr>
                </w:rPrChange>
              </w:rPr>
            </w:pPr>
            <w:ins w:id="1025" w:author="A5206572" w:date="2019-05-07T22:46:00Z">
              <w:r>
                <w:rPr>
                  <w:rFonts w:ascii="Times New Roman" w:eastAsia="標楷體" w:hAnsi="Times New Roman" w:cs="Times New Roman" w:hint="eastAsia"/>
                  <w:b/>
                  <w:sz w:val="28"/>
                  <w:szCs w:val="32"/>
                  <w:lang w:eastAsia="zh-CN"/>
                </w:rPr>
                <w:t>需要</w:t>
              </w:r>
            </w:ins>
          </w:p>
        </w:tc>
      </w:tr>
      <w:tr w:rsidR="004A2FCD" w:rsidTr="002D7EAA">
        <w:trPr>
          <w:trHeight w:val="976"/>
          <w:ins w:id="1026" w:author="A5206572" w:date="2019-05-07T22:43:00Z"/>
        </w:trPr>
        <w:tc>
          <w:tcPr>
            <w:cnfStyle w:val="001000000000" w:firstRow="0" w:lastRow="0" w:firstColumn="1" w:lastColumn="0" w:oddVBand="0" w:evenVBand="0" w:oddHBand="0" w:evenHBand="0" w:firstRowFirstColumn="0" w:firstRowLastColumn="0" w:lastRowFirstColumn="0" w:lastRowLastColumn="0"/>
            <w:tcW w:w="2235" w:type="dxa"/>
            <w:tcPrChange w:id="1027" w:author="A5206572" w:date="2019-05-07T22:54:00Z">
              <w:tcPr>
                <w:tcW w:w="2075" w:type="dxa"/>
              </w:tcPr>
            </w:tcPrChange>
          </w:tcPr>
          <w:p w:rsidR="004A2FCD" w:rsidRDefault="004A2FCD" w:rsidP="00CA6A9D">
            <w:pPr>
              <w:widowControl/>
              <w:spacing w:beforeLines="100" w:before="360"/>
              <w:jc w:val="center"/>
              <w:rPr>
                <w:ins w:id="1028" w:author="A5206572" w:date="2019-05-07T22:43:00Z"/>
                <w:rFonts w:ascii="Times New Roman" w:eastAsia="標楷體" w:hAnsi="Times New Roman" w:cs="Times New Roman"/>
                <w:b w:val="0"/>
                <w:sz w:val="28"/>
                <w:szCs w:val="32"/>
                <w:lang w:eastAsia="zh-CN"/>
              </w:rPr>
            </w:pPr>
            <w:ins w:id="1029" w:author="A5206572" w:date="2019-05-07T22:45:00Z">
              <w:r>
                <w:rPr>
                  <w:rFonts w:ascii="Times New Roman" w:eastAsia="標楷體" w:hAnsi="Times New Roman" w:cs="Times New Roman" w:hint="eastAsia"/>
                  <w:b w:val="0"/>
                  <w:sz w:val="28"/>
                  <w:szCs w:val="32"/>
                  <w:lang w:eastAsia="zh-CN"/>
                </w:rPr>
                <w:t>跨平台能力</w:t>
              </w:r>
            </w:ins>
          </w:p>
        </w:tc>
        <w:tc>
          <w:tcPr>
            <w:tcW w:w="1913" w:type="dxa"/>
            <w:tcPrChange w:id="1030" w:author="A5206572" w:date="2019-05-07T22:54:00Z">
              <w:tcPr>
                <w:tcW w:w="2075" w:type="dxa"/>
              </w:tcPr>
            </w:tcPrChange>
          </w:tcPr>
          <w:p w:rsidR="004A2FCD" w:rsidRDefault="004A2FCD" w:rsidP="00CA6A9D">
            <w:pPr>
              <w:widowControl/>
              <w:spacing w:beforeLines="100" w:before="360"/>
              <w:jc w:val="center"/>
              <w:cnfStyle w:val="000000000000" w:firstRow="0" w:lastRow="0" w:firstColumn="0" w:lastColumn="0" w:oddVBand="0" w:evenVBand="0" w:oddHBand="0" w:evenHBand="0" w:firstRowFirstColumn="0" w:firstRowLastColumn="0" w:lastRowFirstColumn="0" w:lastRowLastColumn="0"/>
              <w:rPr>
                <w:ins w:id="1031" w:author="A5206572" w:date="2019-05-07T22:43:00Z"/>
                <w:rFonts w:ascii="Times New Roman" w:eastAsia="標楷體" w:hAnsi="Times New Roman" w:cs="Times New Roman"/>
                <w:b/>
                <w:sz w:val="28"/>
                <w:szCs w:val="32"/>
                <w:lang w:eastAsia="zh-CN"/>
              </w:rPr>
            </w:pPr>
            <w:ins w:id="1032" w:author="A5206572" w:date="2019-05-07T22:46:00Z">
              <w:r>
                <w:rPr>
                  <w:rFonts w:ascii="Times New Roman" w:eastAsia="標楷體" w:hAnsi="Times New Roman" w:cs="Times New Roman" w:hint="eastAsia"/>
                  <w:b/>
                  <w:sz w:val="28"/>
                  <w:szCs w:val="32"/>
                  <w:lang w:eastAsia="zh-CN"/>
                </w:rPr>
                <w:t>優</w:t>
              </w:r>
            </w:ins>
          </w:p>
        </w:tc>
        <w:tc>
          <w:tcPr>
            <w:tcW w:w="2075" w:type="dxa"/>
            <w:tcPrChange w:id="1033" w:author="A5206572" w:date="2019-05-07T22:54:00Z">
              <w:tcPr>
                <w:tcW w:w="2076" w:type="dxa"/>
              </w:tcPr>
            </w:tcPrChange>
          </w:tcPr>
          <w:p w:rsidR="004A2FCD" w:rsidRDefault="004A2FCD" w:rsidP="00CA6A9D">
            <w:pPr>
              <w:widowControl/>
              <w:spacing w:beforeLines="100" w:before="360"/>
              <w:jc w:val="center"/>
              <w:cnfStyle w:val="000000000000" w:firstRow="0" w:lastRow="0" w:firstColumn="0" w:lastColumn="0" w:oddVBand="0" w:evenVBand="0" w:oddHBand="0" w:evenHBand="0" w:firstRowFirstColumn="0" w:firstRowLastColumn="0" w:lastRowFirstColumn="0" w:lastRowLastColumn="0"/>
              <w:rPr>
                <w:ins w:id="1034" w:author="A5206572" w:date="2019-05-07T22:43:00Z"/>
                <w:rFonts w:ascii="Times New Roman" w:eastAsia="標楷體" w:hAnsi="Times New Roman" w:cs="Times New Roman"/>
                <w:b/>
                <w:sz w:val="28"/>
                <w:szCs w:val="32"/>
                <w:lang w:eastAsia="zh-CN"/>
              </w:rPr>
            </w:pPr>
            <w:ins w:id="1035" w:author="A5206572" w:date="2019-05-07T22:46:00Z">
              <w:r>
                <w:rPr>
                  <w:rFonts w:ascii="Times New Roman" w:eastAsia="標楷體" w:hAnsi="Times New Roman" w:cs="Times New Roman" w:hint="eastAsia"/>
                  <w:b/>
                  <w:sz w:val="28"/>
                  <w:szCs w:val="32"/>
                  <w:lang w:eastAsia="zh-CN"/>
                </w:rPr>
                <w:t>優</w:t>
              </w:r>
            </w:ins>
          </w:p>
        </w:tc>
        <w:tc>
          <w:tcPr>
            <w:tcW w:w="2075" w:type="dxa"/>
            <w:tcPrChange w:id="1036" w:author="A5206572" w:date="2019-05-07T22:54:00Z">
              <w:tcPr>
                <w:tcW w:w="2076" w:type="dxa"/>
              </w:tcPr>
            </w:tcPrChange>
          </w:tcPr>
          <w:p w:rsidR="004A2FCD" w:rsidRDefault="004A2FCD" w:rsidP="00CA6A9D">
            <w:pPr>
              <w:widowControl/>
              <w:spacing w:beforeLines="100" w:before="360"/>
              <w:jc w:val="center"/>
              <w:cnfStyle w:val="000000000000" w:firstRow="0" w:lastRow="0" w:firstColumn="0" w:lastColumn="0" w:oddVBand="0" w:evenVBand="0" w:oddHBand="0" w:evenHBand="0" w:firstRowFirstColumn="0" w:firstRowLastColumn="0" w:lastRowFirstColumn="0" w:lastRowLastColumn="0"/>
              <w:rPr>
                <w:ins w:id="1037" w:author="A5206572" w:date="2019-05-07T22:43:00Z"/>
                <w:rFonts w:ascii="Times New Roman" w:eastAsia="標楷體" w:hAnsi="Times New Roman" w:cs="Times New Roman"/>
                <w:b/>
                <w:sz w:val="28"/>
                <w:szCs w:val="32"/>
                <w:lang w:eastAsia="zh-CN"/>
              </w:rPr>
            </w:pPr>
            <w:ins w:id="1038" w:author="A5206572" w:date="2019-05-07T22:46:00Z">
              <w:r>
                <w:rPr>
                  <w:rFonts w:ascii="Times New Roman" w:eastAsia="標楷體" w:hAnsi="Times New Roman" w:cs="Times New Roman" w:hint="eastAsia"/>
                  <w:b/>
                  <w:sz w:val="28"/>
                  <w:szCs w:val="32"/>
                  <w:lang w:eastAsia="zh-CN"/>
                </w:rPr>
                <w:t>差</w:t>
              </w:r>
            </w:ins>
          </w:p>
        </w:tc>
      </w:tr>
    </w:tbl>
    <w:p w:rsidR="004A2FCD" w:rsidRDefault="004A2FCD" w:rsidP="00CA6A9D">
      <w:pPr>
        <w:widowControl/>
        <w:spacing w:beforeLines="100" w:before="360"/>
        <w:jc w:val="center"/>
        <w:rPr>
          <w:rFonts w:ascii="Times New Roman" w:eastAsia="標楷體" w:hAnsi="Times New Roman" w:cs="Times New Roman"/>
          <w:b/>
          <w:sz w:val="28"/>
          <w:szCs w:val="32"/>
          <w:lang w:eastAsia="zh-CN"/>
        </w:rPr>
      </w:pPr>
    </w:p>
    <w:p w:rsidR="006953B6" w:rsidRDefault="006953B6" w:rsidP="006953B6">
      <w:pPr>
        <w:widowControl/>
        <w:spacing w:afterLines="50" w:after="180"/>
        <w:ind w:left="721" w:hangingChars="200" w:hanging="721"/>
        <w:jc w:val="both"/>
        <w:rPr>
          <w:ins w:id="1039" w:author="A5206572" w:date="2019-05-07T22:48:00Z"/>
          <w:rFonts w:ascii="Times New Roman" w:eastAsia="標楷體" w:hAnsi="Times New Roman" w:cs="Times New Roman"/>
          <w:b/>
          <w:sz w:val="36"/>
          <w:szCs w:val="36"/>
        </w:rPr>
      </w:pPr>
    </w:p>
    <w:p w:rsidR="004A2FCD" w:rsidRDefault="004A2FCD" w:rsidP="006953B6">
      <w:pPr>
        <w:widowControl/>
        <w:spacing w:afterLines="50" w:after="180"/>
        <w:ind w:left="721" w:hangingChars="200" w:hanging="721"/>
        <w:jc w:val="both"/>
        <w:rPr>
          <w:ins w:id="1040" w:author="A5206572" w:date="2019-05-07T22:48:00Z"/>
          <w:rFonts w:ascii="Times New Roman" w:eastAsia="標楷體" w:hAnsi="Times New Roman" w:cs="Times New Roman"/>
          <w:b/>
          <w:sz w:val="36"/>
          <w:szCs w:val="36"/>
        </w:rPr>
      </w:pPr>
    </w:p>
    <w:p w:rsidR="004A2FCD" w:rsidRDefault="004A2FCD" w:rsidP="006953B6">
      <w:pPr>
        <w:widowControl/>
        <w:spacing w:afterLines="50" w:after="180"/>
        <w:ind w:left="721" w:hangingChars="200" w:hanging="721"/>
        <w:jc w:val="both"/>
        <w:rPr>
          <w:ins w:id="1041" w:author="A5206572" w:date="2019-05-07T22:48:00Z"/>
          <w:rFonts w:ascii="Times New Roman" w:eastAsia="標楷體" w:hAnsi="Times New Roman" w:cs="Times New Roman"/>
          <w:b/>
          <w:sz w:val="36"/>
          <w:szCs w:val="36"/>
        </w:rPr>
      </w:pPr>
    </w:p>
    <w:p w:rsidR="004A2FCD" w:rsidRDefault="004A2FCD" w:rsidP="006953B6">
      <w:pPr>
        <w:widowControl/>
        <w:spacing w:afterLines="50" w:after="180"/>
        <w:ind w:left="721" w:hangingChars="200" w:hanging="721"/>
        <w:jc w:val="both"/>
        <w:rPr>
          <w:rFonts w:ascii="Times New Roman" w:eastAsia="標楷體" w:hAnsi="Times New Roman" w:cs="Times New Roman"/>
          <w:b/>
          <w:sz w:val="36"/>
          <w:szCs w:val="36"/>
        </w:rPr>
      </w:pPr>
    </w:p>
    <w:p w:rsidR="00963349" w:rsidRDefault="006953B6">
      <w:pPr>
        <w:pStyle w:val="af3"/>
        <w:pPrChange w:id="1042" w:author="A5206572" w:date="2019-05-10T21:17:00Z">
          <w:pPr>
            <w:widowControl/>
            <w:spacing w:afterLines="50" w:after="180"/>
            <w:ind w:left="480" w:hangingChars="200" w:hanging="480"/>
            <w:jc w:val="both"/>
          </w:pPr>
        </w:pPrChange>
      </w:pPr>
      <w:bookmarkStart w:id="1043" w:name="_Toc8484172"/>
      <w:r>
        <w:rPr>
          <w:rFonts w:hint="eastAsia"/>
        </w:rPr>
        <w:lastRenderedPageBreak/>
        <w:t>2</w:t>
      </w:r>
      <w:r>
        <w:t xml:space="preserve">.3 </w:t>
      </w:r>
      <w:bookmarkStart w:id="1044" w:name="_Hlk7806121"/>
      <w:r>
        <w:rPr>
          <w:rFonts w:hint="eastAsia"/>
        </w:rPr>
        <w:t>市面上相近軟體</w:t>
      </w:r>
      <w:bookmarkEnd w:id="1043"/>
      <w:bookmarkEnd w:id="1044"/>
    </w:p>
    <w:p w:rsidR="006953B6" w:rsidRDefault="006953B6">
      <w:pPr>
        <w:pStyle w:val="af5"/>
        <w:pPrChange w:id="1045" w:author="A5206572" w:date="2019-05-10T21:19:00Z">
          <w:pPr>
            <w:widowControl/>
            <w:spacing w:beforeLines="100" w:before="360" w:afterLines="50" w:after="180"/>
            <w:ind w:left="720" w:hangingChars="300" w:hanging="720"/>
            <w:jc w:val="both"/>
          </w:pPr>
        </w:pPrChange>
      </w:pPr>
      <w:bookmarkStart w:id="1046" w:name="_Toc8484173"/>
      <w:r>
        <w:rPr>
          <w:rFonts w:hint="eastAsia"/>
        </w:rPr>
        <w:t>2</w:t>
      </w:r>
      <w:r>
        <w:t>.3.1 Evernote</w:t>
      </w:r>
      <w:bookmarkEnd w:id="1046"/>
    </w:p>
    <w:p w:rsidR="006D277D" w:rsidRDefault="006D277D" w:rsidP="00F1270F">
      <w:pPr>
        <w:widowControl/>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E</w:t>
      </w:r>
      <w:r>
        <w:rPr>
          <w:rFonts w:ascii="Times New Roman" w:eastAsia="標楷體" w:hAnsi="Times New Roman" w:cs="Times New Roman"/>
          <w:sz w:val="28"/>
          <w:szCs w:val="28"/>
        </w:rPr>
        <w:t>vernote</w:t>
      </w:r>
      <w:customXmlInsRangeStart w:id="1047" w:author="A5206572" w:date="2019-05-11T16:05:00Z"/>
      <w:sdt>
        <w:sdtPr>
          <w:rPr>
            <w:rFonts w:ascii="Times New Roman" w:eastAsia="標楷體" w:hAnsi="Times New Roman" w:cs="Times New Roman"/>
            <w:sz w:val="28"/>
            <w:szCs w:val="28"/>
          </w:rPr>
          <w:id w:val="-703559437"/>
          <w:citation/>
        </w:sdtPr>
        <w:sdtEndPr/>
        <w:sdtContent>
          <w:customXmlInsRangeEnd w:id="1047"/>
          <w:ins w:id="1048" w:author="A5206572" w:date="2019-05-11T16:05:00Z">
            <w:r w:rsidR="00D04482">
              <w:rPr>
                <w:rFonts w:ascii="Times New Roman" w:eastAsia="標楷體" w:hAnsi="Times New Roman" w:cs="Times New Roman"/>
                <w:sz w:val="28"/>
                <w:szCs w:val="28"/>
              </w:rPr>
              <w:fldChar w:fldCharType="begin"/>
            </w:r>
            <w:r w:rsidR="00D04482">
              <w:rPr>
                <w:rFonts w:ascii="Times New Roman" w:eastAsia="標楷體" w:hAnsi="Times New Roman" w:cs="Times New Roman"/>
                <w:sz w:val="28"/>
                <w:szCs w:val="28"/>
              </w:rPr>
              <w:instrText xml:space="preserve"> </w:instrText>
            </w:r>
            <w:r w:rsidR="00D04482">
              <w:rPr>
                <w:rFonts w:ascii="Times New Roman" w:eastAsia="標楷體" w:hAnsi="Times New Roman" w:cs="Times New Roman" w:hint="eastAsia"/>
                <w:sz w:val="28"/>
                <w:szCs w:val="28"/>
              </w:rPr>
              <w:instrText>CITATION Eve \l 1028</w:instrText>
            </w:r>
            <w:r w:rsidR="00D04482">
              <w:rPr>
                <w:rFonts w:ascii="Times New Roman" w:eastAsia="標楷體" w:hAnsi="Times New Roman" w:cs="Times New Roman"/>
                <w:sz w:val="28"/>
                <w:szCs w:val="28"/>
              </w:rPr>
              <w:instrText xml:space="preserve"> </w:instrText>
            </w:r>
          </w:ins>
          <w:r w:rsidR="00D04482">
            <w:rPr>
              <w:rFonts w:ascii="Times New Roman" w:eastAsia="標楷體" w:hAnsi="Times New Roman" w:cs="Times New Roman"/>
              <w:sz w:val="28"/>
              <w:szCs w:val="28"/>
            </w:rPr>
            <w:fldChar w:fldCharType="separate"/>
          </w:r>
          <w:r w:rsidR="0007188B">
            <w:rPr>
              <w:rFonts w:ascii="Times New Roman" w:eastAsia="標楷體" w:hAnsi="Times New Roman" w:cs="Times New Roman" w:hint="eastAsia"/>
              <w:noProof/>
              <w:sz w:val="28"/>
              <w:szCs w:val="28"/>
            </w:rPr>
            <w:t xml:space="preserve"> </w:t>
          </w:r>
          <w:r w:rsidR="0007188B" w:rsidRPr="0007188B">
            <w:rPr>
              <w:rFonts w:ascii="Times New Roman" w:eastAsia="標楷體" w:hAnsi="Times New Roman" w:cs="Times New Roman"/>
              <w:noProof/>
              <w:sz w:val="28"/>
              <w:szCs w:val="28"/>
            </w:rPr>
            <w:t>[6]</w:t>
          </w:r>
          <w:ins w:id="1049" w:author="A5206572" w:date="2019-05-11T16:05:00Z">
            <w:r w:rsidR="00D04482">
              <w:rPr>
                <w:rFonts w:ascii="Times New Roman" w:eastAsia="標楷體" w:hAnsi="Times New Roman" w:cs="Times New Roman"/>
                <w:sz w:val="28"/>
                <w:szCs w:val="28"/>
              </w:rPr>
              <w:fldChar w:fldCharType="end"/>
            </w:r>
          </w:ins>
          <w:customXmlInsRangeStart w:id="1050" w:author="A5206572" w:date="2019-05-11T16:05:00Z"/>
        </w:sdtContent>
      </w:sdt>
      <w:customXmlInsRangeEnd w:id="1050"/>
      <w:r>
        <w:rPr>
          <w:rFonts w:ascii="Times New Roman" w:eastAsia="標楷體" w:hAnsi="Times New Roman" w:cs="Times New Roman" w:hint="eastAsia"/>
          <w:sz w:val="28"/>
          <w:szCs w:val="28"/>
        </w:rPr>
        <w:t>是一款強大的筆記軟體</w:t>
      </w:r>
      <w:r w:rsidR="00A72C6F">
        <w:rPr>
          <w:rFonts w:ascii="Times New Roman" w:eastAsia="標楷體" w:hAnsi="Times New Roman" w:cs="Times New Roman" w:hint="eastAsia"/>
          <w:sz w:val="28"/>
          <w:szCs w:val="28"/>
        </w:rPr>
        <w:t>，如圖</w:t>
      </w:r>
      <w:r w:rsidR="00A72C6F">
        <w:rPr>
          <w:rFonts w:ascii="Times New Roman" w:eastAsia="標楷體" w:hAnsi="Times New Roman" w:cs="Times New Roman" w:hint="eastAsia"/>
          <w:sz w:val="28"/>
          <w:szCs w:val="28"/>
        </w:rPr>
        <w:t>2</w:t>
      </w:r>
      <w:r w:rsidR="00A72C6F">
        <w:rPr>
          <w:rFonts w:ascii="Times New Roman" w:eastAsia="標楷體" w:hAnsi="Times New Roman" w:cs="Times New Roman"/>
          <w:sz w:val="28"/>
          <w:szCs w:val="28"/>
        </w:rPr>
        <w:t>.3</w:t>
      </w:r>
      <w:r w:rsidR="00A72C6F">
        <w:rPr>
          <w:rFonts w:ascii="Times New Roman" w:eastAsia="標楷體" w:hAnsi="Times New Roman" w:cs="Times New Roman" w:hint="eastAsia"/>
          <w:sz w:val="28"/>
          <w:szCs w:val="28"/>
        </w:rPr>
        <w:t>為</w:t>
      </w:r>
      <w:r w:rsidR="00A72C6F">
        <w:rPr>
          <w:rFonts w:ascii="Times New Roman" w:eastAsia="標楷體" w:hAnsi="Times New Roman" w:cs="Times New Roman"/>
          <w:sz w:val="28"/>
          <w:szCs w:val="28"/>
        </w:rPr>
        <w:t>Evernote</w:t>
      </w:r>
      <w:r w:rsidR="00A72C6F">
        <w:rPr>
          <w:rFonts w:ascii="Times New Roman" w:eastAsia="標楷體" w:hAnsi="Times New Roman" w:cs="Times New Roman" w:hint="eastAsia"/>
          <w:sz w:val="28"/>
          <w:szCs w:val="28"/>
        </w:rPr>
        <w:t>介面</w:t>
      </w:r>
      <w:r w:rsidR="00F1270F">
        <w:rPr>
          <w:rFonts w:ascii="Times New Roman" w:eastAsia="標楷體" w:hAnsi="Times New Roman" w:cs="Times New Roman" w:hint="eastAsia"/>
          <w:sz w:val="28"/>
          <w:szCs w:val="28"/>
        </w:rPr>
        <w:t>，介面簡單易操作，亦有人稱為</w:t>
      </w:r>
      <w:r w:rsidR="00F1270F">
        <w:rPr>
          <w:rFonts w:ascii="標楷體" w:eastAsia="標楷體" w:hAnsi="標楷體" w:cs="Times New Roman" w:hint="eastAsia"/>
          <w:sz w:val="28"/>
          <w:szCs w:val="28"/>
        </w:rPr>
        <w:t>「</w:t>
      </w:r>
      <w:r w:rsidR="00F1270F">
        <w:rPr>
          <w:rFonts w:ascii="Times New Roman" w:eastAsia="標楷體" w:hAnsi="Times New Roman" w:cs="Times New Roman" w:hint="eastAsia"/>
          <w:sz w:val="28"/>
          <w:szCs w:val="28"/>
        </w:rPr>
        <w:t>懶人筆記本</w:t>
      </w:r>
      <w:r w:rsidR="00F1270F">
        <w:rPr>
          <w:rFonts w:ascii="標楷體" w:eastAsia="標楷體" w:hAnsi="標楷體" w:cs="Times New Roman" w:hint="eastAsia"/>
          <w:sz w:val="28"/>
          <w:szCs w:val="28"/>
        </w:rPr>
        <w:t>」</w:t>
      </w:r>
      <w:r>
        <w:rPr>
          <w:rFonts w:ascii="Times New Roman" w:eastAsia="標楷體" w:hAnsi="Times New Roman" w:cs="Times New Roman" w:hint="eastAsia"/>
          <w:sz w:val="28"/>
          <w:szCs w:val="28"/>
        </w:rPr>
        <w:t>，可以文字或語音記事、擺放圖片、擷取部分或完整網頁，其中跨平台更是</w:t>
      </w:r>
      <w:r>
        <w:rPr>
          <w:rFonts w:ascii="Times New Roman" w:eastAsia="標楷體" w:hAnsi="Times New Roman" w:cs="Times New Roman" w:hint="eastAsia"/>
          <w:sz w:val="28"/>
          <w:szCs w:val="28"/>
        </w:rPr>
        <w:t>E</w:t>
      </w:r>
      <w:r>
        <w:rPr>
          <w:rFonts w:ascii="Times New Roman" w:eastAsia="標楷體" w:hAnsi="Times New Roman" w:cs="Times New Roman"/>
          <w:sz w:val="28"/>
          <w:szCs w:val="28"/>
        </w:rPr>
        <w:t>vernote</w:t>
      </w:r>
      <w:r>
        <w:rPr>
          <w:rFonts w:ascii="Times New Roman" w:eastAsia="標楷體" w:hAnsi="Times New Roman" w:cs="Times New Roman" w:hint="eastAsia"/>
          <w:sz w:val="28"/>
          <w:szCs w:val="28"/>
        </w:rPr>
        <w:t>的一大特色，支援</w:t>
      </w:r>
      <w:r>
        <w:rPr>
          <w:rFonts w:ascii="Times New Roman" w:eastAsia="標楷體" w:hAnsi="Times New Roman" w:cs="Times New Roman" w:hint="eastAsia"/>
          <w:sz w:val="28"/>
          <w:szCs w:val="28"/>
        </w:rPr>
        <w:t>i</w:t>
      </w:r>
      <w:r>
        <w:rPr>
          <w:rFonts w:ascii="Times New Roman" w:eastAsia="標楷體" w:hAnsi="Times New Roman" w:cs="Times New Roman"/>
          <w:sz w:val="28"/>
          <w:szCs w:val="28"/>
        </w:rPr>
        <w:t>OS</w:t>
      </w:r>
      <w:r>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A</w:t>
      </w:r>
      <w:r>
        <w:rPr>
          <w:rFonts w:ascii="Times New Roman" w:eastAsia="標楷體" w:hAnsi="Times New Roman" w:cs="Times New Roman"/>
          <w:sz w:val="28"/>
          <w:szCs w:val="28"/>
        </w:rPr>
        <w:t>ndroid</w:t>
      </w:r>
      <w:r>
        <w:rPr>
          <w:rFonts w:ascii="Times New Roman" w:eastAsia="標楷體" w:hAnsi="Times New Roman" w:cs="Times New Roman" w:hint="eastAsia"/>
          <w:sz w:val="28"/>
          <w:szCs w:val="28"/>
        </w:rPr>
        <w:t>行動裝置，</w:t>
      </w:r>
      <w:r w:rsidR="003C66A4">
        <w:rPr>
          <w:rFonts w:ascii="Times New Roman" w:eastAsia="標楷體" w:hAnsi="Times New Roman" w:cs="Times New Roman" w:hint="eastAsia"/>
          <w:sz w:val="28"/>
          <w:szCs w:val="28"/>
        </w:rPr>
        <w:t>另外，</w:t>
      </w:r>
      <w:r>
        <w:rPr>
          <w:rFonts w:ascii="Times New Roman" w:eastAsia="標楷體" w:hAnsi="Times New Roman" w:cs="Times New Roman" w:hint="eastAsia"/>
          <w:sz w:val="28"/>
          <w:szCs w:val="28"/>
        </w:rPr>
        <w:t>包括</w:t>
      </w:r>
      <w:r>
        <w:rPr>
          <w:rFonts w:ascii="Times New Roman" w:eastAsia="標楷體" w:hAnsi="Times New Roman" w:cs="Times New Roman" w:hint="eastAsia"/>
          <w:sz w:val="28"/>
          <w:szCs w:val="28"/>
        </w:rPr>
        <w:t>Ma</w:t>
      </w:r>
      <w:r>
        <w:rPr>
          <w:rFonts w:ascii="Times New Roman" w:eastAsia="標楷體" w:hAnsi="Times New Roman" w:cs="Times New Roman"/>
          <w:sz w:val="28"/>
          <w:szCs w:val="28"/>
        </w:rPr>
        <w:t>cOS</w:t>
      </w:r>
      <w:r>
        <w:rPr>
          <w:rFonts w:ascii="Times New Roman" w:eastAsia="標楷體" w:hAnsi="Times New Roman" w:cs="Times New Roman" w:hint="eastAsia"/>
          <w:sz w:val="28"/>
          <w:szCs w:val="28"/>
        </w:rPr>
        <w:t>與</w:t>
      </w:r>
      <w:r>
        <w:rPr>
          <w:rFonts w:ascii="Times New Roman" w:eastAsia="標楷體" w:hAnsi="Times New Roman" w:cs="Times New Roman" w:hint="eastAsia"/>
          <w:sz w:val="28"/>
          <w:szCs w:val="28"/>
        </w:rPr>
        <w:t>W</w:t>
      </w:r>
      <w:r>
        <w:rPr>
          <w:rFonts w:ascii="Times New Roman" w:eastAsia="標楷體" w:hAnsi="Times New Roman" w:cs="Times New Roman"/>
          <w:sz w:val="28"/>
          <w:szCs w:val="28"/>
        </w:rPr>
        <w:t>indows</w:t>
      </w:r>
      <w:r>
        <w:rPr>
          <w:rFonts w:ascii="Times New Roman" w:eastAsia="標楷體" w:hAnsi="Times New Roman" w:cs="Times New Roman" w:hint="eastAsia"/>
          <w:sz w:val="28"/>
          <w:szCs w:val="28"/>
        </w:rPr>
        <w:t>電腦作業系統皆有支援，</w:t>
      </w:r>
      <w:r w:rsidR="003C66A4">
        <w:rPr>
          <w:rFonts w:ascii="Times New Roman" w:eastAsia="標楷體" w:hAnsi="Times New Roman" w:cs="Times New Roman" w:hint="eastAsia"/>
          <w:sz w:val="28"/>
          <w:szCs w:val="28"/>
        </w:rPr>
        <w:t>甚至</w:t>
      </w:r>
      <w:r>
        <w:rPr>
          <w:rFonts w:ascii="Times New Roman" w:eastAsia="標楷體" w:hAnsi="Times New Roman" w:cs="Times New Roman" w:hint="eastAsia"/>
          <w:sz w:val="28"/>
          <w:szCs w:val="28"/>
        </w:rPr>
        <w:t>還推出了網頁版</w:t>
      </w:r>
      <w:r w:rsidR="003C66A4">
        <w:rPr>
          <w:rFonts w:ascii="Times New Roman" w:eastAsia="標楷體" w:hAnsi="Times New Roman" w:cs="Times New Roman" w:hint="eastAsia"/>
          <w:sz w:val="28"/>
          <w:szCs w:val="28"/>
        </w:rPr>
        <w:t>，然而在使用</w:t>
      </w:r>
      <w:r w:rsidR="003C66A4">
        <w:rPr>
          <w:rFonts w:ascii="Times New Roman" w:eastAsia="標楷體" w:hAnsi="Times New Roman" w:cs="Times New Roman"/>
          <w:sz w:val="28"/>
          <w:szCs w:val="28"/>
        </w:rPr>
        <w:t>Windows</w:t>
      </w:r>
      <w:proofErr w:type="gramStart"/>
      <w:r w:rsidR="003C66A4">
        <w:rPr>
          <w:rFonts w:ascii="Times New Roman" w:eastAsia="標楷體" w:hAnsi="Times New Roman" w:cs="Times New Roman" w:hint="eastAsia"/>
          <w:sz w:val="28"/>
          <w:szCs w:val="28"/>
        </w:rPr>
        <w:t>桌機版</w:t>
      </w:r>
      <w:proofErr w:type="gramEnd"/>
      <w:r w:rsidR="003C66A4">
        <w:rPr>
          <w:rFonts w:ascii="Times New Roman" w:eastAsia="標楷體" w:hAnsi="Times New Roman" w:cs="Times New Roman" w:hint="eastAsia"/>
          <w:sz w:val="28"/>
          <w:szCs w:val="28"/>
        </w:rPr>
        <w:t>的</w:t>
      </w:r>
      <w:r w:rsidR="003C66A4">
        <w:rPr>
          <w:rFonts w:ascii="Times New Roman" w:eastAsia="標楷體" w:hAnsi="Times New Roman" w:cs="Times New Roman" w:hint="eastAsia"/>
          <w:sz w:val="28"/>
          <w:szCs w:val="28"/>
        </w:rPr>
        <w:t>E</w:t>
      </w:r>
      <w:r w:rsidR="003C66A4">
        <w:rPr>
          <w:rFonts w:ascii="Times New Roman" w:eastAsia="標楷體" w:hAnsi="Times New Roman" w:cs="Times New Roman"/>
          <w:sz w:val="28"/>
          <w:szCs w:val="28"/>
        </w:rPr>
        <w:t>vernote</w:t>
      </w:r>
      <w:r w:rsidR="003C66A4">
        <w:rPr>
          <w:rFonts w:ascii="Times New Roman" w:eastAsia="標楷體" w:hAnsi="Times New Roman" w:cs="Times New Roman" w:hint="eastAsia"/>
          <w:sz w:val="28"/>
          <w:szCs w:val="28"/>
        </w:rPr>
        <w:t>，讓我們認為同步的功能仍有待改進，</w:t>
      </w:r>
      <w:r w:rsidR="00790481">
        <w:rPr>
          <w:rFonts w:ascii="Times New Roman" w:eastAsia="標楷體" w:hAnsi="Times New Roman" w:cs="Times New Roman" w:hint="eastAsia"/>
          <w:sz w:val="28"/>
          <w:szCs w:val="28"/>
        </w:rPr>
        <w:t>但</w:t>
      </w:r>
      <w:r w:rsidR="003C66A4">
        <w:rPr>
          <w:rFonts w:ascii="Times New Roman" w:eastAsia="標楷體" w:hAnsi="Times New Roman" w:cs="Times New Roman" w:hint="eastAsia"/>
          <w:sz w:val="28"/>
          <w:szCs w:val="28"/>
        </w:rPr>
        <w:t>現階段市面上很少有支援度如此廣泛的筆記軟體；不過，</w:t>
      </w:r>
      <w:r w:rsidR="003C66A4">
        <w:rPr>
          <w:rFonts w:ascii="Times New Roman" w:eastAsia="標楷體" w:hAnsi="Times New Roman" w:cs="Times New Roman" w:hint="eastAsia"/>
          <w:sz w:val="28"/>
          <w:szCs w:val="28"/>
        </w:rPr>
        <w:t>E</w:t>
      </w:r>
      <w:r w:rsidR="003C66A4">
        <w:rPr>
          <w:rFonts w:ascii="Times New Roman" w:eastAsia="標楷體" w:hAnsi="Times New Roman" w:cs="Times New Roman"/>
          <w:sz w:val="28"/>
          <w:szCs w:val="28"/>
        </w:rPr>
        <w:t>vernote</w:t>
      </w:r>
      <w:r w:rsidR="003C66A4">
        <w:rPr>
          <w:rFonts w:ascii="Times New Roman" w:eastAsia="標楷體" w:hAnsi="Times New Roman" w:cs="Times New Roman" w:hint="eastAsia"/>
          <w:sz w:val="28"/>
          <w:szCs w:val="28"/>
        </w:rPr>
        <w:t>對於提供給免費入</w:t>
      </w:r>
      <w:proofErr w:type="gramStart"/>
      <w:r w:rsidR="003C66A4">
        <w:rPr>
          <w:rFonts w:ascii="Times New Roman" w:eastAsia="標楷體" w:hAnsi="Times New Roman" w:cs="Times New Roman" w:hint="eastAsia"/>
          <w:sz w:val="28"/>
          <w:szCs w:val="28"/>
        </w:rPr>
        <w:t>門版</w:t>
      </w:r>
      <w:proofErr w:type="gramEnd"/>
      <w:r w:rsidR="003C66A4">
        <w:rPr>
          <w:rFonts w:ascii="Times New Roman" w:eastAsia="標楷體" w:hAnsi="Times New Roman" w:cs="Times New Roman" w:hint="eastAsia"/>
          <w:sz w:val="28"/>
          <w:szCs w:val="28"/>
        </w:rPr>
        <w:t>的用戶較少的功能，較難滿足一般用戶日常所需，然而付費專業版又較為昂貴，每月需支付新台幣</w:t>
      </w:r>
      <w:r w:rsidR="003C66A4">
        <w:rPr>
          <w:rFonts w:ascii="Times New Roman" w:eastAsia="標楷體" w:hAnsi="Times New Roman" w:cs="Times New Roman" w:hint="eastAsia"/>
          <w:sz w:val="28"/>
          <w:szCs w:val="28"/>
        </w:rPr>
        <w:t>1</w:t>
      </w:r>
      <w:r w:rsidR="003C66A4">
        <w:rPr>
          <w:rFonts w:ascii="Times New Roman" w:eastAsia="標楷體" w:hAnsi="Times New Roman" w:cs="Times New Roman"/>
          <w:sz w:val="28"/>
          <w:szCs w:val="28"/>
        </w:rPr>
        <w:t>50</w:t>
      </w:r>
      <w:r w:rsidR="003C66A4">
        <w:rPr>
          <w:rFonts w:ascii="Times New Roman" w:eastAsia="標楷體" w:hAnsi="Times New Roman" w:cs="Times New Roman" w:hint="eastAsia"/>
          <w:sz w:val="28"/>
          <w:szCs w:val="28"/>
        </w:rPr>
        <w:t>元</w:t>
      </w:r>
      <w:r w:rsidR="00501C24">
        <w:rPr>
          <w:rFonts w:ascii="Times New Roman" w:eastAsia="標楷體" w:hAnsi="Times New Roman" w:cs="Times New Roman" w:hint="eastAsia"/>
          <w:sz w:val="28"/>
          <w:szCs w:val="28"/>
        </w:rPr>
        <w:t>。</w:t>
      </w:r>
    </w:p>
    <w:p w:rsidR="002B0424" w:rsidRDefault="004A2FCD" w:rsidP="003C66A4">
      <w:pPr>
        <w:widowControl/>
        <w:spacing w:after="120" w:line="480" w:lineRule="exact"/>
        <w:ind w:firstLineChars="200" w:firstLine="560"/>
        <w:jc w:val="both"/>
        <w:rPr>
          <w:rFonts w:ascii="Times New Roman" w:eastAsia="標楷體" w:hAnsi="Times New Roman" w:cs="Times New Roman"/>
          <w:sz w:val="28"/>
          <w:szCs w:val="28"/>
        </w:rPr>
      </w:pPr>
      <w:moveToRangeStart w:id="1051" w:author="A5206572" w:date="2019-05-07T22:49:00Z" w:name="move8161737"/>
      <w:ins w:id="1052" w:author="A5206572" w:date="2019-05-07T22:49:00Z">
        <w:r>
          <w:rPr>
            <w:rFonts w:ascii="Times New Roman" w:eastAsia="標楷體" w:hAnsi="Times New Roman" w:cs="Times New Roman" w:hint="eastAsia"/>
            <w:noProof/>
            <w:sz w:val="28"/>
            <w:szCs w:val="28"/>
          </w:rPr>
          <w:drawing>
            <wp:anchor distT="0" distB="0" distL="114300" distR="114300" simplePos="0" relativeHeight="251676672" behindDoc="0" locked="0" layoutInCell="1" allowOverlap="1" wp14:anchorId="486B1553">
              <wp:simplePos x="0" y="0"/>
              <wp:positionH relativeFrom="margin">
                <wp:posOffset>1509395</wp:posOffset>
              </wp:positionH>
              <wp:positionV relativeFrom="margin">
                <wp:posOffset>4209222</wp:posOffset>
              </wp:positionV>
              <wp:extent cx="2223135" cy="3952875"/>
              <wp:effectExtent l="19050" t="19050" r="24765" b="28575"/>
              <wp:wrapSquare wrapText="bothSides"/>
              <wp:docPr id="20" name="圖片 20"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vernote UI.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23135" cy="39528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ins>
      <w:moveToRangeEnd w:id="1051"/>
      <w:del w:id="1053" w:author="A5206572" w:date="2019-05-07T22:49:00Z">
        <w:r w:rsidR="00F1270F" w:rsidDel="004A2FCD">
          <w:rPr>
            <w:rFonts w:ascii="Times New Roman" w:eastAsia="標楷體" w:hAnsi="Times New Roman" w:cs="Times New Roman" w:hint="eastAsia"/>
            <w:noProof/>
            <w:sz w:val="28"/>
            <w:szCs w:val="28"/>
          </w:rPr>
          <w:drawing>
            <wp:inline distT="0" distB="0" distL="0" distR="0">
              <wp:extent cx="2714625" cy="4826635"/>
              <wp:effectExtent l="19050" t="19050" r="28575" b="12065"/>
              <wp:docPr id="4" name="圖片 4"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vernote UI.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14625" cy="4826635"/>
                      </a:xfrm>
                      <a:prstGeom prst="rect">
                        <a:avLst/>
                      </a:prstGeom>
                      <a:ln>
                        <a:solidFill>
                          <a:schemeClr val="tx1"/>
                        </a:solidFill>
                      </a:ln>
                    </pic:spPr>
                  </pic:pic>
                </a:graphicData>
              </a:graphic>
            </wp:inline>
          </w:drawing>
        </w:r>
      </w:del>
    </w:p>
    <w:p w:rsidR="002B0424" w:rsidRDefault="002B0424" w:rsidP="003C66A4">
      <w:pPr>
        <w:widowControl/>
        <w:spacing w:after="120" w:line="480" w:lineRule="exact"/>
        <w:ind w:firstLineChars="200" w:firstLine="560"/>
        <w:jc w:val="both"/>
        <w:rPr>
          <w:rFonts w:ascii="Times New Roman" w:eastAsia="標楷體" w:hAnsi="Times New Roman" w:cs="Times New Roman"/>
          <w:sz w:val="28"/>
          <w:szCs w:val="28"/>
        </w:rPr>
      </w:pPr>
    </w:p>
    <w:p w:rsidR="002B0424" w:rsidRDefault="002B0424" w:rsidP="003C66A4">
      <w:pPr>
        <w:widowControl/>
        <w:spacing w:after="120" w:line="480" w:lineRule="exact"/>
        <w:ind w:firstLineChars="200" w:firstLine="560"/>
        <w:jc w:val="both"/>
        <w:rPr>
          <w:rFonts w:ascii="Times New Roman" w:eastAsia="標楷體" w:hAnsi="Times New Roman" w:cs="Times New Roman"/>
          <w:sz w:val="28"/>
          <w:szCs w:val="28"/>
        </w:rPr>
      </w:pPr>
    </w:p>
    <w:p w:rsidR="002B0424" w:rsidRDefault="002B0424" w:rsidP="003C66A4">
      <w:pPr>
        <w:widowControl/>
        <w:spacing w:after="120" w:line="480" w:lineRule="exact"/>
        <w:ind w:firstLineChars="200" w:firstLine="560"/>
        <w:jc w:val="both"/>
        <w:rPr>
          <w:rFonts w:ascii="Times New Roman" w:eastAsia="標楷體" w:hAnsi="Times New Roman" w:cs="Times New Roman"/>
          <w:sz w:val="28"/>
          <w:szCs w:val="28"/>
        </w:rPr>
      </w:pPr>
    </w:p>
    <w:p w:rsidR="002B0424" w:rsidRDefault="002B0424" w:rsidP="003C66A4">
      <w:pPr>
        <w:widowControl/>
        <w:spacing w:after="120" w:line="480" w:lineRule="exact"/>
        <w:ind w:firstLineChars="200" w:firstLine="560"/>
        <w:jc w:val="both"/>
        <w:rPr>
          <w:rFonts w:ascii="Times New Roman" w:eastAsia="標楷體" w:hAnsi="Times New Roman" w:cs="Times New Roman"/>
          <w:sz w:val="28"/>
          <w:szCs w:val="28"/>
        </w:rPr>
      </w:pPr>
    </w:p>
    <w:p w:rsidR="002B0424" w:rsidRDefault="002B0424" w:rsidP="003C66A4">
      <w:pPr>
        <w:widowControl/>
        <w:spacing w:after="120" w:line="480" w:lineRule="exact"/>
        <w:ind w:firstLineChars="200" w:firstLine="560"/>
        <w:jc w:val="both"/>
        <w:rPr>
          <w:rFonts w:ascii="Times New Roman" w:eastAsia="標楷體" w:hAnsi="Times New Roman" w:cs="Times New Roman"/>
          <w:sz w:val="28"/>
          <w:szCs w:val="28"/>
        </w:rPr>
      </w:pPr>
    </w:p>
    <w:p w:rsidR="002B0424" w:rsidRDefault="002B0424" w:rsidP="003C66A4">
      <w:pPr>
        <w:widowControl/>
        <w:spacing w:after="120" w:line="480" w:lineRule="exact"/>
        <w:ind w:firstLineChars="200" w:firstLine="560"/>
        <w:jc w:val="both"/>
        <w:rPr>
          <w:rFonts w:ascii="Times New Roman" w:eastAsia="標楷體" w:hAnsi="Times New Roman" w:cs="Times New Roman"/>
          <w:sz w:val="28"/>
          <w:szCs w:val="28"/>
        </w:rPr>
      </w:pPr>
    </w:p>
    <w:p w:rsidR="002B0424" w:rsidRDefault="002B0424" w:rsidP="003C66A4">
      <w:pPr>
        <w:widowControl/>
        <w:spacing w:after="120" w:line="480" w:lineRule="exact"/>
        <w:ind w:firstLineChars="200" w:firstLine="560"/>
        <w:jc w:val="both"/>
        <w:rPr>
          <w:rFonts w:ascii="Times New Roman" w:eastAsia="標楷體" w:hAnsi="Times New Roman" w:cs="Times New Roman"/>
          <w:sz w:val="28"/>
          <w:szCs w:val="28"/>
        </w:rPr>
      </w:pPr>
    </w:p>
    <w:p w:rsidR="002B0424" w:rsidRDefault="002B0424" w:rsidP="003C66A4">
      <w:pPr>
        <w:widowControl/>
        <w:spacing w:after="120" w:line="480" w:lineRule="exact"/>
        <w:ind w:firstLineChars="200" w:firstLine="560"/>
        <w:jc w:val="both"/>
        <w:rPr>
          <w:rFonts w:ascii="Times New Roman" w:eastAsia="標楷體" w:hAnsi="Times New Roman" w:cs="Times New Roman"/>
          <w:sz w:val="28"/>
          <w:szCs w:val="28"/>
        </w:rPr>
      </w:pPr>
    </w:p>
    <w:p w:rsidR="002B0424" w:rsidRDefault="002B0424" w:rsidP="003C66A4">
      <w:pPr>
        <w:widowControl/>
        <w:spacing w:after="120" w:line="480" w:lineRule="exact"/>
        <w:ind w:firstLineChars="200" w:firstLine="560"/>
        <w:jc w:val="both"/>
        <w:rPr>
          <w:rFonts w:ascii="Times New Roman" w:eastAsia="標楷體" w:hAnsi="Times New Roman" w:cs="Times New Roman"/>
          <w:sz w:val="28"/>
          <w:szCs w:val="28"/>
        </w:rPr>
      </w:pPr>
    </w:p>
    <w:p w:rsidR="002B0424" w:rsidRDefault="002B0424" w:rsidP="004E77BF">
      <w:pPr>
        <w:widowControl/>
        <w:spacing w:after="120" w:line="480" w:lineRule="exact"/>
        <w:jc w:val="both"/>
        <w:rPr>
          <w:rFonts w:ascii="Times New Roman" w:eastAsia="標楷體" w:hAnsi="Times New Roman" w:cs="Times New Roman"/>
          <w:sz w:val="28"/>
          <w:szCs w:val="28"/>
        </w:rPr>
      </w:pPr>
    </w:p>
    <w:p w:rsidR="00F1270F" w:rsidDel="004A2FCD" w:rsidRDefault="00F1270F">
      <w:pPr>
        <w:pStyle w:val="aff0"/>
        <w:rPr>
          <w:del w:id="1054" w:author="A5206572" w:date="2019-05-07T22:49:00Z"/>
        </w:rPr>
        <w:pPrChange w:id="1055" w:author="A5206572" w:date="2019-05-10T21:51:00Z">
          <w:pPr>
            <w:widowControl/>
            <w:spacing w:beforeLines="100" w:before="360"/>
            <w:jc w:val="center"/>
          </w:pPr>
        </w:pPrChange>
      </w:pPr>
    </w:p>
    <w:p w:rsidR="00F1270F" w:rsidDel="004A2FCD" w:rsidRDefault="00F1270F">
      <w:pPr>
        <w:pStyle w:val="aff0"/>
        <w:rPr>
          <w:del w:id="1056" w:author="A5206572" w:date="2019-05-07T22:49:00Z"/>
        </w:rPr>
        <w:pPrChange w:id="1057" w:author="A5206572" w:date="2019-05-10T21:51:00Z">
          <w:pPr>
            <w:widowControl/>
            <w:spacing w:beforeLines="100" w:before="360"/>
            <w:jc w:val="center"/>
          </w:pPr>
        </w:pPrChange>
      </w:pPr>
    </w:p>
    <w:p w:rsidR="002B0424" w:rsidRDefault="002B0424">
      <w:pPr>
        <w:pStyle w:val="aff0"/>
        <w:pPrChange w:id="1058" w:author="A5206572" w:date="2019-05-10T21:51:00Z">
          <w:pPr>
            <w:widowControl/>
            <w:spacing w:beforeLines="100" w:before="360"/>
            <w:jc w:val="center"/>
          </w:pPr>
        </w:pPrChange>
      </w:pPr>
      <w:bookmarkStart w:id="1059" w:name="_Toc8422223"/>
      <w:r w:rsidRPr="002B0424">
        <w:rPr>
          <w:rFonts w:hint="eastAsia"/>
        </w:rPr>
        <w:t>圖</w:t>
      </w:r>
      <w:del w:id="1060" w:author="A5206572" w:date="2019-05-10T23:14:00Z">
        <w:r w:rsidRPr="002B0424" w:rsidDel="002E492C">
          <w:rPr>
            <w:rFonts w:hint="eastAsia"/>
          </w:rPr>
          <w:delText xml:space="preserve"> </w:delText>
        </w:r>
      </w:del>
      <w:r w:rsidRPr="002B0424">
        <w:t>2.3</w:t>
      </w:r>
      <w:r>
        <w:rPr>
          <w:rFonts w:hint="eastAsia"/>
        </w:rPr>
        <w:t xml:space="preserve"> </w:t>
      </w:r>
      <w:r w:rsidRPr="002B0424">
        <w:t>Evernote</w:t>
      </w:r>
      <w:r w:rsidRPr="002B0424">
        <w:rPr>
          <w:rFonts w:hint="eastAsia"/>
        </w:rPr>
        <w:t>介面圖</w:t>
      </w:r>
      <w:bookmarkEnd w:id="1059"/>
    </w:p>
    <w:p w:rsidR="004E77BF" w:rsidRDefault="004E77BF">
      <w:pPr>
        <w:pStyle w:val="af5"/>
        <w:pPrChange w:id="1061" w:author="A5206572" w:date="2019-05-10T21:19:00Z">
          <w:pPr>
            <w:widowControl/>
            <w:spacing w:beforeLines="100" w:before="360" w:afterLines="50" w:after="180"/>
            <w:ind w:left="720" w:hangingChars="300" w:hanging="720"/>
            <w:jc w:val="both"/>
          </w:pPr>
        </w:pPrChange>
      </w:pPr>
      <w:bookmarkStart w:id="1062" w:name="_Toc8484174"/>
      <w:r w:rsidRPr="004E77BF">
        <w:lastRenderedPageBreak/>
        <w:t>2.3.2 OneNote</w:t>
      </w:r>
      <w:bookmarkEnd w:id="1062"/>
    </w:p>
    <w:p w:rsidR="000631C3" w:rsidRDefault="00F1270F" w:rsidP="000631C3">
      <w:pPr>
        <w:widowControl/>
        <w:spacing w:after="120" w:line="480" w:lineRule="exact"/>
        <w:ind w:firstLineChars="200" w:firstLine="560"/>
        <w:jc w:val="both"/>
        <w:rPr>
          <w:rFonts w:ascii="Times New Roman" w:eastAsia="標楷體" w:hAnsi="Times New Roman" w:cs="Times New Roman"/>
          <w:sz w:val="28"/>
          <w:szCs w:val="28"/>
        </w:rPr>
      </w:pPr>
      <w:r w:rsidRPr="00F1270F">
        <w:rPr>
          <w:rFonts w:ascii="Times New Roman" w:eastAsia="標楷體" w:hAnsi="Times New Roman" w:cs="Times New Roman"/>
          <w:sz w:val="28"/>
          <w:szCs w:val="28"/>
        </w:rPr>
        <w:t>OneNote</w:t>
      </w:r>
      <w:customXmlInsRangeStart w:id="1063" w:author="A5206572" w:date="2019-05-11T16:14:00Z"/>
      <w:sdt>
        <w:sdtPr>
          <w:rPr>
            <w:rFonts w:ascii="Times New Roman" w:eastAsia="標楷體" w:hAnsi="Times New Roman" w:cs="Times New Roman"/>
            <w:sz w:val="28"/>
            <w:szCs w:val="28"/>
          </w:rPr>
          <w:id w:val="1647711060"/>
          <w:citation/>
        </w:sdtPr>
        <w:sdtEndPr/>
        <w:sdtContent>
          <w:customXmlInsRangeEnd w:id="1063"/>
          <w:ins w:id="1064" w:author="A5206572" w:date="2019-05-11T16:14:00Z">
            <w:r w:rsidR="00052607">
              <w:rPr>
                <w:rFonts w:ascii="Times New Roman" w:eastAsia="標楷體" w:hAnsi="Times New Roman" w:cs="Times New Roman"/>
                <w:sz w:val="28"/>
                <w:szCs w:val="28"/>
              </w:rPr>
              <w:fldChar w:fldCharType="begin"/>
            </w:r>
            <w:r w:rsidR="00052607">
              <w:rPr>
                <w:rFonts w:ascii="Times New Roman" w:eastAsia="標楷體" w:hAnsi="Times New Roman" w:cs="Times New Roman"/>
                <w:sz w:val="28"/>
                <w:szCs w:val="28"/>
              </w:rPr>
              <w:instrText xml:space="preserve"> </w:instrText>
            </w:r>
            <w:r w:rsidR="00052607">
              <w:rPr>
                <w:rFonts w:ascii="Times New Roman" w:eastAsia="標楷體" w:hAnsi="Times New Roman" w:cs="Times New Roman" w:hint="eastAsia"/>
                <w:sz w:val="28"/>
                <w:szCs w:val="28"/>
              </w:rPr>
              <w:instrText>CITATION One \l 1028</w:instrText>
            </w:r>
            <w:r w:rsidR="00052607">
              <w:rPr>
                <w:rFonts w:ascii="Times New Roman" w:eastAsia="標楷體" w:hAnsi="Times New Roman" w:cs="Times New Roman"/>
                <w:sz w:val="28"/>
                <w:szCs w:val="28"/>
              </w:rPr>
              <w:instrText xml:space="preserve"> </w:instrText>
            </w:r>
          </w:ins>
          <w:r w:rsidR="00052607">
            <w:rPr>
              <w:rFonts w:ascii="Times New Roman" w:eastAsia="標楷體" w:hAnsi="Times New Roman" w:cs="Times New Roman"/>
              <w:sz w:val="28"/>
              <w:szCs w:val="28"/>
            </w:rPr>
            <w:fldChar w:fldCharType="separate"/>
          </w:r>
          <w:r w:rsidR="0007188B">
            <w:rPr>
              <w:rFonts w:ascii="Times New Roman" w:eastAsia="標楷體" w:hAnsi="Times New Roman" w:cs="Times New Roman" w:hint="eastAsia"/>
              <w:noProof/>
              <w:sz w:val="28"/>
              <w:szCs w:val="28"/>
            </w:rPr>
            <w:t xml:space="preserve"> </w:t>
          </w:r>
          <w:r w:rsidR="0007188B" w:rsidRPr="0007188B">
            <w:rPr>
              <w:rFonts w:ascii="Times New Roman" w:eastAsia="標楷體" w:hAnsi="Times New Roman" w:cs="Times New Roman"/>
              <w:noProof/>
              <w:sz w:val="28"/>
              <w:szCs w:val="28"/>
            </w:rPr>
            <w:t>[7]</w:t>
          </w:r>
          <w:ins w:id="1065" w:author="A5206572" w:date="2019-05-11T16:14:00Z">
            <w:r w:rsidR="00052607">
              <w:rPr>
                <w:rFonts w:ascii="Times New Roman" w:eastAsia="標楷體" w:hAnsi="Times New Roman" w:cs="Times New Roman"/>
                <w:sz w:val="28"/>
                <w:szCs w:val="28"/>
              </w:rPr>
              <w:fldChar w:fldCharType="end"/>
            </w:r>
          </w:ins>
          <w:customXmlInsRangeStart w:id="1066" w:author="A5206572" w:date="2019-05-11T16:14:00Z"/>
        </w:sdtContent>
      </w:sdt>
      <w:customXmlInsRangeEnd w:id="1066"/>
      <w:r>
        <w:rPr>
          <w:rFonts w:ascii="Times New Roman" w:eastAsia="標楷體" w:hAnsi="Times New Roman" w:cs="Times New Roman" w:hint="eastAsia"/>
          <w:sz w:val="28"/>
          <w:szCs w:val="28"/>
        </w:rPr>
        <w:t>是一款由</w:t>
      </w:r>
      <w:r>
        <w:rPr>
          <w:rFonts w:ascii="Times New Roman" w:eastAsia="標楷體" w:hAnsi="Times New Roman" w:cs="Times New Roman"/>
          <w:sz w:val="28"/>
          <w:szCs w:val="28"/>
        </w:rPr>
        <w:t>Mic</w:t>
      </w:r>
      <w:r w:rsidR="000631C3">
        <w:rPr>
          <w:rFonts w:ascii="Times New Roman" w:eastAsia="標楷體" w:hAnsi="Times New Roman" w:cs="Times New Roman"/>
          <w:sz w:val="28"/>
          <w:szCs w:val="28"/>
        </w:rPr>
        <w:t>r</w:t>
      </w:r>
      <w:r>
        <w:rPr>
          <w:rFonts w:ascii="Times New Roman" w:eastAsia="標楷體" w:hAnsi="Times New Roman" w:cs="Times New Roman"/>
          <w:sz w:val="28"/>
          <w:szCs w:val="28"/>
        </w:rPr>
        <w:t>osof</w:t>
      </w:r>
      <w:r w:rsidR="000631C3">
        <w:rPr>
          <w:rFonts w:ascii="Times New Roman" w:eastAsia="標楷體" w:hAnsi="Times New Roman" w:cs="Times New Roman"/>
          <w:sz w:val="28"/>
          <w:szCs w:val="28"/>
        </w:rPr>
        <w:t>t</w:t>
      </w:r>
      <w:r w:rsidR="000631C3">
        <w:rPr>
          <w:rFonts w:ascii="Times New Roman" w:eastAsia="標楷體" w:hAnsi="Times New Roman" w:cs="Times New Roman" w:hint="eastAsia"/>
          <w:sz w:val="28"/>
          <w:szCs w:val="28"/>
        </w:rPr>
        <w:t>開發的筆記軟體，如圖</w:t>
      </w:r>
      <w:r w:rsidR="000631C3">
        <w:rPr>
          <w:rFonts w:ascii="Times New Roman" w:eastAsia="標楷體" w:hAnsi="Times New Roman" w:cs="Times New Roman" w:hint="eastAsia"/>
          <w:sz w:val="28"/>
          <w:szCs w:val="28"/>
        </w:rPr>
        <w:t>2</w:t>
      </w:r>
      <w:r w:rsidR="000631C3">
        <w:rPr>
          <w:rFonts w:ascii="Times New Roman" w:eastAsia="標楷體" w:hAnsi="Times New Roman" w:cs="Times New Roman"/>
          <w:sz w:val="28"/>
          <w:szCs w:val="28"/>
        </w:rPr>
        <w:t>.4</w:t>
      </w:r>
      <w:r w:rsidR="000631C3">
        <w:rPr>
          <w:rFonts w:ascii="Times New Roman" w:eastAsia="標楷體" w:hAnsi="Times New Roman" w:cs="Times New Roman" w:hint="eastAsia"/>
          <w:sz w:val="28"/>
          <w:szCs w:val="28"/>
        </w:rPr>
        <w:t>為</w:t>
      </w:r>
      <w:r w:rsidR="000631C3">
        <w:rPr>
          <w:rFonts w:ascii="Times New Roman" w:eastAsia="標楷體" w:hAnsi="Times New Roman" w:cs="Times New Roman"/>
          <w:sz w:val="28"/>
          <w:szCs w:val="28"/>
        </w:rPr>
        <w:t>OneNote</w:t>
      </w:r>
      <w:r w:rsidR="000631C3">
        <w:rPr>
          <w:rFonts w:ascii="Times New Roman" w:eastAsia="標楷體" w:hAnsi="Times New Roman" w:cs="Times New Roman" w:hint="eastAsia"/>
          <w:sz w:val="28"/>
          <w:szCs w:val="28"/>
        </w:rPr>
        <w:t>的介面，相較於</w:t>
      </w:r>
      <w:r w:rsidR="000631C3">
        <w:rPr>
          <w:rFonts w:ascii="Times New Roman" w:eastAsia="標楷體" w:hAnsi="Times New Roman" w:cs="Times New Roman"/>
          <w:sz w:val="28"/>
          <w:szCs w:val="28"/>
        </w:rPr>
        <w:t>Evernote</w:t>
      </w:r>
      <w:r w:rsidR="000631C3">
        <w:rPr>
          <w:rFonts w:ascii="Times New Roman" w:eastAsia="標楷體" w:hAnsi="Times New Roman" w:cs="Times New Roman" w:hint="eastAsia"/>
          <w:sz w:val="28"/>
          <w:szCs w:val="28"/>
        </w:rPr>
        <w:t>介面較為複雜，但許多操作介面與方式卻是使用者最為熟悉的，因為與同樣</w:t>
      </w:r>
      <w:r w:rsidR="004F55BF">
        <w:rPr>
          <w:rFonts w:ascii="Times New Roman" w:eastAsia="標楷體" w:hAnsi="Times New Roman" w:cs="Times New Roman" w:hint="eastAsia"/>
          <w:sz w:val="28"/>
          <w:szCs w:val="28"/>
        </w:rPr>
        <w:t>是</w:t>
      </w:r>
      <w:r w:rsidR="000631C3">
        <w:rPr>
          <w:rFonts w:ascii="Times New Roman" w:eastAsia="標楷體" w:hAnsi="Times New Roman" w:cs="Times New Roman"/>
          <w:sz w:val="28"/>
          <w:szCs w:val="28"/>
        </w:rPr>
        <w:t>Microsoft</w:t>
      </w:r>
      <w:r w:rsidR="000631C3">
        <w:rPr>
          <w:rFonts w:ascii="Times New Roman" w:eastAsia="標楷體" w:hAnsi="Times New Roman" w:cs="Times New Roman" w:hint="eastAsia"/>
          <w:sz w:val="28"/>
          <w:szCs w:val="28"/>
        </w:rPr>
        <w:t>開發的</w:t>
      </w:r>
      <w:r w:rsidR="000631C3">
        <w:rPr>
          <w:rFonts w:ascii="Times New Roman" w:eastAsia="標楷體" w:hAnsi="Times New Roman" w:cs="Times New Roman"/>
          <w:sz w:val="28"/>
          <w:szCs w:val="28"/>
        </w:rPr>
        <w:t>Word</w:t>
      </w:r>
      <w:r w:rsidR="000631C3">
        <w:rPr>
          <w:rFonts w:ascii="Times New Roman" w:eastAsia="標楷體" w:hAnsi="Times New Roman" w:cs="Times New Roman" w:hint="eastAsia"/>
          <w:sz w:val="28"/>
          <w:szCs w:val="28"/>
        </w:rPr>
        <w:t>、</w:t>
      </w:r>
      <w:r w:rsidR="000631C3">
        <w:rPr>
          <w:rFonts w:ascii="Times New Roman" w:eastAsia="標楷體" w:hAnsi="Times New Roman" w:cs="Times New Roman" w:hint="eastAsia"/>
          <w:sz w:val="28"/>
          <w:szCs w:val="28"/>
        </w:rPr>
        <w:t>P</w:t>
      </w:r>
      <w:r w:rsidR="000631C3">
        <w:rPr>
          <w:rFonts w:ascii="Times New Roman" w:eastAsia="標楷體" w:hAnsi="Times New Roman" w:cs="Times New Roman"/>
          <w:sz w:val="28"/>
          <w:szCs w:val="28"/>
        </w:rPr>
        <w:t>owerPoint</w:t>
      </w:r>
      <w:r w:rsidR="000631C3">
        <w:rPr>
          <w:rFonts w:ascii="Times New Roman" w:eastAsia="標楷體" w:hAnsi="Times New Roman" w:cs="Times New Roman" w:hint="eastAsia"/>
          <w:sz w:val="28"/>
          <w:szCs w:val="28"/>
        </w:rPr>
        <w:t>、</w:t>
      </w:r>
      <w:r w:rsidR="000631C3">
        <w:rPr>
          <w:rFonts w:ascii="Times New Roman" w:eastAsia="標楷體" w:hAnsi="Times New Roman" w:cs="Times New Roman"/>
          <w:sz w:val="28"/>
          <w:szCs w:val="28"/>
        </w:rPr>
        <w:t>Excel</w:t>
      </w:r>
      <w:r w:rsidR="004F55BF">
        <w:rPr>
          <w:rFonts w:ascii="Times New Roman" w:eastAsia="標楷體" w:hAnsi="Times New Roman" w:cs="Times New Roman" w:hint="eastAsia"/>
          <w:sz w:val="28"/>
          <w:szCs w:val="28"/>
        </w:rPr>
        <w:t>皆是許多人日常使用的軟體，且</w:t>
      </w:r>
      <w:r w:rsidR="004F55BF">
        <w:rPr>
          <w:rFonts w:ascii="Times New Roman" w:eastAsia="標楷體" w:hAnsi="Times New Roman" w:cs="Times New Roman" w:hint="eastAsia"/>
          <w:sz w:val="28"/>
          <w:szCs w:val="28"/>
        </w:rPr>
        <w:t>O</w:t>
      </w:r>
      <w:r w:rsidR="004F55BF">
        <w:rPr>
          <w:rFonts w:ascii="Times New Roman" w:eastAsia="標楷體" w:hAnsi="Times New Roman" w:cs="Times New Roman"/>
          <w:sz w:val="28"/>
          <w:szCs w:val="28"/>
        </w:rPr>
        <w:t>neNote</w:t>
      </w:r>
      <w:r w:rsidR="004F55BF">
        <w:rPr>
          <w:rFonts w:ascii="Times New Roman" w:eastAsia="標楷體" w:hAnsi="Times New Roman" w:cs="Times New Roman" w:hint="eastAsia"/>
          <w:sz w:val="28"/>
          <w:szCs w:val="28"/>
        </w:rPr>
        <w:t>免費給予使用者所有功能，也與</w:t>
      </w:r>
      <w:r w:rsidR="004F55BF">
        <w:rPr>
          <w:rFonts w:ascii="Times New Roman" w:eastAsia="標楷體" w:hAnsi="Times New Roman" w:cs="Times New Roman" w:hint="eastAsia"/>
          <w:sz w:val="28"/>
          <w:szCs w:val="28"/>
        </w:rPr>
        <w:t>E</w:t>
      </w:r>
      <w:r w:rsidR="004F55BF">
        <w:rPr>
          <w:rFonts w:ascii="Times New Roman" w:eastAsia="標楷體" w:hAnsi="Times New Roman" w:cs="Times New Roman"/>
          <w:sz w:val="28"/>
          <w:szCs w:val="28"/>
        </w:rPr>
        <w:t>vernote</w:t>
      </w:r>
      <w:r w:rsidR="004F55BF">
        <w:rPr>
          <w:rFonts w:ascii="Times New Roman" w:eastAsia="標楷體" w:hAnsi="Times New Roman" w:cs="Times New Roman" w:hint="eastAsia"/>
          <w:sz w:val="28"/>
          <w:szCs w:val="28"/>
        </w:rPr>
        <w:t>相同，有廣泛</w:t>
      </w:r>
      <w:r w:rsidR="005A105B">
        <w:rPr>
          <w:rFonts w:ascii="Times New Roman" w:eastAsia="標楷體" w:hAnsi="Times New Roman" w:cs="Times New Roman" w:hint="eastAsia"/>
          <w:sz w:val="28"/>
          <w:szCs w:val="28"/>
        </w:rPr>
        <w:t>的跨平台性，可是同步的功能與同步後於</w:t>
      </w:r>
      <w:r w:rsidR="006D1153">
        <w:rPr>
          <w:rFonts w:ascii="Times New Roman" w:eastAsia="標楷體" w:hAnsi="Times New Roman" w:cs="Times New Roman" w:hint="eastAsia"/>
          <w:sz w:val="28"/>
          <w:szCs w:val="28"/>
        </w:rPr>
        <w:t>各</w:t>
      </w:r>
      <w:r w:rsidR="005A105B">
        <w:rPr>
          <w:rFonts w:ascii="Times New Roman" w:eastAsia="標楷體" w:hAnsi="Times New Roman" w:cs="Times New Roman" w:hint="eastAsia"/>
          <w:sz w:val="28"/>
          <w:szCs w:val="28"/>
        </w:rPr>
        <w:t>平台呈現的格式也都是有待改進</w:t>
      </w:r>
      <w:r w:rsidR="006D1153">
        <w:rPr>
          <w:rFonts w:ascii="Times New Roman" w:eastAsia="標楷體" w:hAnsi="Times New Roman" w:cs="Times New Roman" w:hint="eastAsia"/>
          <w:sz w:val="28"/>
          <w:szCs w:val="28"/>
        </w:rPr>
        <w:t>。</w:t>
      </w:r>
    </w:p>
    <w:p w:rsidR="006D1153" w:rsidRDefault="006D1153" w:rsidP="000631C3">
      <w:pPr>
        <w:widowControl/>
        <w:spacing w:after="120" w:line="480" w:lineRule="exact"/>
        <w:ind w:firstLineChars="200" w:firstLine="560"/>
        <w:jc w:val="both"/>
        <w:rPr>
          <w:rFonts w:ascii="Times New Roman" w:eastAsia="標楷體" w:hAnsi="Times New Roman" w:cs="Times New Roman"/>
          <w:sz w:val="28"/>
          <w:szCs w:val="28"/>
        </w:rPr>
      </w:pPr>
    </w:p>
    <w:p w:rsidR="006D1153" w:rsidRDefault="004A2FCD" w:rsidP="000631C3">
      <w:pPr>
        <w:widowControl/>
        <w:spacing w:after="120" w:line="480" w:lineRule="exact"/>
        <w:ind w:firstLineChars="200" w:firstLine="561"/>
        <w:jc w:val="both"/>
        <w:rPr>
          <w:rFonts w:ascii="Times New Roman" w:eastAsia="標楷體" w:hAnsi="Times New Roman" w:cs="Times New Roman"/>
          <w:sz w:val="28"/>
          <w:szCs w:val="28"/>
        </w:rPr>
      </w:pPr>
      <w:r w:rsidRPr="0071697C">
        <w:rPr>
          <w:rFonts w:ascii="Times New Roman" w:eastAsia="標楷體" w:hAnsi="Times New Roman" w:cs="Times New Roman" w:hint="eastAsia"/>
          <w:b/>
          <w:noProof/>
          <w:sz w:val="28"/>
          <w:szCs w:val="28"/>
        </w:rPr>
        <w:drawing>
          <wp:anchor distT="0" distB="0" distL="114300" distR="114300" simplePos="0" relativeHeight="251662336" behindDoc="1" locked="0" layoutInCell="1" allowOverlap="1">
            <wp:simplePos x="0" y="0"/>
            <wp:positionH relativeFrom="margin">
              <wp:posOffset>1290955</wp:posOffset>
            </wp:positionH>
            <wp:positionV relativeFrom="margin">
              <wp:posOffset>2885882</wp:posOffset>
            </wp:positionV>
            <wp:extent cx="2713990" cy="4827270"/>
            <wp:effectExtent l="19050" t="19050" r="10160" b="11430"/>
            <wp:wrapSquare wrapText="bothSides"/>
            <wp:docPr id="5" name="圖片 5" descr="一張含有 螢幕擷取畫面 的圖片&#10;&#10;自動產生的描述"/>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OneNote UI.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13990" cy="48272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6D1153" w:rsidRDefault="006D1153" w:rsidP="000631C3">
      <w:pPr>
        <w:widowControl/>
        <w:spacing w:after="120" w:line="480" w:lineRule="exact"/>
        <w:ind w:firstLineChars="200" w:firstLine="560"/>
        <w:jc w:val="both"/>
        <w:rPr>
          <w:rFonts w:ascii="Times New Roman" w:eastAsia="標楷體" w:hAnsi="Times New Roman" w:cs="Times New Roman"/>
          <w:sz w:val="28"/>
          <w:szCs w:val="28"/>
        </w:rPr>
      </w:pPr>
    </w:p>
    <w:p w:rsidR="006D1153" w:rsidRDefault="006D1153" w:rsidP="000631C3">
      <w:pPr>
        <w:widowControl/>
        <w:spacing w:after="120" w:line="480" w:lineRule="exact"/>
        <w:ind w:firstLineChars="200" w:firstLine="560"/>
        <w:jc w:val="both"/>
        <w:rPr>
          <w:rFonts w:ascii="Times New Roman" w:eastAsia="標楷體" w:hAnsi="Times New Roman" w:cs="Times New Roman"/>
          <w:sz w:val="28"/>
          <w:szCs w:val="28"/>
        </w:rPr>
      </w:pPr>
    </w:p>
    <w:p w:rsidR="006D1153" w:rsidRDefault="006D1153" w:rsidP="000631C3">
      <w:pPr>
        <w:widowControl/>
        <w:spacing w:after="120" w:line="480" w:lineRule="exact"/>
        <w:ind w:firstLineChars="200" w:firstLine="560"/>
        <w:jc w:val="both"/>
        <w:rPr>
          <w:rFonts w:ascii="Times New Roman" w:eastAsia="標楷體" w:hAnsi="Times New Roman" w:cs="Times New Roman"/>
          <w:sz w:val="28"/>
          <w:szCs w:val="28"/>
        </w:rPr>
      </w:pPr>
    </w:p>
    <w:p w:rsidR="006D1153" w:rsidRDefault="006D1153" w:rsidP="000631C3">
      <w:pPr>
        <w:widowControl/>
        <w:spacing w:after="120" w:line="480" w:lineRule="exact"/>
        <w:ind w:firstLineChars="200" w:firstLine="560"/>
        <w:jc w:val="both"/>
        <w:rPr>
          <w:rFonts w:ascii="Times New Roman" w:eastAsia="標楷體" w:hAnsi="Times New Roman" w:cs="Times New Roman"/>
          <w:sz w:val="28"/>
          <w:szCs w:val="28"/>
        </w:rPr>
      </w:pPr>
    </w:p>
    <w:p w:rsidR="006D1153" w:rsidRDefault="006D1153" w:rsidP="000631C3">
      <w:pPr>
        <w:widowControl/>
        <w:spacing w:after="120" w:line="480" w:lineRule="exact"/>
        <w:ind w:firstLineChars="200" w:firstLine="560"/>
        <w:jc w:val="both"/>
        <w:rPr>
          <w:rFonts w:ascii="Times New Roman" w:eastAsia="標楷體" w:hAnsi="Times New Roman" w:cs="Times New Roman"/>
          <w:sz w:val="28"/>
          <w:szCs w:val="28"/>
        </w:rPr>
      </w:pPr>
    </w:p>
    <w:p w:rsidR="006D1153" w:rsidRDefault="006D1153" w:rsidP="000631C3">
      <w:pPr>
        <w:widowControl/>
        <w:spacing w:after="120" w:line="480" w:lineRule="exact"/>
        <w:ind w:firstLineChars="200" w:firstLine="560"/>
        <w:jc w:val="both"/>
        <w:rPr>
          <w:rFonts w:ascii="Times New Roman" w:eastAsia="標楷體" w:hAnsi="Times New Roman" w:cs="Times New Roman"/>
          <w:sz w:val="28"/>
          <w:szCs w:val="28"/>
        </w:rPr>
      </w:pPr>
    </w:p>
    <w:p w:rsidR="006D1153" w:rsidRDefault="006D1153" w:rsidP="000631C3">
      <w:pPr>
        <w:widowControl/>
        <w:spacing w:after="120" w:line="480" w:lineRule="exact"/>
        <w:ind w:firstLineChars="200" w:firstLine="560"/>
        <w:jc w:val="both"/>
        <w:rPr>
          <w:rFonts w:ascii="Times New Roman" w:eastAsia="標楷體" w:hAnsi="Times New Roman" w:cs="Times New Roman"/>
          <w:sz w:val="28"/>
          <w:szCs w:val="28"/>
        </w:rPr>
      </w:pPr>
    </w:p>
    <w:p w:rsidR="006D1153" w:rsidRDefault="006D1153" w:rsidP="000631C3">
      <w:pPr>
        <w:widowControl/>
        <w:spacing w:after="120" w:line="480" w:lineRule="exact"/>
        <w:ind w:firstLineChars="200" w:firstLine="560"/>
        <w:jc w:val="both"/>
        <w:rPr>
          <w:rFonts w:ascii="Times New Roman" w:eastAsia="標楷體" w:hAnsi="Times New Roman" w:cs="Times New Roman"/>
          <w:sz w:val="28"/>
          <w:szCs w:val="28"/>
        </w:rPr>
      </w:pPr>
    </w:p>
    <w:p w:rsidR="006D1153" w:rsidRDefault="006D1153" w:rsidP="000631C3">
      <w:pPr>
        <w:widowControl/>
        <w:spacing w:after="120" w:line="480" w:lineRule="exact"/>
        <w:ind w:firstLineChars="200" w:firstLine="560"/>
        <w:jc w:val="both"/>
        <w:rPr>
          <w:rFonts w:ascii="Times New Roman" w:eastAsia="標楷體" w:hAnsi="Times New Roman" w:cs="Times New Roman"/>
          <w:sz w:val="28"/>
          <w:szCs w:val="28"/>
        </w:rPr>
      </w:pPr>
    </w:p>
    <w:p w:rsidR="006D1153" w:rsidRDefault="006D1153" w:rsidP="000631C3">
      <w:pPr>
        <w:widowControl/>
        <w:spacing w:after="120" w:line="480" w:lineRule="exact"/>
        <w:ind w:firstLineChars="200" w:firstLine="560"/>
        <w:jc w:val="both"/>
        <w:rPr>
          <w:rFonts w:ascii="Times New Roman" w:eastAsia="標楷體" w:hAnsi="Times New Roman" w:cs="Times New Roman"/>
          <w:sz w:val="28"/>
          <w:szCs w:val="28"/>
        </w:rPr>
      </w:pPr>
    </w:p>
    <w:p w:rsidR="006D1153" w:rsidRDefault="006D1153" w:rsidP="000631C3">
      <w:pPr>
        <w:widowControl/>
        <w:spacing w:after="120" w:line="480" w:lineRule="exact"/>
        <w:ind w:firstLineChars="200" w:firstLine="560"/>
        <w:jc w:val="both"/>
        <w:rPr>
          <w:rFonts w:ascii="Times New Roman" w:eastAsia="標楷體" w:hAnsi="Times New Roman" w:cs="Times New Roman"/>
          <w:sz w:val="28"/>
          <w:szCs w:val="28"/>
        </w:rPr>
      </w:pPr>
    </w:p>
    <w:p w:rsidR="006D1153" w:rsidRDefault="006D1153" w:rsidP="000631C3">
      <w:pPr>
        <w:widowControl/>
        <w:spacing w:after="120" w:line="480" w:lineRule="exact"/>
        <w:ind w:firstLineChars="200" w:firstLine="560"/>
        <w:jc w:val="both"/>
        <w:rPr>
          <w:rFonts w:ascii="Times New Roman" w:eastAsia="標楷體" w:hAnsi="Times New Roman" w:cs="Times New Roman"/>
          <w:sz w:val="28"/>
          <w:szCs w:val="28"/>
        </w:rPr>
      </w:pPr>
    </w:p>
    <w:p w:rsidR="006D1153" w:rsidDel="004A2FCD" w:rsidRDefault="006D1153">
      <w:pPr>
        <w:pStyle w:val="aff0"/>
        <w:rPr>
          <w:del w:id="1067" w:author="A5206572" w:date="2019-05-07T22:50:00Z"/>
        </w:rPr>
        <w:pPrChange w:id="1068" w:author="A5206572" w:date="2019-05-10T21:52:00Z">
          <w:pPr>
            <w:widowControl/>
            <w:spacing w:beforeLines="100" w:before="360"/>
            <w:jc w:val="center"/>
          </w:pPr>
        </w:pPrChange>
      </w:pPr>
      <w:bookmarkStart w:id="1069" w:name="_Toc8422224"/>
      <w:r w:rsidRPr="0071697C">
        <w:rPr>
          <w:rFonts w:hint="eastAsia"/>
        </w:rPr>
        <w:t>圖</w:t>
      </w:r>
      <w:del w:id="1070" w:author="A5206572" w:date="2019-05-10T23:14:00Z">
        <w:r w:rsidRPr="0071697C" w:rsidDel="002E492C">
          <w:rPr>
            <w:rFonts w:hint="eastAsia"/>
          </w:rPr>
          <w:delText xml:space="preserve"> </w:delText>
        </w:r>
      </w:del>
      <w:r w:rsidRPr="0071697C">
        <w:t>2.4 OneNote</w:t>
      </w:r>
      <w:r w:rsidRPr="0071697C">
        <w:rPr>
          <w:rFonts w:hint="eastAsia"/>
        </w:rPr>
        <w:t>介面圖</w:t>
      </w:r>
      <w:bookmarkEnd w:id="1069"/>
    </w:p>
    <w:p w:rsidR="00740AE3" w:rsidDel="004A2FCD" w:rsidRDefault="00740AE3">
      <w:pPr>
        <w:pStyle w:val="aff0"/>
        <w:rPr>
          <w:del w:id="1071" w:author="A5206572" w:date="2019-05-07T22:50:00Z"/>
        </w:rPr>
        <w:pPrChange w:id="1072" w:author="A5206572" w:date="2019-05-10T21:52:00Z">
          <w:pPr>
            <w:widowControl/>
            <w:spacing w:beforeLines="100" w:before="360"/>
            <w:jc w:val="center"/>
          </w:pPr>
        </w:pPrChange>
      </w:pPr>
    </w:p>
    <w:p w:rsidR="00740AE3" w:rsidDel="004A2FCD" w:rsidRDefault="00740AE3">
      <w:pPr>
        <w:pStyle w:val="aff0"/>
        <w:rPr>
          <w:del w:id="1073" w:author="A5206572" w:date="2019-05-07T22:50:00Z"/>
        </w:rPr>
        <w:pPrChange w:id="1074" w:author="A5206572" w:date="2019-05-10T21:52:00Z">
          <w:pPr>
            <w:widowControl/>
            <w:spacing w:beforeLines="100" w:before="360"/>
            <w:jc w:val="center"/>
          </w:pPr>
        </w:pPrChange>
      </w:pPr>
    </w:p>
    <w:p w:rsidR="00740AE3" w:rsidDel="004A2FCD" w:rsidRDefault="00740AE3">
      <w:pPr>
        <w:pStyle w:val="aff0"/>
        <w:rPr>
          <w:del w:id="1075" w:author="A5206572" w:date="2019-05-07T22:50:00Z"/>
        </w:rPr>
        <w:pPrChange w:id="1076" w:author="A5206572" w:date="2019-05-10T21:52:00Z">
          <w:pPr>
            <w:widowControl/>
            <w:spacing w:beforeLines="100" w:before="360"/>
            <w:jc w:val="center"/>
          </w:pPr>
        </w:pPrChange>
      </w:pPr>
    </w:p>
    <w:p w:rsidR="00740AE3" w:rsidDel="004A2FCD" w:rsidRDefault="00740AE3">
      <w:pPr>
        <w:pStyle w:val="aff0"/>
        <w:rPr>
          <w:del w:id="1077" w:author="A5206572" w:date="2019-05-07T22:50:00Z"/>
        </w:rPr>
        <w:pPrChange w:id="1078" w:author="A5206572" w:date="2019-05-10T21:52:00Z">
          <w:pPr>
            <w:widowControl/>
            <w:spacing w:beforeLines="100" w:before="360"/>
            <w:jc w:val="center"/>
          </w:pPr>
        </w:pPrChange>
      </w:pPr>
    </w:p>
    <w:p w:rsidR="004A2FCD" w:rsidRDefault="004A2FCD">
      <w:pPr>
        <w:pStyle w:val="aff0"/>
        <w:rPr>
          <w:ins w:id="1079" w:author="A5206572" w:date="2019-05-07T22:50:00Z"/>
          <w:sz w:val="40"/>
          <w:szCs w:val="40"/>
        </w:rPr>
        <w:pPrChange w:id="1080" w:author="A5206572" w:date="2019-05-10T21:52:00Z">
          <w:pPr>
            <w:widowControl/>
            <w:spacing w:beforeLines="100" w:before="360" w:afterLines="100" w:after="360"/>
            <w:jc w:val="center"/>
          </w:pPr>
        </w:pPrChange>
      </w:pPr>
    </w:p>
    <w:p w:rsidR="00740AE3" w:rsidRDefault="00F2599E">
      <w:pPr>
        <w:pStyle w:val="af1"/>
        <w:pPrChange w:id="1081" w:author="A5206572" w:date="2019-05-10T21:16:00Z">
          <w:pPr>
            <w:widowControl/>
            <w:spacing w:beforeLines="100" w:before="360" w:afterLines="100" w:after="360"/>
            <w:jc w:val="center"/>
          </w:pPr>
        </w:pPrChange>
      </w:pPr>
      <w:bookmarkStart w:id="1082" w:name="_Toc8484175"/>
      <w:r w:rsidRPr="00F2599E">
        <w:rPr>
          <w:rFonts w:hint="eastAsia"/>
        </w:rPr>
        <w:lastRenderedPageBreak/>
        <w:t>第</w:t>
      </w:r>
      <w:r w:rsidRPr="00F2599E">
        <w:rPr>
          <w:rFonts w:hint="eastAsia"/>
        </w:rPr>
        <w:t>3</w:t>
      </w:r>
      <w:r w:rsidRPr="00F2599E">
        <w:rPr>
          <w:rFonts w:hint="eastAsia"/>
        </w:rPr>
        <w:t>章</w:t>
      </w:r>
      <w:r w:rsidRPr="00F2599E">
        <w:rPr>
          <w:rFonts w:hint="eastAsia"/>
        </w:rPr>
        <w:t xml:space="preserve"> </w:t>
      </w:r>
      <w:r w:rsidRPr="00F2599E">
        <w:rPr>
          <w:rFonts w:hint="eastAsia"/>
        </w:rPr>
        <w:t>研究內容、方法與工作項目</w:t>
      </w:r>
      <w:bookmarkEnd w:id="1082"/>
    </w:p>
    <w:p w:rsidR="00147E6A" w:rsidRPr="00147E6A" w:rsidRDefault="00147E6A" w:rsidP="00147E6A">
      <w:pPr>
        <w:widowControl/>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如同前一章</w:t>
      </w:r>
      <w:r w:rsidR="00A608D0">
        <w:rPr>
          <w:rFonts w:ascii="Times New Roman" w:eastAsia="標楷體" w:hAnsi="Times New Roman" w:cs="Times New Roman" w:hint="eastAsia"/>
          <w:sz w:val="28"/>
          <w:szCs w:val="28"/>
        </w:rPr>
        <w:t>所探討之</w:t>
      </w:r>
      <w:r>
        <w:rPr>
          <w:rFonts w:ascii="Times New Roman" w:eastAsia="標楷體" w:hAnsi="Times New Roman" w:cs="Times New Roman" w:hint="eastAsia"/>
          <w:sz w:val="28"/>
          <w:szCs w:val="28"/>
        </w:rPr>
        <w:t>文獻</w:t>
      </w:r>
      <w:r w:rsidR="00DC779F">
        <w:rPr>
          <w:rFonts w:ascii="Times New Roman" w:eastAsia="標楷體" w:hAnsi="Times New Roman" w:cs="Times New Roman" w:hint="eastAsia"/>
          <w:sz w:val="28"/>
          <w:szCs w:val="28"/>
        </w:rPr>
        <w:t>，對於本研究</w:t>
      </w:r>
      <w:r w:rsidR="00A608D0">
        <w:rPr>
          <w:rFonts w:ascii="Times New Roman" w:eastAsia="標楷體" w:hAnsi="Times New Roman" w:cs="Times New Roman" w:hint="eastAsia"/>
          <w:sz w:val="28"/>
          <w:szCs w:val="28"/>
        </w:rPr>
        <w:t>分析出該從何開始製作以及了解市面上</w:t>
      </w:r>
      <w:r w:rsidR="00DC779F">
        <w:rPr>
          <w:rFonts w:ascii="Times New Roman" w:eastAsia="標楷體" w:hAnsi="Times New Roman" w:cs="Times New Roman" w:hint="eastAsia"/>
          <w:sz w:val="28"/>
          <w:szCs w:val="28"/>
        </w:rPr>
        <w:t>諸多相似軟體的優劣，使得本研究有所修正與改進，本章將更詳細說明本研究前端、後端、資料庫</w:t>
      </w:r>
      <w:r w:rsidR="00FC22B3">
        <w:rPr>
          <w:rFonts w:ascii="Times New Roman" w:eastAsia="標楷體" w:hAnsi="Times New Roman" w:cs="Times New Roman" w:hint="eastAsia"/>
          <w:sz w:val="28"/>
          <w:szCs w:val="28"/>
        </w:rPr>
        <w:t>等</w:t>
      </w:r>
      <w:r w:rsidR="00DC779F">
        <w:rPr>
          <w:rFonts w:ascii="Times New Roman" w:eastAsia="標楷體" w:hAnsi="Times New Roman" w:cs="Times New Roman" w:hint="eastAsia"/>
          <w:sz w:val="28"/>
          <w:szCs w:val="28"/>
        </w:rPr>
        <w:t>相關技術，並整理出本研究的系統架構與功能架構之概念。</w:t>
      </w:r>
    </w:p>
    <w:p w:rsidR="00815676" w:rsidRDefault="00815676">
      <w:pPr>
        <w:pStyle w:val="af3"/>
        <w:pPrChange w:id="1083" w:author="A5206572" w:date="2019-05-10T21:17:00Z">
          <w:pPr>
            <w:widowControl/>
            <w:spacing w:afterLines="50" w:after="180"/>
            <w:ind w:left="480" w:hangingChars="200" w:hanging="480"/>
            <w:jc w:val="both"/>
          </w:pPr>
        </w:pPrChange>
      </w:pPr>
      <w:bookmarkStart w:id="1084" w:name="_Toc8484176"/>
      <w:r w:rsidRPr="00147E6A">
        <w:rPr>
          <w:rFonts w:hint="eastAsia"/>
        </w:rPr>
        <w:t xml:space="preserve">3.1 </w:t>
      </w:r>
      <w:r w:rsidR="00147E6A" w:rsidRPr="00147E6A">
        <w:rPr>
          <w:rFonts w:hint="eastAsia"/>
        </w:rPr>
        <w:t>前端技術</w:t>
      </w:r>
      <w:bookmarkEnd w:id="1084"/>
    </w:p>
    <w:p w:rsidR="00CE5ABC" w:rsidRDefault="00CE5ABC">
      <w:pPr>
        <w:pStyle w:val="af5"/>
        <w:pPrChange w:id="1085" w:author="A5206572" w:date="2019-05-10T21:19:00Z">
          <w:pPr>
            <w:widowControl/>
            <w:spacing w:beforeLines="100" w:before="360" w:afterLines="50" w:after="180"/>
            <w:ind w:left="720" w:hangingChars="300" w:hanging="720"/>
            <w:jc w:val="both"/>
          </w:pPr>
        </w:pPrChange>
      </w:pPr>
      <w:bookmarkStart w:id="1086" w:name="_Toc8484177"/>
      <w:r w:rsidRPr="00CE5ABC">
        <w:rPr>
          <w:rFonts w:hint="eastAsia"/>
        </w:rPr>
        <w:t xml:space="preserve">3.1.1 </w:t>
      </w:r>
      <w:proofErr w:type="spellStart"/>
      <w:r w:rsidRPr="00CE5ABC">
        <w:t>HbuilderX</w:t>
      </w:r>
      <w:proofErr w:type="spellEnd"/>
      <w:r w:rsidRPr="00CE5ABC">
        <w:t xml:space="preserve"> IDE</w:t>
      </w:r>
      <w:bookmarkEnd w:id="1086"/>
    </w:p>
    <w:p w:rsidR="00CE5ABC" w:rsidRDefault="00BB36D0" w:rsidP="00CE5ABC">
      <w:pPr>
        <w:widowControl/>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noProof/>
          <w:sz w:val="28"/>
          <w:szCs w:val="28"/>
        </w:rPr>
        <w:drawing>
          <wp:anchor distT="0" distB="0" distL="114300" distR="114300" simplePos="0" relativeHeight="251663360" behindDoc="1" locked="0" layoutInCell="1" allowOverlap="1">
            <wp:simplePos x="0" y="0"/>
            <wp:positionH relativeFrom="margin">
              <wp:posOffset>-7620</wp:posOffset>
            </wp:positionH>
            <wp:positionV relativeFrom="margin">
              <wp:posOffset>4608094</wp:posOffset>
            </wp:positionV>
            <wp:extent cx="5278120" cy="2858770"/>
            <wp:effectExtent l="19050" t="19050" r="17780" b="17780"/>
            <wp:wrapSquare wrapText="bothSides"/>
            <wp:docPr id="7" name="圖片 7"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BuilderX UI.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8120" cy="28587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roofErr w:type="spellStart"/>
      <w:r w:rsidR="00CE5ABC" w:rsidRPr="00CE5ABC">
        <w:rPr>
          <w:rFonts w:ascii="Times New Roman" w:eastAsia="標楷體" w:hAnsi="Times New Roman" w:cs="Times New Roman" w:hint="eastAsia"/>
          <w:sz w:val="28"/>
          <w:szCs w:val="28"/>
        </w:rPr>
        <w:t>HbuilderX</w:t>
      </w:r>
      <w:proofErr w:type="spellEnd"/>
      <w:r w:rsidR="00CE5ABC" w:rsidRPr="00CE5ABC">
        <w:rPr>
          <w:rFonts w:ascii="Times New Roman" w:eastAsia="標楷體" w:hAnsi="Times New Roman" w:cs="Times New Roman" w:hint="eastAsia"/>
          <w:sz w:val="28"/>
          <w:szCs w:val="28"/>
        </w:rPr>
        <w:t>如圖</w:t>
      </w:r>
      <w:r w:rsidR="00CE5ABC">
        <w:rPr>
          <w:rFonts w:ascii="Times New Roman" w:eastAsia="標楷體" w:hAnsi="Times New Roman" w:cs="Times New Roman" w:hint="eastAsia"/>
          <w:sz w:val="28"/>
          <w:szCs w:val="28"/>
        </w:rPr>
        <w:t>3</w:t>
      </w:r>
      <w:r w:rsidR="00CE5ABC" w:rsidRPr="00CE5ABC">
        <w:rPr>
          <w:rFonts w:ascii="Times New Roman" w:eastAsia="標楷體" w:hAnsi="Times New Roman" w:cs="Times New Roman" w:hint="eastAsia"/>
          <w:sz w:val="28"/>
          <w:szCs w:val="28"/>
        </w:rPr>
        <w:t>.1</w:t>
      </w:r>
      <w:r w:rsidR="00CE5ABC" w:rsidRPr="00CE5ABC">
        <w:rPr>
          <w:rFonts w:ascii="Times New Roman" w:eastAsia="標楷體" w:hAnsi="Times New Roman" w:cs="Times New Roman" w:hint="eastAsia"/>
          <w:sz w:val="28"/>
          <w:szCs w:val="28"/>
        </w:rPr>
        <w:t>，是中國</w:t>
      </w:r>
      <w:proofErr w:type="spellStart"/>
      <w:r w:rsidR="00CE5ABC" w:rsidRPr="00CE5ABC">
        <w:rPr>
          <w:rFonts w:ascii="Times New Roman" w:eastAsia="標楷體" w:hAnsi="Times New Roman" w:cs="Times New Roman" w:hint="eastAsia"/>
          <w:sz w:val="28"/>
          <w:szCs w:val="28"/>
        </w:rPr>
        <w:t>DCloud</w:t>
      </w:r>
      <w:proofErr w:type="spellEnd"/>
      <w:customXmlInsRangeStart w:id="1087" w:author="A5206572" w:date="2019-05-11T16:05:00Z"/>
      <w:sdt>
        <w:sdtPr>
          <w:rPr>
            <w:rFonts w:ascii="Times New Roman" w:eastAsia="標楷體" w:hAnsi="Times New Roman" w:cs="Times New Roman" w:hint="eastAsia"/>
            <w:sz w:val="28"/>
            <w:szCs w:val="28"/>
          </w:rPr>
          <w:id w:val="1063453359"/>
          <w:citation/>
        </w:sdtPr>
        <w:sdtEndPr/>
        <w:sdtContent>
          <w:customXmlInsRangeEnd w:id="1087"/>
          <w:ins w:id="1088" w:author="A5206572" w:date="2019-05-11T16:05:00Z">
            <w:r w:rsidR="00D04482">
              <w:rPr>
                <w:rFonts w:ascii="Times New Roman" w:eastAsia="標楷體" w:hAnsi="Times New Roman" w:cs="Times New Roman"/>
                <w:sz w:val="28"/>
                <w:szCs w:val="28"/>
              </w:rPr>
              <w:fldChar w:fldCharType="begin"/>
            </w:r>
            <w:r w:rsidR="00D04482">
              <w:rPr>
                <w:rFonts w:ascii="Times New Roman" w:eastAsia="標楷體" w:hAnsi="Times New Roman" w:cs="Times New Roman"/>
                <w:sz w:val="28"/>
                <w:szCs w:val="28"/>
              </w:rPr>
              <w:instrText xml:space="preserve"> </w:instrText>
            </w:r>
            <w:r w:rsidR="00D04482">
              <w:rPr>
                <w:rFonts w:ascii="Times New Roman" w:eastAsia="標楷體" w:hAnsi="Times New Roman" w:cs="Times New Roman" w:hint="eastAsia"/>
                <w:sz w:val="28"/>
                <w:szCs w:val="28"/>
              </w:rPr>
              <w:instrText>CITATION Dcl \l 1028</w:instrText>
            </w:r>
            <w:r w:rsidR="00D04482">
              <w:rPr>
                <w:rFonts w:ascii="Times New Roman" w:eastAsia="標楷體" w:hAnsi="Times New Roman" w:cs="Times New Roman"/>
                <w:sz w:val="28"/>
                <w:szCs w:val="28"/>
              </w:rPr>
              <w:instrText xml:space="preserve"> </w:instrText>
            </w:r>
          </w:ins>
          <w:r w:rsidR="00D04482">
            <w:rPr>
              <w:rFonts w:ascii="Times New Roman" w:eastAsia="標楷體" w:hAnsi="Times New Roman" w:cs="Times New Roman"/>
              <w:sz w:val="28"/>
              <w:szCs w:val="28"/>
            </w:rPr>
            <w:fldChar w:fldCharType="separate"/>
          </w:r>
          <w:r w:rsidR="0007188B">
            <w:rPr>
              <w:rFonts w:ascii="Times New Roman" w:eastAsia="標楷體" w:hAnsi="Times New Roman" w:cs="Times New Roman" w:hint="eastAsia"/>
              <w:noProof/>
              <w:sz w:val="28"/>
              <w:szCs w:val="28"/>
            </w:rPr>
            <w:t xml:space="preserve"> </w:t>
          </w:r>
          <w:r w:rsidR="0007188B" w:rsidRPr="0007188B">
            <w:rPr>
              <w:rFonts w:ascii="Times New Roman" w:eastAsia="標楷體" w:hAnsi="Times New Roman" w:cs="Times New Roman"/>
              <w:noProof/>
              <w:sz w:val="28"/>
              <w:szCs w:val="28"/>
            </w:rPr>
            <w:t>[8]</w:t>
          </w:r>
          <w:ins w:id="1089" w:author="A5206572" w:date="2019-05-11T16:05:00Z">
            <w:r w:rsidR="00D04482">
              <w:rPr>
                <w:rFonts w:ascii="Times New Roman" w:eastAsia="標楷體" w:hAnsi="Times New Roman" w:cs="Times New Roman"/>
                <w:sz w:val="28"/>
                <w:szCs w:val="28"/>
              </w:rPr>
              <w:fldChar w:fldCharType="end"/>
            </w:r>
          </w:ins>
          <w:customXmlInsRangeStart w:id="1090" w:author="A5206572" w:date="2019-05-11T16:05:00Z"/>
        </w:sdtContent>
      </w:sdt>
      <w:customXmlInsRangeEnd w:id="1090"/>
      <w:r w:rsidR="00CE5ABC" w:rsidRPr="00CE5ABC">
        <w:rPr>
          <w:rFonts w:ascii="Times New Roman" w:eastAsia="標楷體" w:hAnsi="Times New Roman" w:cs="Times New Roman" w:hint="eastAsia"/>
          <w:sz w:val="28"/>
          <w:szCs w:val="28"/>
        </w:rPr>
        <w:t>公司所開發的一款強大的輕量級程式編輯器，但同時也具有強大的整合開發能力，其中我們所用到</w:t>
      </w:r>
      <w:r w:rsidR="00CE5ABC" w:rsidRPr="00CE5ABC">
        <w:rPr>
          <w:rFonts w:ascii="Times New Roman" w:eastAsia="標楷體" w:hAnsi="Times New Roman" w:cs="Times New Roman" w:hint="eastAsia"/>
          <w:sz w:val="28"/>
          <w:szCs w:val="28"/>
        </w:rPr>
        <w:t>HTML5+ API</w:t>
      </w:r>
      <w:r w:rsidR="00CE5ABC" w:rsidRPr="00CE5ABC">
        <w:rPr>
          <w:rFonts w:ascii="Times New Roman" w:eastAsia="標楷體" w:hAnsi="Times New Roman" w:cs="Times New Roman" w:hint="eastAsia"/>
          <w:sz w:val="28"/>
          <w:szCs w:val="28"/>
        </w:rPr>
        <w:t>和將整個</w:t>
      </w:r>
      <w:r w:rsidR="00CE5ABC" w:rsidRPr="00CE5ABC">
        <w:rPr>
          <w:rFonts w:ascii="Times New Roman" w:eastAsia="標楷體" w:hAnsi="Times New Roman" w:cs="Times New Roman" w:hint="eastAsia"/>
          <w:sz w:val="28"/>
          <w:szCs w:val="28"/>
        </w:rPr>
        <w:t>Mobile Web</w:t>
      </w:r>
      <w:r w:rsidR="00CE5ABC" w:rsidRPr="00CE5ABC">
        <w:rPr>
          <w:rFonts w:ascii="Times New Roman" w:eastAsia="標楷體" w:hAnsi="Times New Roman" w:cs="Times New Roman" w:hint="eastAsia"/>
          <w:sz w:val="28"/>
          <w:szCs w:val="28"/>
        </w:rPr>
        <w:t>打包成一個執行檔案的功能，皆是透過此</w:t>
      </w:r>
      <w:proofErr w:type="spellStart"/>
      <w:r w:rsidR="00CE5ABC" w:rsidRPr="00CE5ABC">
        <w:rPr>
          <w:rFonts w:ascii="Times New Roman" w:eastAsia="標楷體" w:hAnsi="Times New Roman" w:cs="Times New Roman" w:hint="eastAsia"/>
          <w:sz w:val="28"/>
          <w:szCs w:val="28"/>
        </w:rPr>
        <w:t>HbuilderX</w:t>
      </w:r>
      <w:proofErr w:type="spellEnd"/>
      <w:r w:rsidR="00CE5ABC" w:rsidRPr="00CE5ABC">
        <w:rPr>
          <w:rFonts w:ascii="Times New Roman" w:eastAsia="標楷體" w:hAnsi="Times New Roman" w:cs="Times New Roman" w:hint="eastAsia"/>
          <w:sz w:val="28"/>
          <w:szCs w:val="28"/>
        </w:rPr>
        <w:t xml:space="preserve"> IDE</w:t>
      </w:r>
      <w:r w:rsidR="00CE5ABC" w:rsidRPr="00CE5ABC">
        <w:rPr>
          <w:rFonts w:ascii="Times New Roman" w:eastAsia="標楷體" w:hAnsi="Times New Roman" w:cs="Times New Roman" w:hint="eastAsia"/>
          <w:sz w:val="28"/>
          <w:szCs w:val="28"/>
        </w:rPr>
        <w:t>所提供的功能達成的。</w:t>
      </w:r>
    </w:p>
    <w:p w:rsidR="00BB36D0" w:rsidRDefault="00BB36D0">
      <w:pPr>
        <w:pStyle w:val="aff0"/>
        <w:pPrChange w:id="1091" w:author="A5206572" w:date="2019-05-10T21:52:00Z">
          <w:pPr>
            <w:widowControl/>
            <w:spacing w:beforeLines="100" w:before="360"/>
            <w:jc w:val="center"/>
          </w:pPr>
        </w:pPrChange>
      </w:pPr>
      <w:bookmarkStart w:id="1092" w:name="_Toc8422225"/>
      <w:r w:rsidRPr="00BB36D0">
        <w:rPr>
          <w:rFonts w:hint="eastAsia"/>
        </w:rPr>
        <w:t>圖</w:t>
      </w:r>
      <w:r w:rsidRPr="00BB36D0">
        <w:rPr>
          <w:rFonts w:hint="eastAsia"/>
        </w:rPr>
        <w:t>3</w:t>
      </w:r>
      <w:r>
        <w:t>.1</w:t>
      </w:r>
      <w:r w:rsidRPr="00BB36D0">
        <w:rPr>
          <w:rFonts w:hint="eastAsia"/>
        </w:rPr>
        <w:t xml:space="preserve"> </w:t>
      </w:r>
      <w:del w:id="1093" w:author="A5206572" w:date="2019-05-10T23:15:00Z">
        <w:r w:rsidRPr="00BB36D0" w:rsidDel="002E492C">
          <w:rPr>
            <w:rFonts w:hint="eastAsia"/>
          </w:rPr>
          <w:delText xml:space="preserve"> </w:delText>
        </w:r>
      </w:del>
      <w:proofErr w:type="spellStart"/>
      <w:r w:rsidRPr="00BB36D0">
        <w:rPr>
          <w:rFonts w:hint="eastAsia"/>
        </w:rPr>
        <w:t>Hb</w:t>
      </w:r>
      <w:r>
        <w:t>u</w:t>
      </w:r>
      <w:r w:rsidRPr="00BB36D0">
        <w:rPr>
          <w:rFonts w:hint="eastAsia"/>
        </w:rPr>
        <w:t>ilderX</w:t>
      </w:r>
      <w:proofErr w:type="spellEnd"/>
      <w:r w:rsidRPr="00BB36D0">
        <w:rPr>
          <w:rFonts w:hint="eastAsia"/>
        </w:rPr>
        <w:t>介面</w:t>
      </w:r>
      <w:r>
        <w:rPr>
          <w:rFonts w:hint="eastAsia"/>
        </w:rPr>
        <w:t>圖</w:t>
      </w:r>
      <w:bookmarkEnd w:id="1092"/>
    </w:p>
    <w:p w:rsidR="004806CF" w:rsidRDefault="004806CF" w:rsidP="00BB36D0">
      <w:pPr>
        <w:widowControl/>
        <w:spacing w:beforeLines="100" w:before="360"/>
        <w:jc w:val="center"/>
        <w:rPr>
          <w:rFonts w:ascii="Times New Roman" w:eastAsia="標楷體" w:hAnsi="Times New Roman" w:cs="Times New Roman"/>
          <w:b/>
          <w:sz w:val="28"/>
          <w:szCs w:val="28"/>
        </w:rPr>
      </w:pPr>
    </w:p>
    <w:p w:rsidR="004806CF" w:rsidRDefault="004806CF">
      <w:pPr>
        <w:pStyle w:val="af5"/>
        <w:pPrChange w:id="1094" w:author="A5206572" w:date="2019-05-10T21:19:00Z">
          <w:pPr>
            <w:widowControl/>
            <w:spacing w:beforeLines="100" w:before="360" w:afterLines="50" w:after="180"/>
            <w:ind w:left="720" w:hangingChars="300" w:hanging="720"/>
            <w:jc w:val="both"/>
          </w:pPr>
        </w:pPrChange>
      </w:pPr>
      <w:bookmarkStart w:id="1095" w:name="_Toc8484178"/>
      <w:r w:rsidRPr="00CE5ABC">
        <w:rPr>
          <w:rFonts w:hint="eastAsia"/>
        </w:rPr>
        <w:lastRenderedPageBreak/>
        <w:t>3.1.</w:t>
      </w:r>
      <w:r>
        <w:rPr>
          <w:rFonts w:hint="eastAsia"/>
        </w:rPr>
        <w:t>2</w:t>
      </w:r>
      <w:r w:rsidRPr="00CE5ABC">
        <w:rPr>
          <w:rFonts w:hint="eastAsia"/>
        </w:rPr>
        <w:t xml:space="preserve"> </w:t>
      </w:r>
      <w:r w:rsidRPr="004806CF">
        <w:rPr>
          <w:rFonts w:hint="eastAsia"/>
        </w:rPr>
        <w:t>Html5+ API</w:t>
      </w:r>
      <w:bookmarkEnd w:id="1095"/>
    </w:p>
    <w:p w:rsidR="002461D3" w:rsidRDefault="00AD5DED" w:rsidP="002461D3">
      <w:pPr>
        <w:widowControl/>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noProof/>
          <w:sz w:val="28"/>
          <w:szCs w:val="28"/>
        </w:rPr>
        <w:drawing>
          <wp:anchor distT="0" distB="0" distL="114300" distR="114300" simplePos="0" relativeHeight="251664384" behindDoc="1" locked="0" layoutInCell="1" allowOverlap="1">
            <wp:simplePos x="0" y="0"/>
            <wp:positionH relativeFrom="margin">
              <wp:posOffset>156489</wp:posOffset>
            </wp:positionH>
            <wp:positionV relativeFrom="margin">
              <wp:posOffset>2896235</wp:posOffset>
            </wp:positionV>
            <wp:extent cx="5141595" cy="3481070"/>
            <wp:effectExtent l="19050" t="19050" r="20955" b="24130"/>
            <wp:wrapSquare wrapText="bothSides"/>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TML5plus.png"/>
                    <pic:cNvPicPr/>
                  </pic:nvPicPr>
                  <pic:blipFill rotWithShape="1">
                    <a:blip r:embed="rId16">
                      <a:extLst>
                        <a:ext uri="{28A0092B-C50C-407E-A947-70E740481C1C}">
                          <a14:useLocalDpi xmlns:a14="http://schemas.microsoft.com/office/drawing/2010/main" val="0"/>
                        </a:ext>
                      </a:extLst>
                    </a:blip>
                    <a:srcRect l="832" t="1213" r="1736" b="2534"/>
                    <a:stretch/>
                  </pic:blipFill>
                  <pic:spPr bwMode="auto">
                    <a:xfrm>
                      <a:off x="0" y="0"/>
                      <a:ext cx="5141595" cy="348107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F682B" w:rsidRPr="000F682B">
        <w:rPr>
          <w:rFonts w:ascii="Times New Roman" w:eastAsia="標楷體" w:hAnsi="Times New Roman" w:cs="Times New Roman" w:hint="eastAsia"/>
          <w:sz w:val="28"/>
          <w:szCs w:val="28"/>
        </w:rPr>
        <w:t>HTML5 Plus</w:t>
      </w:r>
      <w:r w:rsidR="000F682B" w:rsidRPr="000F682B">
        <w:rPr>
          <w:rFonts w:ascii="Times New Roman" w:eastAsia="標楷體" w:hAnsi="Times New Roman" w:cs="Times New Roman" w:hint="eastAsia"/>
          <w:sz w:val="28"/>
          <w:szCs w:val="28"/>
        </w:rPr>
        <w:t>移動</w:t>
      </w:r>
      <w:r w:rsidR="002E1D75">
        <w:rPr>
          <w:rFonts w:ascii="Times New Roman" w:eastAsia="標楷體" w:hAnsi="Times New Roman" w:cs="Times New Roman" w:hint="eastAsia"/>
          <w:sz w:val="28"/>
          <w:szCs w:val="28"/>
        </w:rPr>
        <w:t>APP</w:t>
      </w:r>
      <w:r w:rsidR="000F682B" w:rsidRPr="000F682B">
        <w:rPr>
          <w:rFonts w:ascii="Times New Roman" w:eastAsia="標楷體" w:hAnsi="Times New Roman" w:cs="Times New Roman" w:hint="eastAsia"/>
          <w:sz w:val="28"/>
          <w:szCs w:val="28"/>
        </w:rPr>
        <w:t>，簡稱</w:t>
      </w:r>
      <w:r w:rsidR="000F682B" w:rsidRPr="000F682B">
        <w:rPr>
          <w:rFonts w:ascii="Times New Roman" w:eastAsia="標楷體" w:hAnsi="Times New Roman" w:cs="Times New Roman" w:hint="eastAsia"/>
          <w:sz w:val="28"/>
          <w:szCs w:val="28"/>
        </w:rPr>
        <w:t>5+</w:t>
      </w:r>
      <w:r w:rsidR="002E1D75">
        <w:rPr>
          <w:rFonts w:ascii="Times New Roman" w:eastAsia="標楷體" w:hAnsi="Times New Roman" w:cs="Times New Roman" w:hint="eastAsia"/>
          <w:sz w:val="28"/>
          <w:szCs w:val="28"/>
        </w:rPr>
        <w:t>APP</w:t>
      </w:r>
      <w:r w:rsidR="000F682B" w:rsidRPr="000F682B">
        <w:rPr>
          <w:rFonts w:ascii="Times New Roman" w:eastAsia="標楷體" w:hAnsi="Times New Roman" w:cs="Times New Roman" w:hint="eastAsia"/>
          <w:sz w:val="28"/>
          <w:szCs w:val="28"/>
        </w:rPr>
        <w:t>，</w:t>
      </w:r>
      <w:r w:rsidR="002461D3">
        <w:rPr>
          <w:rFonts w:ascii="Times New Roman" w:eastAsia="標楷體" w:hAnsi="Times New Roman" w:cs="Times New Roman" w:hint="eastAsia"/>
          <w:sz w:val="28"/>
          <w:szCs w:val="28"/>
        </w:rPr>
        <w:t>如圖</w:t>
      </w:r>
      <w:r w:rsidR="002461D3">
        <w:rPr>
          <w:rFonts w:ascii="Times New Roman" w:eastAsia="標楷體" w:hAnsi="Times New Roman" w:cs="Times New Roman" w:hint="eastAsia"/>
          <w:sz w:val="28"/>
          <w:szCs w:val="28"/>
        </w:rPr>
        <w:t>3.2</w:t>
      </w:r>
      <w:customXmlInsRangeStart w:id="1096" w:author="A5206572" w:date="2019-05-11T16:13:00Z"/>
      <w:sdt>
        <w:sdtPr>
          <w:rPr>
            <w:rFonts w:ascii="Times New Roman" w:eastAsia="標楷體" w:hAnsi="Times New Roman" w:cs="Times New Roman" w:hint="eastAsia"/>
            <w:sz w:val="28"/>
            <w:szCs w:val="28"/>
          </w:rPr>
          <w:id w:val="579331461"/>
          <w:citation/>
        </w:sdtPr>
        <w:sdtEndPr/>
        <w:sdtContent>
          <w:customXmlInsRangeEnd w:id="1096"/>
          <w:ins w:id="1097" w:author="A5206572" w:date="2019-05-11T16:13:00Z">
            <w:r w:rsidR="00052607">
              <w:rPr>
                <w:rFonts w:ascii="Times New Roman" w:eastAsia="標楷體" w:hAnsi="Times New Roman" w:cs="Times New Roman"/>
                <w:sz w:val="28"/>
                <w:szCs w:val="28"/>
              </w:rPr>
              <w:fldChar w:fldCharType="begin"/>
            </w:r>
            <w:r w:rsidR="00052607">
              <w:rPr>
                <w:rFonts w:ascii="Times New Roman" w:eastAsia="標楷體" w:hAnsi="Times New Roman" w:cs="Times New Roman"/>
                <w:sz w:val="28"/>
                <w:szCs w:val="28"/>
              </w:rPr>
              <w:instrText xml:space="preserve"> </w:instrText>
            </w:r>
            <w:r w:rsidR="00052607">
              <w:rPr>
                <w:rFonts w:ascii="Times New Roman" w:eastAsia="標楷體" w:hAnsi="Times New Roman" w:cs="Times New Roman" w:hint="eastAsia"/>
                <w:sz w:val="28"/>
                <w:szCs w:val="28"/>
              </w:rPr>
              <w:instrText>CITATION HTM \l 1028</w:instrText>
            </w:r>
            <w:r w:rsidR="00052607">
              <w:rPr>
                <w:rFonts w:ascii="Times New Roman" w:eastAsia="標楷體" w:hAnsi="Times New Roman" w:cs="Times New Roman"/>
                <w:sz w:val="28"/>
                <w:szCs w:val="28"/>
              </w:rPr>
              <w:instrText xml:space="preserve"> </w:instrText>
            </w:r>
          </w:ins>
          <w:r w:rsidR="00052607">
            <w:rPr>
              <w:rFonts w:ascii="Times New Roman" w:eastAsia="標楷體" w:hAnsi="Times New Roman" w:cs="Times New Roman"/>
              <w:sz w:val="28"/>
              <w:szCs w:val="28"/>
            </w:rPr>
            <w:fldChar w:fldCharType="separate"/>
          </w:r>
          <w:r w:rsidR="0007188B">
            <w:rPr>
              <w:rFonts w:ascii="Times New Roman" w:eastAsia="標楷體" w:hAnsi="Times New Roman" w:cs="Times New Roman" w:hint="eastAsia"/>
              <w:noProof/>
              <w:sz w:val="28"/>
              <w:szCs w:val="28"/>
            </w:rPr>
            <w:t xml:space="preserve"> </w:t>
          </w:r>
          <w:r w:rsidR="0007188B" w:rsidRPr="0007188B">
            <w:rPr>
              <w:rFonts w:ascii="Times New Roman" w:eastAsia="標楷體" w:hAnsi="Times New Roman" w:cs="Times New Roman"/>
              <w:noProof/>
              <w:sz w:val="28"/>
              <w:szCs w:val="28"/>
            </w:rPr>
            <w:t>[9]</w:t>
          </w:r>
          <w:ins w:id="1098" w:author="A5206572" w:date="2019-05-11T16:13:00Z">
            <w:r w:rsidR="00052607">
              <w:rPr>
                <w:rFonts w:ascii="Times New Roman" w:eastAsia="標楷體" w:hAnsi="Times New Roman" w:cs="Times New Roman"/>
                <w:sz w:val="28"/>
                <w:szCs w:val="28"/>
              </w:rPr>
              <w:fldChar w:fldCharType="end"/>
            </w:r>
          </w:ins>
          <w:customXmlInsRangeStart w:id="1099" w:author="A5206572" w:date="2019-05-11T16:13:00Z"/>
        </w:sdtContent>
      </w:sdt>
      <w:customXmlInsRangeEnd w:id="1099"/>
      <w:r w:rsidR="002461D3" w:rsidRPr="000F682B">
        <w:rPr>
          <w:rFonts w:ascii="Times New Roman" w:eastAsia="標楷體" w:hAnsi="Times New Roman" w:cs="Times New Roman" w:hint="eastAsia"/>
          <w:sz w:val="28"/>
          <w:szCs w:val="28"/>
        </w:rPr>
        <w:t>，</w:t>
      </w:r>
      <w:r w:rsidR="000F682B" w:rsidRPr="000F682B">
        <w:rPr>
          <w:rFonts w:ascii="Times New Roman" w:eastAsia="標楷體" w:hAnsi="Times New Roman" w:cs="Times New Roman" w:hint="eastAsia"/>
          <w:sz w:val="28"/>
          <w:szCs w:val="28"/>
        </w:rPr>
        <w:t>是一種基於</w:t>
      </w:r>
      <w:r w:rsidR="000F682B" w:rsidRPr="000F682B">
        <w:rPr>
          <w:rFonts w:ascii="Times New Roman" w:eastAsia="標楷體" w:hAnsi="Times New Roman" w:cs="Times New Roman" w:hint="eastAsia"/>
          <w:sz w:val="28"/>
          <w:szCs w:val="28"/>
        </w:rPr>
        <w:t>HTML</w:t>
      </w:r>
      <w:r w:rsidR="000F682B" w:rsidRPr="000F682B">
        <w:rPr>
          <w:rFonts w:ascii="Times New Roman" w:eastAsia="標楷體" w:hAnsi="Times New Roman" w:cs="Times New Roman" w:hint="eastAsia"/>
          <w:sz w:val="28"/>
          <w:szCs w:val="28"/>
        </w:rPr>
        <w:t>、</w:t>
      </w:r>
      <w:proofErr w:type="spellStart"/>
      <w:r w:rsidR="000F682B" w:rsidRPr="000F682B">
        <w:rPr>
          <w:rFonts w:ascii="Times New Roman" w:eastAsia="標楷體" w:hAnsi="Times New Roman" w:cs="Times New Roman" w:hint="eastAsia"/>
          <w:sz w:val="28"/>
          <w:szCs w:val="28"/>
        </w:rPr>
        <w:t>J</w:t>
      </w:r>
      <w:r w:rsidR="000F682B" w:rsidRPr="000F682B">
        <w:rPr>
          <w:rFonts w:ascii="Times New Roman" w:eastAsia="標楷體" w:hAnsi="Times New Roman" w:cs="Times New Roman"/>
          <w:sz w:val="28"/>
          <w:szCs w:val="28"/>
        </w:rPr>
        <w:t>avascript</w:t>
      </w:r>
      <w:proofErr w:type="spellEnd"/>
      <w:r w:rsidR="000F682B" w:rsidRPr="000F682B">
        <w:rPr>
          <w:rFonts w:ascii="Times New Roman" w:eastAsia="標楷體" w:hAnsi="Times New Roman" w:cs="Times New Roman" w:hint="eastAsia"/>
          <w:sz w:val="28"/>
          <w:szCs w:val="28"/>
        </w:rPr>
        <w:t>、</w:t>
      </w:r>
      <w:r w:rsidR="000F682B" w:rsidRPr="000F682B">
        <w:rPr>
          <w:rFonts w:ascii="Times New Roman" w:eastAsia="標楷體" w:hAnsi="Times New Roman" w:cs="Times New Roman" w:hint="eastAsia"/>
          <w:sz w:val="28"/>
          <w:szCs w:val="28"/>
        </w:rPr>
        <w:t>CSS</w:t>
      </w:r>
      <w:r w:rsidR="000F682B" w:rsidRPr="000F682B">
        <w:rPr>
          <w:rFonts w:ascii="Times New Roman" w:eastAsia="標楷體" w:hAnsi="Times New Roman" w:cs="Times New Roman" w:hint="eastAsia"/>
          <w:sz w:val="28"/>
          <w:szCs w:val="28"/>
        </w:rPr>
        <w:t>撰寫的運行於手機端的</w:t>
      </w:r>
      <w:r w:rsidR="002E1D75">
        <w:rPr>
          <w:rFonts w:ascii="Times New Roman" w:eastAsia="標楷體" w:hAnsi="Times New Roman" w:cs="Times New Roman" w:hint="eastAsia"/>
          <w:sz w:val="28"/>
          <w:szCs w:val="28"/>
        </w:rPr>
        <w:t>APP</w:t>
      </w:r>
      <w:r w:rsidR="002461D3">
        <w:rPr>
          <w:rFonts w:ascii="Times New Roman" w:eastAsia="標楷體" w:hAnsi="Times New Roman" w:cs="Times New Roman" w:hint="eastAsia"/>
          <w:sz w:val="28"/>
          <w:szCs w:val="28"/>
        </w:rPr>
        <w:t>，</w:t>
      </w:r>
      <w:r w:rsidR="000F682B" w:rsidRPr="000F682B">
        <w:rPr>
          <w:rFonts w:ascii="Times New Roman" w:eastAsia="標楷體" w:hAnsi="Times New Roman" w:cs="Times New Roman" w:hint="eastAsia"/>
          <w:sz w:val="28"/>
          <w:szCs w:val="28"/>
        </w:rPr>
        <w:t>這種</w:t>
      </w:r>
      <w:r w:rsidR="002E1D75">
        <w:rPr>
          <w:rFonts w:ascii="Times New Roman" w:eastAsia="標楷體" w:hAnsi="Times New Roman" w:cs="Times New Roman" w:hint="eastAsia"/>
          <w:sz w:val="28"/>
          <w:szCs w:val="28"/>
        </w:rPr>
        <w:t>APP</w:t>
      </w:r>
      <w:r w:rsidR="000F682B" w:rsidRPr="000F682B">
        <w:rPr>
          <w:rFonts w:ascii="Times New Roman" w:eastAsia="標楷體" w:hAnsi="Times New Roman" w:cs="Times New Roman" w:hint="eastAsia"/>
          <w:sz w:val="28"/>
          <w:szCs w:val="28"/>
        </w:rPr>
        <w:t>可以通過封裝過的</w:t>
      </w:r>
      <w:proofErr w:type="spellStart"/>
      <w:r w:rsidR="000F682B" w:rsidRPr="000F682B">
        <w:rPr>
          <w:rFonts w:ascii="Times New Roman" w:eastAsia="標楷體" w:hAnsi="Times New Roman" w:cs="Times New Roman" w:hint="eastAsia"/>
          <w:sz w:val="28"/>
          <w:szCs w:val="28"/>
        </w:rPr>
        <w:t>J</w:t>
      </w:r>
      <w:r w:rsidR="000F682B" w:rsidRPr="000F682B">
        <w:rPr>
          <w:rFonts w:ascii="Times New Roman" w:eastAsia="標楷體" w:hAnsi="Times New Roman" w:cs="Times New Roman"/>
          <w:sz w:val="28"/>
          <w:szCs w:val="28"/>
        </w:rPr>
        <w:t>avascripte</w:t>
      </w:r>
      <w:proofErr w:type="spellEnd"/>
      <w:r w:rsidR="000F682B" w:rsidRPr="000F682B">
        <w:rPr>
          <w:rFonts w:ascii="Times New Roman" w:eastAsia="標楷體" w:hAnsi="Times New Roman" w:cs="Times New Roman" w:hint="eastAsia"/>
          <w:sz w:val="28"/>
          <w:szCs w:val="28"/>
        </w:rPr>
        <w:t xml:space="preserve"> API</w:t>
      </w:r>
      <w:r w:rsidR="000F682B" w:rsidRPr="000F682B">
        <w:rPr>
          <w:rFonts w:ascii="Times New Roman" w:eastAsia="標楷體" w:hAnsi="Times New Roman" w:cs="Times New Roman" w:hint="eastAsia"/>
          <w:sz w:val="28"/>
          <w:szCs w:val="28"/>
        </w:rPr>
        <w:t>任意調動手機的硬體功能，實現與原生</w:t>
      </w:r>
      <w:r w:rsidR="002E1D75">
        <w:rPr>
          <w:rFonts w:ascii="Times New Roman" w:eastAsia="標楷體" w:hAnsi="Times New Roman" w:cs="Times New Roman" w:hint="eastAsia"/>
          <w:sz w:val="28"/>
          <w:szCs w:val="28"/>
        </w:rPr>
        <w:t>APP</w:t>
      </w:r>
      <w:r w:rsidR="000F682B" w:rsidRPr="000F682B">
        <w:rPr>
          <w:rFonts w:ascii="Times New Roman" w:eastAsia="標楷體" w:hAnsi="Times New Roman" w:cs="Times New Roman" w:hint="eastAsia"/>
          <w:sz w:val="28"/>
          <w:szCs w:val="28"/>
        </w:rPr>
        <w:t>同樣強大的功能和性能。</w:t>
      </w:r>
      <w:r w:rsidR="002461D3">
        <w:rPr>
          <w:rFonts w:ascii="Times New Roman" w:eastAsia="標楷體" w:hAnsi="Times New Roman" w:cs="Times New Roman" w:hint="eastAsia"/>
          <w:sz w:val="28"/>
          <w:szCs w:val="28"/>
        </w:rPr>
        <w:t>本研究因</w:t>
      </w:r>
      <w:r w:rsidR="002461D3" w:rsidRPr="002461D3">
        <w:rPr>
          <w:rFonts w:ascii="Times New Roman" w:eastAsia="標楷體" w:hAnsi="Times New Roman" w:cs="Times New Roman" w:hint="eastAsia"/>
          <w:sz w:val="28"/>
          <w:szCs w:val="28"/>
        </w:rPr>
        <w:t>需要</w:t>
      </w:r>
      <w:r w:rsidR="002461D3">
        <w:rPr>
          <w:rFonts w:ascii="Times New Roman" w:eastAsia="標楷體" w:hAnsi="Times New Roman" w:cs="Times New Roman" w:hint="eastAsia"/>
          <w:sz w:val="28"/>
          <w:szCs w:val="28"/>
        </w:rPr>
        <w:t>調</w:t>
      </w:r>
      <w:r w:rsidR="002461D3" w:rsidRPr="002461D3">
        <w:rPr>
          <w:rFonts w:ascii="Times New Roman" w:eastAsia="標楷體" w:hAnsi="Times New Roman" w:cs="Times New Roman" w:hint="eastAsia"/>
          <w:sz w:val="28"/>
          <w:szCs w:val="28"/>
        </w:rPr>
        <w:t>用手機</w:t>
      </w:r>
      <w:r w:rsidR="002461D3">
        <w:rPr>
          <w:rFonts w:ascii="Times New Roman" w:eastAsia="標楷體" w:hAnsi="Times New Roman" w:cs="Times New Roman" w:hint="eastAsia"/>
          <w:sz w:val="28"/>
          <w:szCs w:val="28"/>
        </w:rPr>
        <w:t>內建</w:t>
      </w:r>
      <w:r w:rsidR="002461D3" w:rsidRPr="002461D3">
        <w:rPr>
          <w:rFonts w:ascii="Times New Roman" w:eastAsia="標楷體" w:hAnsi="Times New Roman" w:cs="Times New Roman" w:hint="eastAsia"/>
          <w:sz w:val="28"/>
          <w:szCs w:val="28"/>
        </w:rPr>
        <w:t>的相機</w:t>
      </w:r>
      <w:r w:rsidR="002461D3">
        <w:rPr>
          <w:rFonts w:ascii="Times New Roman" w:eastAsia="標楷體" w:hAnsi="Times New Roman" w:cs="Times New Roman" w:hint="eastAsia"/>
          <w:sz w:val="28"/>
          <w:szCs w:val="28"/>
        </w:rPr>
        <w:t>鏡頭與</w:t>
      </w:r>
      <w:r w:rsidR="002461D3" w:rsidRPr="002461D3">
        <w:rPr>
          <w:rFonts w:ascii="Times New Roman" w:eastAsia="標楷體" w:hAnsi="Times New Roman" w:cs="Times New Roman" w:hint="eastAsia"/>
          <w:sz w:val="28"/>
          <w:szCs w:val="28"/>
        </w:rPr>
        <w:t>存儲空間這兩種硬體功能，</w:t>
      </w:r>
      <w:r w:rsidR="002461D3" w:rsidRPr="002461D3">
        <w:rPr>
          <w:rFonts w:ascii="Times New Roman" w:eastAsia="標楷體" w:hAnsi="Times New Roman" w:cs="Times New Roman" w:hint="eastAsia"/>
          <w:sz w:val="28"/>
          <w:szCs w:val="28"/>
        </w:rPr>
        <w:t xml:space="preserve">HTML5+ </w:t>
      </w:r>
      <w:r w:rsidR="002461D3" w:rsidRPr="002461D3">
        <w:rPr>
          <w:rFonts w:ascii="Times New Roman" w:eastAsia="標楷體" w:hAnsi="Times New Roman" w:cs="Times New Roman" w:hint="eastAsia"/>
          <w:sz w:val="28"/>
          <w:szCs w:val="28"/>
        </w:rPr>
        <w:t>封裝過的</w:t>
      </w:r>
      <w:proofErr w:type="spellStart"/>
      <w:r w:rsidR="002461D3" w:rsidRPr="002461D3">
        <w:rPr>
          <w:rFonts w:ascii="Times New Roman" w:eastAsia="標楷體" w:hAnsi="Times New Roman" w:cs="Times New Roman" w:hint="eastAsia"/>
          <w:sz w:val="28"/>
          <w:szCs w:val="28"/>
        </w:rPr>
        <w:t>Javascript</w:t>
      </w:r>
      <w:proofErr w:type="spellEnd"/>
      <w:r w:rsidR="002461D3" w:rsidRPr="002461D3">
        <w:rPr>
          <w:rFonts w:ascii="Times New Roman" w:eastAsia="標楷體" w:hAnsi="Times New Roman" w:cs="Times New Roman" w:hint="eastAsia"/>
          <w:sz w:val="28"/>
          <w:szCs w:val="28"/>
        </w:rPr>
        <w:t xml:space="preserve"> API</w:t>
      </w:r>
      <w:r w:rsidR="002461D3" w:rsidRPr="002461D3">
        <w:rPr>
          <w:rFonts w:ascii="Times New Roman" w:eastAsia="標楷體" w:hAnsi="Times New Roman" w:cs="Times New Roman" w:hint="eastAsia"/>
          <w:sz w:val="28"/>
          <w:szCs w:val="28"/>
        </w:rPr>
        <w:t>皆可以幫助我們達到，讓我們在開發時只需要使用</w:t>
      </w:r>
      <w:r w:rsidR="002461D3" w:rsidRPr="002461D3">
        <w:rPr>
          <w:rFonts w:ascii="Times New Roman" w:eastAsia="標楷體" w:hAnsi="Times New Roman" w:cs="Times New Roman" w:hint="eastAsia"/>
          <w:sz w:val="28"/>
          <w:szCs w:val="28"/>
        </w:rPr>
        <w:t>HTML5</w:t>
      </w:r>
      <w:r w:rsidR="002461D3" w:rsidRPr="002461D3">
        <w:rPr>
          <w:rFonts w:ascii="Times New Roman" w:eastAsia="標楷體" w:hAnsi="Times New Roman" w:cs="Times New Roman" w:hint="eastAsia"/>
          <w:sz w:val="28"/>
          <w:szCs w:val="28"/>
        </w:rPr>
        <w:t>、</w:t>
      </w:r>
      <w:proofErr w:type="spellStart"/>
      <w:r w:rsidR="002461D3" w:rsidRPr="002461D3">
        <w:rPr>
          <w:rFonts w:ascii="Times New Roman" w:eastAsia="標楷體" w:hAnsi="Times New Roman" w:cs="Times New Roman" w:hint="eastAsia"/>
          <w:sz w:val="28"/>
          <w:szCs w:val="28"/>
        </w:rPr>
        <w:t>Javascript</w:t>
      </w:r>
      <w:proofErr w:type="spellEnd"/>
      <w:r w:rsidR="002461D3" w:rsidRPr="002461D3">
        <w:rPr>
          <w:rFonts w:ascii="Times New Roman" w:eastAsia="標楷體" w:hAnsi="Times New Roman" w:cs="Times New Roman" w:hint="eastAsia"/>
          <w:sz w:val="28"/>
          <w:szCs w:val="28"/>
        </w:rPr>
        <w:t>、</w:t>
      </w:r>
      <w:r w:rsidR="002461D3" w:rsidRPr="002461D3">
        <w:rPr>
          <w:rFonts w:ascii="Times New Roman" w:eastAsia="標楷體" w:hAnsi="Times New Roman" w:cs="Times New Roman" w:hint="eastAsia"/>
          <w:sz w:val="28"/>
          <w:szCs w:val="28"/>
        </w:rPr>
        <w:t>CSS</w:t>
      </w:r>
      <w:r w:rsidR="002461D3" w:rsidRPr="002461D3">
        <w:rPr>
          <w:rFonts w:ascii="Times New Roman" w:eastAsia="標楷體" w:hAnsi="Times New Roman" w:cs="Times New Roman" w:hint="eastAsia"/>
          <w:sz w:val="28"/>
          <w:szCs w:val="28"/>
        </w:rPr>
        <w:t>技術就可以快速開發跨平台的</w:t>
      </w:r>
      <w:r w:rsidR="002E1D75">
        <w:rPr>
          <w:rFonts w:ascii="Times New Roman" w:eastAsia="標楷體" w:hAnsi="Times New Roman" w:cs="Times New Roman" w:hint="eastAsia"/>
          <w:sz w:val="28"/>
          <w:szCs w:val="28"/>
        </w:rPr>
        <w:t>APP</w:t>
      </w:r>
      <w:r w:rsidR="002461D3" w:rsidRPr="002461D3">
        <w:rPr>
          <w:rFonts w:ascii="Times New Roman" w:eastAsia="標楷體" w:hAnsi="Times New Roman" w:cs="Times New Roman" w:hint="eastAsia"/>
          <w:sz w:val="28"/>
          <w:szCs w:val="28"/>
        </w:rPr>
        <w:t>。</w:t>
      </w:r>
    </w:p>
    <w:p w:rsidR="00FA6610" w:rsidRPr="00AD5DED" w:rsidRDefault="00AD5DED">
      <w:pPr>
        <w:pStyle w:val="aff0"/>
        <w:pPrChange w:id="1100" w:author="A5206572" w:date="2019-05-10T21:52:00Z">
          <w:pPr>
            <w:widowControl/>
            <w:spacing w:beforeLines="100" w:before="360"/>
            <w:jc w:val="center"/>
          </w:pPr>
        </w:pPrChange>
      </w:pPr>
      <w:bookmarkStart w:id="1101" w:name="_Toc8422226"/>
      <w:r w:rsidRPr="00BB36D0">
        <w:rPr>
          <w:rFonts w:hint="eastAsia"/>
        </w:rPr>
        <w:t>圖</w:t>
      </w:r>
      <w:r w:rsidRPr="00BB36D0">
        <w:rPr>
          <w:rFonts w:hint="eastAsia"/>
        </w:rPr>
        <w:t>3</w:t>
      </w:r>
      <w:r>
        <w:t>.</w:t>
      </w:r>
      <w:r w:rsidR="003A537A">
        <w:rPr>
          <w:rFonts w:hint="eastAsia"/>
        </w:rPr>
        <w:t>2</w:t>
      </w:r>
      <w:r w:rsidRPr="00BB36D0">
        <w:rPr>
          <w:rFonts w:hint="eastAsia"/>
        </w:rPr>
        <w:t xml:space="preserve"> </w:t>
      </w:r>
      <w:r w:rsidRPr="00AD5DED">
        <w:rPr>
          <w:rFonts w:hint="eastAsia"/>
        </w:rPr>
        <w:t>HTML5+</w:t>
      </w:r>
      <w:r>
        <w:t xml:space="preserve"> </w:t>
      </w:r>
      <w:r w:rsidRPr="00AD5DED">
        <w:rPr>
          <w:rFonts w:hint="eastAsia"/>
        </w:rPr>
        <w:t>架構</w:t>
      </w:r>
      <w:r>
        <w:rPr>
          <w:rFonts w:hint="eastAsia"/>
        </w:rPr>
        <w:t>圖</w:t>
      </w:r>
      <w:bookmarkEnd w:id="1101"/>
    </w:p>
    <w:p w:rsidR="002461D3" w:rsidRDefault="002461D3">
      <w:pPr>
        <w:pStyle w:val="af7"/>
        <w:pPrChange w:id="1102" w:author="A5206572" w:date="2019-05-10T21:21:00Z">
          <w:pPr>
            <w:widowControl/>
            <w:ind w:left="480" w:hangingChars="200" w:hanging="480"/>
            <w:jc w:val="both"/>
          </w:pPr>
        </w:pPrChange>
      </w:pPr>
      <w:r w:rsidRPr="002461D3">
        <w:rPr>
          <w:rFonts w:hint="eastAsia"/>
        </w:rPr>
        <w:t>(1</w:t>
      </w:r>
      <w:r>
        <w:rPr>
          <w:rFonts w:hint="eastAsia"/>
        </w:rPr>
        <w:t xml:space="preserve">) </w:t>
      </w:r>
      <w:r w:rsidRPr="002461D3">
        <w:rPr>
          <w:rFonts w:hint="eastAsia"/>
        </w:rPr>
        <w:t>相機</w:t>
      </w:r>
      <w:r w:rsidRPr="002461D3">
        <w:rPr>
          <w:rFonts w:hint="eastAsia"/>
        </w:rPr>
        <w:t>A</w:t>
      </w:r>
      <w:r w:rsidRPr="002461D3">
        <w:t>PI</w:t>
      </w:r>
    </w:p>
    <w:p w:rsidR="00A66EE4" w:rsidRDefault="00604624" w:rsidP="00C8147A">
      <w:pPr>
        <w:spacing w:after="120" w:line="480" w:lineRule="exact"/>
        <w:ind w:leftChars="250" w:left="600" w:firstLineChars="200" w:firstLine="560"/>
        <w:jc w:val="both"/>
        <w:rPr>
          <w:rFonts w:ascii="Times New Roman" w:eastAsia="標楷體" w:hAnsi="Times New Roman"/>
          <w:sz w:val="28"/>
          <w:szCs w:val="28"/>
        </w:rPr>
      </w:pPr>
      <w:r w:rsidRPr="00B7332A">
        <w:rPr>
          <w:rFonts w:ascii="Times New Roman" w:eastAsia="標楷體" w:hAnsi="Times New Roman" w:hint="eastAsia"/>
          <w:sz w:val="28"/>
          <w:szCs w:val="28"/>
        </w:rPr>
        <w:t>相機</w:t>
      </w:r>
      <w:r w:rsidRPr="00B7332A">
        <w:rPr>
          <w:rFonts w:ascii="Times New Roman" w:eastAsia="標楷體" w:hAnsi="Times New Roman"/>
          <w:sz w:val="28"/>
          <w:szCs w:val="28"/>
        </w:rPr>
        <w:t>API</w:t>
      </w:r>
      <w:r w:rsidRPr="00B7332A">
        <w:rPr>
          <w:rFonts w:ascii="Times New Roman" w:eastAsia="標楷體" w:hAnsi="Times New Roman" w:hint="eastAsia"/>
          <w:sz w:val="28"/>
          <w:szCs w:val="28"/>
        </w:rPr>
        <w:t>管理手機的</w:t>
      </w:r>
      <w:r w:rsidR="00CB6542">
        <w:rPr>
          <w:rFonts w:ascii="Times New Roman" w:eastAsia="標楷體" w:hAnsi="Times New Roman" w:hint="eastAsia"/>
          <w:sz w:val="28"/>
          <w:szCs w:val="28"/>
        </w:rPr>
        <w:t>鏡</w:t>
      </w:r>
      <w:r w:rsidRPr="00B7332A">
        <w:rPr>
          <w:rFonts w:ascii="Times New Roman" w:eastAsia="標楷體" w:hAnsi="Times New Roman" w:hint="eastAsia"/>
          <w:sz w:val="28"/>
          <w:szCs w:val="28"/>
        </w:rPr>
        <w:t>頭，可用於拍照、錄影操作，我們可以</w:t>
      </w:r>
      <w:r w:rsidR="00015370">
        <w:rPr>
          <w:rFonts w:ascii="Times New Roman" w:eastAsia="標楷體" w:hAnsi="Times New Roman" w:hint="eastAsia"/>
          <w:sz w:val="28"/>
          <w:szCs w:val="28"/>
        </w:rPr>
        <w:t>透</w:t>
      </w:r>
      <w:r w:rsidR="00383543">
        <w:rPr>
          <w:rFonts w:ascii="Times New Roman" w:eastAsia="標楷體" w:hAnsi="Times New Roman" w:hint="eastAsia"/>
          <w:sz w:val="28"/>
          <w:szCs w:val="28"/>
        </w:rPr>
        <w:t>過</w:t>
      </w:r>
      <w:proofErr w:type="spellStart"/>
      <w:r w:rsidRPr="00B7332A">
        <w:rPr>
          <w:rFonts w:ascii="Times New Roman" w:eastAsia="標楷體" w:hAnsi="Times New Roman"/>
          <w:sz w:val="28"/>
          <w:szCs w:val="28"/>
        </w:rPr>
        <w:t>plus.camera.getCamera</w:t>
      </w:r>
      <w:proofErr w:type="spellEnd"/>
      <w:r w:rsidRPr="00B7332A">
        <w:rPr>
          <w:rFonts w:ascii="Times New Roman" w:eastAsia="標楷體" w:hAnsi="Times New Roman"/>
          <w:sz w:val="28"/>
          <w:szCs w:val="28"/>
        </w:rPr>
        <w:t>(index)</w:t>
      </w:r>
      <w:r w:rsidR="00721563" w:rsidRPr="00721563">
        <w:rPr>
          <w:rFonts w:ascii="Times New Roman" w:eastAsia="標楷體" w:hAnsi="Times New Roman" w:hint="eastAsia"/>
          <w:sz w:val="28"/>
          <w:szCs w:val="28"/>
        </w:rPr>
        <w:t xml:space="preserve"> </w:t>
      </w:r>
      <w:r w:rsidR="00F52877">
        <w:rPr>
          <w:rFonts w:ascii="Times New Roman" w:eastAsia="標楷體" w:hAnsi="Times New Roman" w:hint="eastAsia"/>
          <w:sz w:val="28"/>
          <w:szCs w:val="28"/>
        </w:rPr>
        <w:t>函式</w:t>
      </w:r>
      <w:r w:rsidRPr="00B7332A">
        <w:rPr>
          <w:rFonts w:ascii="Times New Roman" w:eastAsia="標楷體" w:hAnsi="Times New Roman" w:hint="eastAsia"/>
          <w:sz w:val="28"/>
          <w:szCs w:val="28"/>
        </w:rPr>
        <w:t>啟動手機內的相機，參數</w:t>
      </w:r>
      <w:r w:rsidRPr="00B7332A">
        <w:rPr>
          <w:rFonts w:ascii="Times New Roman" w:eastAsia="標楷體" w:hAnsi="Times New Roman" w:hint="eastAsia"/>
          <w:sz w:val="28"/>
          <w:szCs w:val="28"/>
        </w:rPr>
        <w:t>i</w:t>
      </w:r>
      <w:r w:rsidRPr="00B7332A">
        <w:rPr>
          <w:rFonts w:ascii="Times New Roman" w:eastAsia="標楷體" w:hAnsi="Times New Roman"/>
          <w:sz w:val="28"/>
          <w:szCs w:val="28"/>
        </w:rPr>
        <w:t>ndex</w:t>
      </w:r>
      <w:r w:rsidRPr="00B7332A">
        <w:rPr>
          <w:rFonts w:ascii="Times New Roman" w:eastAsia="標楷體" w:hAnsi="Times New Roman" w:hint="eastAsia"/>
          <w:sz w:val="28"/>
          <w:szCs w:val="28"/>
        </w:rPr>
        <w:t>則是表示後置或是前置鏡頭，如果不輸入參數則是預設為後置鏡頭。</w:t>
      </w:r>
    </w:p>
    <w:p w:rsidR="002461D3" w:rsidRDefault="00A66EE4" w:rsidP="00CB6542">
      <w:pPr>
        <w:spacing w:after="120" w:line="480" w:lineRule="exact"/>
        <w:ind w:leftChars="250" w:left="600" w:firstLineChars="200" w:firstLine="560"/>
        <w:jc w:val="both"/>
        <w:rPr>
          <w:rFonts w:ascii="Times New Roman" w:eastAsia="標楷體" w:hAnsi="Times New Roman"/>
          <w:sz w:val="28"/>
          <w:szCs w:val="28"/>
        </w:rPr>
      </w:pPr>
      <w:r>
        <w:rPr>
          <w:rFonts w:ascii="Times New Roman" w:eastAsia="標楷體" w:hAnsi="Times New Roman" w:hint="eastAsia"/>
          <w:sz w:val="28"/>
          <w:szCs w:val="28"/>
        </w:rPr>
        <w:lastRenderedPageBreak/>
        <w:t>如圖</w:t>
      </w:r>
      <w:r>
        <w:rPr>
          <w:rFonts w:ascii="Times New Roman" w:eastAsia="標楷體" w:hAnsi="Times New Roman" w:hint="eastAsia"/>
          <w:sz w:val="28"/>
          <w:szCs w:val="28"/>
        </w:rPr>
        <w:t>3.3</w:t>
      </w:r>
      <w:r>
        <w:rPr>
          <w:rFonts w:ascii="Times New Roman" w:eastAsia="標楷體" w:hAnsi="Times New Roman" w:hint="eastAsia"/>
          <w:sz w:val="28"/>
          <w:szCs w:val="28"/>
        </w:rPr>
        <w:t>，</w:t>
      </w:r>
      <w:proofErr w:type="spellStart"/>
      <w:r w:rsidR="00604624" w:rsidRPr="00B7332A">
        <w:rPr>
          <w:rFonts w:ascii="Times New Roman" w:eastAsia="標楷體" w:hAnsi="Times New Roman"/>
          <w:sz w:val="28"/>
          <w:szCs w:val="28"/>
        </w:rPr>
        <w:t>captureImage</w:t>
      </w:r>
      <w:proofErr w:type="spellEnd"/>
      <w:proofErr w:type="gramStart"/>
      <w:r w:rsidR="00F52877">
        <w:rPr>
          <w:rFonts w:ascii="Times New Roman" w:eastAsia="標楷體" w:hAnsi="Times New Roman" w:hint="eastAsia"/>
          <w:sz w:val="28"/>
          <w:szCs w:val="28"/>
        </w:rPr>
        <w:t>函式</w:t>
      </w:r>
      <w:r w:rsidR="00604624" w:rsidRPr="00B7332A">
        <w:rPr>
          <w:rFonts w:ascii="Times New Roman" w:eastAsia="標楷體" w:hAnsi="Times New Roman" w:hint="eastAsia"/>
          <w:sz w:val="28"/>
          <w:szCs w:val="28"/>
        </w:rPr>
        <w:t>有三個</w:t>
      </w:r>
      <w:proofErr w:type="gramEnd"/>
      <w:r w:rsidR="00604624" w:rsidRPr="00B7332A">
        <w:rPr>
          <w:rFonts w:ascii="Times New Roman" w:eastAsia="標楷體" w:hAnsi="Times New Roman" w:hint="eastAsia"/>
          <w:sz w:val="28"/>
          <w:szCs w:val="28"/>
        </w:rPr>
        <w:t>參數，當使用者按下拍照按鍵後，拍照成功則會執行</w:t>
      </w:r>
      <w:proofErr w:type="spellStart"/>
      <w:r w:rsidR="00604624" w:rsidRPr="00B7332A">
        <w:rPr>
          <w:rFonts w:ascii="Times New Roman" w:eastAsia="標楷體" w:hAnsi="Times New Roman"/>
          <w:sz w:val="28"/>
          <w:szCs w:val="28"/>
        </w:rPr>
        <w:t>successCB</w:t>
      </w:r>
      <w:proofErr w:type="spellEnd"/>
      <w:r w:rsidR="00604624" w:rsidRPr="00B7332A">
        <w:rPr>
          <w:rFonts w:ascii="Times New Roman" w:eastAsia="標楷體" w:hAnsi="Times New Roman" w:hint="eastAsia"/>
          <w:sz w:val="28"/>
          <w:szCs w:val="28"/>
        </w:rPr>
        <w:t>，</w:t>
      </w:r>
      <w:proofErr w:type="spellStart"/>
      <w:r w:rsidR="00604624" w:rsidRPr="00B7332A">
        <w:rPr>
          <w:rFonts w:ascii="Times New Roman" w:eastAsia="標楷體" w:hAnsi="Times New Roman"/>
          <w:sz w:val="28"/>
          <w:szCs w:val="28"/>
        </w:rPr>
        <w:t>successCB</w:t>
      </w:r>
      <w:proofErr w:type="spellEnd"/>
      <w:r w:rsidR="00604624" w:rsidRPr="00B7332A">
        <w:rPr>
          <w:rFonts w:ascii="Times New Roman" w:eastAsia="標楷體" w:hAnsi="Times New Roman" w:hint="eastAsia"/>
          <w:sz w:val="28"/>
          <w:szCs w:val="28"/>
        </w:rPr>
        <w:t>的內容是一個</w:t>
      </w:r>
      <w:r w:rsidR="00F52877">
        <w:rPr>
          <w:rFonts w:ascii="Times New Roman" w:eastAsia="標楷體" w:hAnsi="Times New Roman" w:hint="eastAsia"/>
          <w:sz w:val="28"/>
          <w:szCs w:val="28"/>
        </w:rPr>
        <w:t>函式</w:t>
      </w:r>
      <w:r w:rsidR="00604624" w:rsidRPr="00B7332A">
        <w:rPr>
          <w:rFonts w:ascii="Times New Roman" w:eastAsia="標楷體" w:hAnsi="Times New Roman" w:hint="eastAsia"/>
          <w:sz w:val="28"/>
          <w:szCs w:val="28"/>
        </w:rPr>
        <w:t>，</w:t>
      </w:r>
      <w:r w:rsidR="00F52877">
        <w:rPr>
          <w:rFonts w:ascii="Times New Roman" w:eastAsia="標楷體" w:hAnsi="Times New Roman" w:hint="eastAsia"/>
          <w:sz w:val="28"/>
          <w:szCs w:val="28"/>
        </w:rPr>
        <w:t>函式</w:t>
      </w:r>
      <w:r w:rsidR="00604624" w:rsidRPr="00B7332A">
        <w:rPr>
          <w:rFonts w:ascii="Times New Roman" w:eastAsia="標楷體" w:hAnsi="Times New Roman" w:hint="eastAsia"/>
          <w:sz w:val="28"/>
          <w:szCs w:val="28"/>
        </w:rPr>
        <w:t>參數</w:t>
      </w:r>
      <w:r w:rsidR="00604624" w:rsidRPr="00B7332A">
        <w:rPr>
          <w:rFonts w:ascii="Times New Roman" w:eastAsia="標楷體" w:hAnsi="Times New Roman" w:hint="eastAsia"/>
          <w:sz w:val="28"/>
          <w:szCs w:val="28"/>
        </w:rPr>
        <w:t>p</w:t>
      </w:r>
      <w:r w:rsidR="00604624" w:rsidRPr="00B7332A">
        <w:rPr>
          <w:rFonts w:ascii="Times New Roman" w:eastAsia="標楷體" w:hAnsi="Times New Roman"/>
          <w:sz w:val="28"/>
          <w:szCs w:val="28"/>
        </w:rPr>
        <w:t>ath</w:t>
      </w:r>
      <w:r w:rsidR="00604624" w:rsidRPr="00B7332A">
        <w:rPr>
          <w:rFonts w:ascii="Times New Roman" w:eastAsia="標楷體" w:hAnsi="Times New Roman" w:hint="eastAsia"/>
          <w:sz w:val="28"/>
          <w:szCs w:val="28"/>
        </w:rPr>
        <w:t>代表圖片存儲在手機內的路徑位置</w:t>
      </w:r>
      <w:r w:rsidR="004C7BAE">
        <w:rPr>
          <w:rFonts w:ascii="Times New Roman" w:eastAsia="標楷體" w:hAnsi="Times New Roman" w:hint="eastAsia"/>
          <w:sz w:val="28"/>
          <w:szCs w:val="28"/>
        </w:rPr>
        <w:t>；</w:t>
      </w:r>
      <w:r w:rsidR="00604624" w:rsidRPr="00B7332A">
        <w:rPr>
          <w:rFonts w:ascii="Times New Roman" w:eastAsia="標楷體" w:hAnsi="Times New Roman" w:hint="eastAsia"/>
          <w:sz w:val="28"/>
          <w:szCs w:val="28"/>
        </w:rPr>
        <w:t>反之如果拍照失敗則是執行</w:t>
      </w:r>
      <w:proofErr w:type="spellStart"/>
      <w:r w:rsidR="00604624" w:rsidRPr="00B7332A">
        <w:rPr>
          <w:rFonts w:ascii="Times New Roman" w:eastAsia="標楷體" w:hAnsi="Times New Roman"/>
          <w:sz w:val="28"/>
          <w:szCs w:val="28"/>
        </w:rPr>
        <w:t>errorCB</w:t>
      </w:r>
      <w:proofErr w:type="spellEnd"/>
      <w:r w:rsidR="00604624" w:rsidRPr="00B7332A">
        <w:rPr>
          <w:rFonts w:ascii="Times New Roman" w:eastAsia="標楷體" w:hAnsi="Times New Roman" w:hint="eastAsia"/>
          <w:sz w:val="28"/>
          <w:szCs w:val="28"/>
        </w:rPr>
        <w:t>，</w:t>
      </w:r>
      <w:proofErr w:type="spellStart"/>
      <w:r w:rsidR="00604624" w:rsidRPr="00B7332A">
        <w:rPr>
          <w:rFonts w:ascii="Times New Roman" w:eastAsia="標楷體" w:hAnsi="Times New Roman"/>
          <w:sz w:val="28"/>
          <w:szCs w:val="28"/>
        </w:rPr>
        <w:t>errorCB</w:t>
      </w:r>
      <w:proofErr w:type="spellEnd"/>
      <w:r w:rsidR="00604624" w:rsidRPr="00B7332A">
        <w:rPr>
          <w:rFonts w:ascii="Times New Roman" w:eastAsia="標楷體" w:hAnsi="Times New Roman" w:hint="eastAsia"/>
          <w:sz w:val="28"/>
          <w:szCs w:val="28"/>
        </w:rPr>
        <w:t>也是一個</w:t>
      </w:r>
      <w:r w:rsidR="00F52877">
        <w:rPr>
          <w:rFonts w:ascii="Times New Roman" w:eastAsia="標楷體" w:hAnsi="Times New Roman" w:hint="eastAsia"/>
          <w:sz w:val="28"/>
          <w:szCs w:val="28"/>
        </w:rPr>
        <w:t>函式</w:t>
      </w:r>
      <w:r w:rsidR="00604624" w:rsidRPr="00B7332A">
        <w:rPr>
          <w:rFonts w:ascii="Times New Roman" w:eastAsia="標楷體" w:hAnsi="Times New Roman" w:hint="eastAsia"/>
          <w:sz w:val="28"/>
          <w:szCs w:val="28"/>
        </w:rPr>
        <w:t>，其中我們可以透過</w:t>
      </w:r>
      <w:proofErr w:type="spellStart"/>
      <w:r w:rsidR="00604624" w:rsidRPr="00B7332A">
        <w:rPr>
          <w:rFonts w:ascii="Times New Roman" w:eastAsia="標楷體" w:hAnsi="Times New Roman"/>
          <w:sz w:val="28"/>
          <w:szCs w:val="28"/>
        </w:rPr>
        <w:t>error.code</w:t>
      </w:r>
      <w:proofErr w:type="spellEnd"/>
      <w:r w:rsidR="00604624" w:rsidRPr="00B7332A">
        <w:rPr>
          <w:rFonts w:ascii="Times New Roman" w:eastAsia="標楷體" w:hAnsi="Times New Roman" w:hint="eastAsia"/>
          <w:sz w:val="28"/>
          <w:szCs w:val="28"/>
        </w:rPr>
        <w:t>和</w:t>
      </w:r>
      <w:proofErr w:type="spellStart"/>
      <w:r w:rsidR="00604624" w:rsidRPr="00B7332A">
        <w:rPr>
          <w:rFonts w:ascii="Times New Roman" w:eastAsia="標楷體" w:hAnsi="Times New Roman"/>
          <w:sz w:val="28"/>
          <w:szCs w:val="28"/>
        </w:rPr>
        <w:t>error.message</w:t>
      </w:r>
      <w:proofErr w:type="spellEnd"/>
      <w:r w:rsidR="00604624" w:rsidRPr="00B7332A">
        <w:rPr>
          <w:rFonts w:ascii="Times New Roman" w:eastAsia="標楷體" w:hAnsi="Times New Roman" w:hint="eastAsia"/>
          <w:sz w:val="28"/>
          <w:szCs w:val="28"/>
        </w:rPr>
        <w:t>方法返回的字串訊息來判斷錯誤代碼和錯誤訊息</w:t>
      </w:r>
      <w:r w:rsidR="0067720B">
        <w:rPr>
          <w:rFonts w:ascii="Times New Roman" w:eastAsia="標楷體" w:hAnsi="Times New Roman" w:hint="eastAsia"/>
          <w:sz w:val="28"/>
          <w:szCs w:val="28"/>
        </w:rPr>
        <w:t>；</w:t>
      </w:r>
      <w:r w:rsidR="00604624" w:rsidRPr="00B7332A">
        <w:rPr>
          <w:rFonts w:ascii="Times New Roman" w:eastAsia="標楷體" w:hAnsi="Times New Roman" w:hint="eastAsia"/>
          <w:sz w:val="28"/>
          <w:szCs w:val="28"/>
        </w:rPr>
        <w:t>第三</w:t>
      </w:r>
      <w:proofErr w:type="gramStart"/>
      <w:r w:rsidR="00604624" w:rsidRPr="00B7332A">
        <w:rPr>
          <w:rFonts w:ascii="Times New Roman" w:eastAsia="標楷體" w:hAnsi="Times New Roman" w:hint="eastAsia"/>
          <w:sz w:val="28"/>
          <w:szCs w:val="28"/>
        </w:rPr>
        <w:t>個</w:t>
      </w:r>
      <w:proofErr w:type="gramEnd"/>
      <w:r w:rsidR="00604624" w:rsidRPr="00B7332A">
        <w:rPr>
          <w:rFonts w:ascii="Times New Roman" w:eastAsia="標楷體" w:hAnsi="Times New Roman" w:hint="eastAsia"/>
          <w:sz w:val="28"/>
          <w:szCs w:val="28"/>
        </w:rPr>
        <w:t>參數</w:t>
      </w:r>
      <w:r w:rsidR="00604624" w:rsidRPr="00B7332A">
        <w:rPr>
          <w:rFonts w:ascii="Times New Roman" w:eastAsia="標楷體" w:hAnsi="Times New Roman" w:hint="eastAsia"/>
          <w:sz w:val="28"/>
          <w:szCs w:val="28"/>
        </w:rPr>
        <w:t>o</w:t>
      </w:r>
      <w:r w:rsidR="00604624" w:rsidRPr="00B7332A">
        <w:rPr>
          <w:rFonts w:ascii="Times New Roman" w:eastAsia="標楷體" w:hAnsi="Times New Roman"/>
          <w:sz w:val="28"/>
          <w:szCs w:val="28"/>
        </w:rPr>
        <w:t>ptions</w:t>
      </w:r>
      <w:r w:rsidR="00604624" w:rsidRPr="00B7332A">
        <w:rPr>
          <w:rFonts w:ascii="Times New Roman" w:eastAsia="標楷體" w:hAnsi="Times New Roman" w:hint="eastAsia"/>
          <w:sz w:val="28"/>
          <w:szCs w:val="28"/>
        </w:rPr>
        <w:t>則是一個</w:t>
      </w:r>
      <w:r w:rsidR="00B71AA6">
        <w:rPr>
          <w:rFonts w:ascii="Times New Roman" w:eastAsia="標楷體" w:hAnsi="Times New Roman" w:hint="eastAsia"/>
          <w:sz w:val="28"/>
          <w:szCs w:val="28"/>
        </w:rPr>
        <w:t>j</w:t>
      </w:r>
      <w:r w:rsidR="00604624" w:rsidRPr="00B7332A">
        <w:rPr>
          <w:rFonts w:ascii="Times New Roman" w:eastAsia="標楷體" w:hAnsi="Times New Roman"/>
          <w:sz w:val="28"/>
          <w:szCs w:val="28"/>
        </w:rPr>
        <w:t>son</w:t>
      </w:r>
      <w:r w:rsidR="00604624" w:rsidRPr="00B7332A">
        <w:rPr>
          <w:rFonts w:ascii="Times New Roman" w:eastAsia="標楷體" w:hAnsi="Times New Roman" w:hint="eastAsia"/>
          <w:sz w:val="28"/>
          <w:szCs w:val="28"/>
        </w:rPr>
        <w:t>物件，</w:t>
      </w:r>
      <w:r w:rsidR="00F52877">
        <w:rPr>
          <w:rFonts w:ascii="Times New Roman" w:eastAsia="標楷體" w:hAnsi="Times New Roman" w:hint="eastAsia"/>
          <w:sz w:val="28"/>
          <w:szCs w:val="28"/>
        </w:rPr>
        <w:t>其中</w:t>
      </w:r>
      <w:r w:rsidR="00604624" w:rsidRPr="00B7332A">
        <w:rPr>
          <w:rFonts w:ascii="Times New Roman" w:eastAsia="標楷體" w:hAnsi="Times New Roman"/>
          <w:sz w:val="28"/>
          <w:szCs w:val="28"/>
        </w:rPr>
        <w:t>resolution</w:t>
      </w:r>
      <w:r w:rsidR="00604624" w:rsidRPr="00B7332A">
        <w:rPr>
          <w:rFonts w:ascii="Times New Roman" w:eastAsia="標楷體" w:hAnsi="Times New Roman" w:hint="eastAsia"/>
          <w:sz w:val="28"/>
          <w:szCs w:val="28"/>
        </w:rPr>
        <w:t>代表的是拍照錄影時所用的解析度，</w:t>
      </w:r>
      <w:r w:rsidR="00604624" w:rsidRPr="00B7332A">
        <w:rPr>
          <w:rFonts w:ascii="Times New Roman" w:eastAsia="標楷體" w:hAnsi="Times New Roman"/>
          <w:sz w:val="28"/>
          <w:szCs w:val="28"/>
        </w:rPr>
        <w:t>format</w:t>
      </w:r>
      <w:r w:rsidR="00604624" w:rsidRPr="00B7332A">
        <w:rPr>
          <w:rFonts w:ascii="Times New Roman" w:eastAsia="標楷體" w:hAnsi="Times New Roman" w:hint="eastAsia"/>
          <w:sz w:val="28"/>
          <w:szCs w:val="28"/>
        </w:rPr>
        <w:t>代表則是拍照後的存檔格式，如果不指定則預設為</w:t>
      </w:r>
      <w:r w:rsidR="00604624" w:rsidRPr="00B7332A">
        <w:rPr>
          <w:rFonts w:ascii="Times New Roman" w:eastAsia="標楷體" w:hAnsi="Times New Roman" w:hint="eastAsia"/>
          <w:sz w:val="28"/>
          <w:szCs w:val="28"/>
        </w:rPr>
        <w:t>.</w:t>
      </w:r>
      <w:r w:rsidR="00604624" w:rsidRPr="00B7332A">
        <w:rPr>
          <w:rFonts w:ascii="Times New Roman" w:eastAsia="標楷體" w:hAnsi="Times New Roman"/>
          <w:sz w:val="28"/>
          <w:szCs w:val="28"/>
        </w:rPr>
        <w:t>jpg</w:t>
      </w:r>
      <w:r w:rsidR="00604624" w:rsidRPr="00B7332A">
        <w:rPr>
          <w:rFonts w:ascii="Times New Roman" w:eastAsia="標楷體" w:hAnsi="Times New Roman" w:hint="eastAsia"/>
          <w:sz w:val="28"/>
          <w:szCs w:val="28"/>
        </w:rPr>
        <w:t>檔案。</w:t>
      </w:r>
    </w:p>
    <w:p w:rsidR="00532146" w:rsidRDefault="00532146" w:rsidP="002F2582">
      <w:pPr>
        <w:widowControl/>
        <w:spacing w:beforeLines="100" w:before="360"/>
        <w:jc w:val="center"/>
        <w:rPr>
          <w:rFonts w:ascii="Times New Roman" w:eastAsia="標楷體" w:hAnsi="Times New Roman" w:cs="Times New Roman"/>
          <w:b/>
          <w:sz w:val="28"/>
          <w:szCs w:val="28"/>
        </w:rPr>
      </w:pPr>
      <w:r>
        <w:rPr>
          <w:rFonts w:ascii="Times New Roman" w:eastAsia="標楷體" w:hAnsi="Times New Roman" w:hint="eastAsia"/>
          <w:noProof/>
          <w:sz w:val="28"/>
          <w:szCs w:val="28"/>
        </w:rPr>
        <w:drawing>
          <wp:anchor distT="0" distB="0" distL="114300" distR="114300" simplePos="0" relativeHeight="251665408" behindDoc="1" locked="0" layoutInCell="1" allowOverlap="1">
            <wp:simplePos x="0" y="0"/>
            <wp:positionH relativeFrom="margin">
              <wp:posOffset>742950</wp:posOffset>
            </wp:positionH>
            <wp:positionV relativeFrom="margin">
              <wp:posOffset>2597455</wp:posOffset>
            </wp:positionV>
            <wp:extent cx="4093845" cy="1209040"/>
            <wp:effectExtent l="0" t="0" r="1905" b="0"/>
            <wp:wrapSquare wrapText="bothSides"/>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mera code.png"/>
                    <pic:cNvPicPr/>
                  </pic:nvPicPr>
                  <pic:blipFill>
                    <a:blip r:embed="rId17">
                      <a:extLst>
                        <a:ext uri="{28A0092B-C50C-407E-A947-70E740481C1C}">
                          <a14:useLocalDpi xmlns:a14="http://schemas.microsoft.com/office/drawing/2010/main" val="0"/>
                        </a:ext>
                      </a:extLst>
                    </a:blip>
                    <a:stretch>
                      <a:fillRect/>
                    </a:stretch>
                  </pic:blipFill>
                  <pic:spPr>
                    <a:xfrm>
                      <a:off x="0" y="0"/>
                      <a:ext cx="4093845" cy="1209040"/>
                    </a:xfrm>
                    <a:prstGeom prst="rect">
                      <a:avLst/>
                    </a:prstGeom>
                  </pic:spPr>
                </pic:pic>
              </a:graphicData>
            </a:graphic>
            <wp14:sizeRelH relativeFrom="page">
              <wp14:pctWidth>0</wp14:pctWidth>
            </wp14:sizeRelH>
            <wp14:sizeRelV relativeFrom="page">
              <wp14:pctHeight>0</wp14:pctHeight>
            </wp14:sizeRelV>
          </wp:anchor>
        </w:drawing>
      </w:r>
    </w:p>
    <w:p w:rsidR="00532146" w:rsidRDefault="00532146" w:rsidP="002F2582">
      <w:pPr>
        <w:widowControl/>
        <w:spacing w:beforeLines="100" w:before="360"/>
        <w:jc w:val="center"/>
        <w:rPr>
          <w:rFonts w:ascii="Times New Roman" w:eastAsia="標楷體" w:hAnsi="Times New Roman" w:cs="Times New Roman"/>
          <w:b/>
          <w:sz w:val="28"/>
          <w:szCs w:val="28"/>
        </w:rPr>
      </w:pPr>
    </w:p>
    <w:p w:rsidR="00532146" w:rsidRDefault="00532146" w:rsidP="002F2582">
      <w:pPr>
        <w:widowControl/>
        <w:spacing w:beforeLines="100" w:before="360"/>
        <w:jc w:val="center"/>
        <w:rPr>
          <w:rFonts w:ascii="Times New Roman" w:eastAsia="標楷體" w:hAnsi="Times New Roman" w:cs="Times New Roman"/>
          <w:b/>
          <w:sz w:val="28"/>
          <w:szCs w:val="28"/>
        </w:rPr>
      </w:pPr>
    </w:p>
    <w:p w:rsidR="00383543" w:rsidRDefault="002F2582">
      <w:pPr>
        <w:pStyle w:val="aff0"/>
        <w:pPrChange w:id="1103" w:author="A5206572" w:date="2019-05-10T21:52:00Z">
          <w:pPr>
            <w:widowControl/>
            <w:spacing w:beforeLines="100" w:before="360"/>
            <w:jc w:val="center"/>
          </w:pPr>
        </w:pPrChange>
      </w:pPr>
      <w:bookmarkStart w:id="1104" w:name="_Toc8422227"/>
      <w:r w:rsidRPr="00BB36D0">
        <w:rPr>
          <w:rFonts w:hint="eastAsia"/>
        </w:rPr>
        <w:t>圖</w:t>
      </w:r>
      <w:r w:rsidRPr="00BB36D0">
        <w:rPr>
          <w:rFonts w:hint="eastAsia"/>
        </w:rPr>
        <w:t>3</w:t>
      </w:r>
      <w:r>
        <w:t>.</w:t>
      </w:r>
      <w:r w:rsidR="00532146">
        <w:rPr>
          <w:rFonts w:hint="eastAsia"/>
        </w:rPr>
        <w:t>3</w:t>
      </w:r>
      <w:r w:rsidRPr="00BB36D0">
        <w:rPr>
          <w:rFonts w:hint="eastAsia"/>
        </w:rPr>
        <w:t xml:space="preserve"> </w:t>
      </w:r>
      <w:r w:rsidR="00532146">
        <w:rPr>
          <w:rFonts w:hint="eastAsia"/>
        </w:rPr>
        <w:t>相機</w:t>
      </w:r>
      <w:r w:rsidR="00532146">
        <w:rPr>
          <w:rFonts w:hint="eastAsia"/>
        </w:rPr>
        <w:t>API</w:t>
      </w:r>
      <w:bookmarkEnd w:id="1104"/>
    </w:p>
    <w:p w:rsidR="0067720B" w:rsidRDefault="0067720B">
      <w:pPr>
        <w:pStyle w:val="af7"/>
        <w:pPrChange w:id="1105" w:author="A5206572" w:date="2019-05-10T21:22:00Z">
          <w:pPr>
            <w:widowControl/>
            <w:ind w:left="480" w:hangingChars="200" w:hanging="480"/>
            <w:jc w:val="both"/>
          </w:pPr>
        </w:pPrChange>
      </w:pPr>
      <w:r w:rsidRPr="002461D3">
        <w:rPr>
          <w:rFonts w:hint="eastAsia"/>
        </w:rPr>
        <w:t>(</w:t>
      </w:r>
      <w:r>
        <w:t>2</w:t>
      </w:r>
      <w:r>
        <w:rPr>
          <w:rFonts w:hint="eastAsia"/>
        </w:rPr>
        <w:t xml:space="preserve">) </w:t>
      </w:r>
      <w:r w:rsidRPr="0067720B">
        <w:t>I/O</w:t>
      </w:r>
      <w:r w:rsidRPr="0067720B">
        <w:rPr>
          <w:rFonts w:hint="eastAsia"/>
        </w:rPr>
        <w:t xml:space="preserve"> </w:t>
      </w:r>
      <w:r w:rsidRPr="002461D3">
        <w:rPr>
          <w:rFonts w:hint="eastAsia"/>
        </w:rPr>
        <w:t>A</w:t>
      </w:r>
      <w:r w:rsidRPr="002461D3">
        <w:t>PI</w:t>
      </w:r>
    </w:p>
    <w:p w:rsidR="00FE106D" w:rsidRPr="00B7332A" w:rsidRDefault="007D29BA" w:rsidP="00BF71EC">
      <w:pPr>
        <w:spacing w:after="120" w:line="480" w:lineRule="exact"/>
        <w:ind w:leftChars="250" w:left="600" w:firstLineChars="200" w:firstLine="560"/>
        <w:jc w:val="both"/>
        <w:rPr>
          <w:rFonts w:ascii="Times New Roman" w:eastAsia="標楷體" w:hAnsi="Times New Roman"/>
          <w:sz w:val="28"/>
          <w:szCs w:val="28"/>
        </w:rPr>
      </w:pPr>
      <w:r>
        <w:rPr>
          <w:rFonts w:ascii="Times New Roman" w:eastAsia="標楷體" w:hAnsi="Times New Roman" w:hint="eastAsia"/>
          <w:sz w:val="28"/>
          <w:szCs w:val="28"/>
        </w:rPr>
        <w:t>如圖</w:t>
      </w:r>
      <w:r>
        <w:rPr>
          <w:rFonts w:ascii="Times New Roman" w:eastAsia="標楷體" w:hAnsi="Times New Roman" w:hint="eastAsia"/>
          <w:sz w:val="28"/>
          <w:szCs w:val="28"/>
        </w:rPr>
        <w:t>3.4</w:t>
      </w:r>
      <w:r w:rsidR="009D2ACD">
        <w:rPr>
          <w:rFonts w:ascii="Times New Roman" w:eastAsia="標楷體" w:hAnsi="Times New Roman" w:hint="eastAsia"/>
          <w:sz w:val="28"/>
          <w:szCs w:val="28"/>
        </w:rPr>
        <w:t>，</w:t>
      </w:r>
      <w:r>
        <w:rPr>
          <w:rFonts w:ascii="Times New Roman" w:eastAsia="標楷體" w:hAnsi="Times New Roman" w:hint="eastAsia"/>
          <w:sz w:val="28"/>
          <w:szCs w:val="28"/>
        </w:rPr>
        <w:t xml:space="preserve"> </w:t>
      </w:r>
      <w:proofErr w:type="spellStart"/>
      <w:r w:rsidR="00FE106D" w:rsidRPr="00FE106D">
        <w:rPr>
          <w:rFonts w:ascii="Times New Roman" w:eastAsia="標楷體" w:hAnsi="Times New Roman"/>
          <w:sz w:val="28"/>
          <w:szCs w:val="28"/>
        </w:rPr>
        <w:t>plus.io.resolveLocalFileSystemURL</w:t>
      </w:r>
      <w:proofErr w:type="spellEnd"/>
      <w:r w:rsidR="00FE106D" w:rsidRPr="00FE106D">
        <w:rPr>
          <w:rFonts w:ascii="Times New Roman" w:eastAsia="標楷體" w:hAnsi="Times New Roman"/>
          <w:sz w:val="28"/>
          <w:szCs w:val="28"/>
        </w:rPr>
        <w:t>(</w:t>
      </w:r>
      <w:proofErr w:type="spellStart"/>
      <w:r w:rsidR="00FE106D" w:rsidRPr="00FE106D">
        <w:rPr>
          <w:rFonts w:ascii="Times New Roman" w:eastAsia="標楷體" w:hAnsi="Times New Roman"/>
          <w:sz w:val="28"/>
          <w:szCs w:val="28"/>
        </w:rPr>
        <w:t>url,succesCB</w:t>
      </w:r>
      <w:proofErr w:type="spellEnd"/>
      <w:r w:rsidR="00FE106D" w:rsidRPr="00FE106D">
        <w:rPr>
          <w:rFonts w:ascii="Times New Roman" w:eastAsia="標楷體" w:hAnsi="Times New Roman"/>
          <w:sz w:val="28"/>
          <w:szCs w:val="28"/>
        </w:rPr>
        <w:t xml:space="preserve">, </w:t>
      </w:r>
      <w:proofErr w:type="spellStart"/>
      <w:r w:rsidR="00FE106D" w:rsidRPr="00FE106D">
        <w:rPr>
          <w:rFonts w:ascii="Times New Roman" w:eastAsia="標楷體" w:hAnsi="Times New Roman"/>
          <w:sz w:val="28"/>
          <w:szCs w:val="28"/>
        </w:rPr>
        <w:t>errorCB</w:t>
      </w:r>
      <w:proofErr w:type="spellEnd"/>
      <w:r w:rsidR="00FE106D" w:rsidRPr="00FE106D">
        <w:rPr>
          <w:rFonts w:ascii="Times New Roman" w:eastAsia="標楷體" w:hAnsi="Times New Roman"/>
          <w:sz w:val="28"/>
          <w:szCs w:val="28"/>
        </w:rPr>
        <w:t xml:space="preserve"> )</w:t>
      </w:r>
      <w:r w:rsidR="00FE106D" w:rsidRPr="00B7332A">
        <w:rPr>
          <w:rFonts w:ascii="Times New Roman" w:eastAsia="標楷體" w:hAnsi="Times New Roman" w:hint="eastAsia"/>
          <w:sz w:val="28"/>
          <w:szCs w:val="28"/>
        </w:rPr>
        <w:t>可以獲得指定路徑或文件的物件，</w:t>
      </w:r>
      <w:proofErr w:type="spellStart"/>
      <w:r w:rsidR="00FE106D" w:rsidRPr="00B7332A">
        <w:rPr>
          <w:rFonts w:ascii="Times New Roman" w:eastAsia="標楷體" w:hAnsi="Times New Roman"/>
          <w:sz w:val="28"/>
          <w:szCs w:val="28"/>
        </w:rPr>
        <w:t>url</w:t>
      </w:r>
      <w:proofErr w:type="spellEnd"/>
      <w:r w:rsidR="00FE106D" w:rsidRPr="00B7332A">
        <w:rPr>
          <w:rFonts w:ascii="Times New Roman" w:eastAsia="標楷體" w:hAnsi="Times New Roman" w:hint="eastAsia"/>
          <w:sz w:val="28"/>
          <w:szCs w:val="28"/>
        </w:rPr>
        <w:t>代表要操作文件或目錄的位址，而</w:t>
      </w:r>
      <w:proofErr w:type="spellStart"/>
      <w:r w:rsidR="00FE106D" w:rsidRPr="00B7332A">
        <w:rPr>
          <w:rFonts w:ascii="Times New Roman" w:eastAsia="標楷體" w:hAnsi="Times New Roman"/>
          <w:sz w:val="28"/>
          <w:szCs w:val="28"/>
        </w:rPr>
        <w:t>succesCB</w:t>
      </w:r>
      <w:proofErr w:type="spellEnd"/>
      <w:r w:rsidR="00FE106D" w:rsidRPr="00B7332A">
        <w:rPr>
          <w:rFonts w:ascii="Times New Roman" w:eastAsia="標楷體" w:hAnsi="Times New Roman" w:hint="eastAsia"/>
          <w:sz w:val="28"/>
          <w:szCs w:val="28"/>
        </w:rPr>
        <w:t>則是操作</w:t>
      </w:r>
      <w:proofErr w:type="spellStart"/>
      <w:r w:rsidR="00FE106D" w:rsidRPr="00B7332A">
        <w:rPr>
          <w:rFonts w:ascii="Times New Roman" w:eastAsia="標楷體" w:hAnsi="Times New Roman" w:hint="eastAsia"/>
          <w:sz w:val="28"/>
          <w:szCs w:val="28"/>
        </w:rPr>
        <w:t>u</w:t>
      </w:r>
      <w:r w:rsidR="00FE106D" w:rsidRPr="00B7332A">
        <w:rPr>
          <w:rFonts w:ascii="Times New Roman" w:eastAsia="標楷體" w:hAnsi="Times New Roman"/>
          <w:sz w:val="28"/>
          <w:szCs w:val="28"/>
        </w:rPr>
        <w:t>rl</w:t>
      </w:r>
      <w:proofErr w:type="spellEnd"/>
      <w:r w:rsidR="00FE106D" w:rsidRPr="00B7332A">
        <w:rPr>
          <w:rFonts w:ascii="Times New Roman" w:eastAsia="標楷體" w:hAnsi="Times New Roman" w:hint="eastAsia"/>
          <w:sz w:val="28"/>
          <w:szCs w:val="28"/>
        </w:rPr>
        <w:t>路徑的</w:t>
      </w:r>
      <w:proofErr w:type="gramStart"/>
      <w:r w:rsidR="00FE106D" w:rsidRPr="00B7332A">
        <w:rPr>
          <w:rFonts w:ascii="Times New Roman" w:eastAsia="標楷體" w:hAnsi="Times New Roman" w:hint="eastAsia"/>
          <w:sz w:val="28"/>
          <w:szCs w:val="28"/>
        </w:rPr>
        <w:t>的</w:t>
      </w:r>
      <w:proofErr w:type="gramEnd"/>
      <w:r w:rsidR="00FE106D" w:rsidRPr="00B7332A">
        <w:rPr>
          <w:rFonts w:ascii="Times New Roman" w:eastAsia="標楷體" w:hAnsi="Times New Roman" w:hint="eastAsia"/>
          <w:sz w:val="28"/>
          <w:szCs w:val="28"/>
        </w:rPr>
        <w:t>文件或目錄後成功會執行的</w:t>
      </w:r>
      <w:r w:rsidR="000940B3">
        <w:rPr>
          <w:rFonts w:ascii="Times New Roman" w:eastAsia="標楷體" w:hAnsi="Times New Roman" w:hint="eastAsia"/>
          <w:sz w:val="28"/>
          <w:szCs w:val="28"/>
        </w:rPr>
        <w:t>函式</w:t>
      </w:r>
      <w:r w:rsidR="00FE106D" w:rsidRPr="00B7332A">
        <w:rPr>
          <w:rFonts w:ascii="Times New Roman" w:eastAsia="標楷體" w:hAnsi="Times New Roman" w:hint="eastAsia"/>
          <w:sz w:val="28"/>
          <w:szCs w:val="28"/>
        </w:rPr>
        <w:t>，執行成功則執行</w:t>
      </w:r>
      <w:r w:rsidR="000940B3">
        <w:rPr>
          <w:rFonts w:ascii="Times New Roman" w:eastAsia="標楷體" w:hAnsi="Times New Roman" w:hint="eastAsia"/>
          <w:sz w:val="28"/>
          <w:szCs w:val="28"/>
        </w:rPr>
        <w:t>函式</w:t>
      </w:r>
      <w:r w:rsidR="00FE106D" w:rsidRPr="00B7332A">
        <w:rPr>
          <w:rFonts w:ascii="Times New Roman" w:eastAsia="標楷體" w:hAnsi="Times New Roman" w:hint="eastAsia"/>
          <w:sz w:val="28"/>
          <w:szCs w:val="28"/>
        </w:rPr>
        <w:t>內容，</w:t>
      </w:r>
      <w:proofErr w:type="gramStart"/>
      <w:r w:rsidR="000940B3">
        <w:rPr>
          <w:rFonts w:ascii="Times New Roman" w:eastAsia="標楷體" w:hAnsi="Times New Roman" w:hint="eastAsia"/>
          <w:sz w:val="28"/>
          <w:szCs w:val="28"/>
        </w:rPr>
        <w:t>函式</w:t>
      </w:r>
      <w:r w:rsidR="00FE106D" w:rsidRPr="00B7332A">
        <w:rPr>
          <w:rFonts w:ascii="Times New Roman" w:eastAsia="標楷體" w:hAnsi="Times New Roman" w:hint="eastAsia"/>
          <w:sz w:val="28"/>
          <w:szCs w:val="28"/>
        </w:rPr>
        <w:t>的</w:t>
      </w:r>
      <w:proofErr w:type="gramEnd"/>
      <w:r w:rsidR="00FE106D" w:rsidRPr="00B7332A">
        <w:rPr>
          <w:rFonts w:ascii="Times New Roman" w:eastAsia="標楷體" w:hAnsi="Times New Roman" w:hint="eastAsia"/>
          <w:sz w:val="28"/>
          <w:szCs w:val="28"/>
        </w:rPr>
        <w:t>e</w:t>
      </w:r>
      <w:r w:rsidR="00FE106D" w:rsidRPr="00B7332A">
        <w:rPr>
          <w:rFonts w:ascii="Times New Roman" w:eastAsia="標楷體" w:hAnsi="Times New Roman"/>
          <w:sz w:val="28"/>
          <w:szCs w:val="28"/>
        </w:rPr>
        <w:t>ntry</w:t>
      </w:r>
      <w:r w:rsidR="00FE106D" w:rsidRPr="00B7332A">
        <w:rPr>
          <w:rFonts w:ascii="Times New Roman" w:eastAsia="標楷體" w:hAnsi="Times New Roman" w:hint="eastAsia"/>
          <w:sz w:val="28"/>
          <w:szCs w:val="28"/>
        </w:rPr>
        <w:t>物件就是代表</w:t>
      </w:r>
      <w:proofErr w:type="spellStart"/>
      <w:r w:rsidR="00FE106D" w:rsidRPr="00B7332A">
        <w:rPr>
          <w:rFonts w:ascii="Times New Roman" w:eastAsia="標楷體" w:hAnsi="Times New Roman" w:hint="eastAsia"/>
          <w:sz w:val="28"/>
          <w:szCs w:val="28"/>
        </w:rPr>
        <w:t>u</w:t>
      </w:r>
      <w:r w:rsidR="00FE106D" w:rsidRPr="00B7332A">
        <w:rPr>
          <w:rFonts w:ascii="Times New Roman" w:eastAsia="標楷體" w:hAnsi="Times New Roman"/>
          <w:sz w:val="28"/>
          <w:szCs w:val="28"/>
        </w:rPr>
        <w:t>rl</w:t>
      </w:r>
      <w:proofErr w:type="spellEnd"/>
      <w:r w:rsidR="00FE106D" w:rsidRPr="00B7332A">
        <w:rPr>
          <w:rFonts w:ascii="Times New Roman" w:eastAsia="標楷體" w:hAnsi="Times New Roman" w:hint="eastAsia"/>
          <w:sz w:val="28"/>
          <w:szCs w:val="28"/>
        </w:rPr>
        <w:t>目錄底下的每</w:t>
      </w:r>
      <w:proofErr w:type="gramStart"/>
      <w:r w:rsidR="00FE106D" w:rsidRPr="00B7332A">
        <w:rPr>
          <w:rFonts w:ascii="Times New Roman" w:eastAsia="標楷體" w:hAnsi="Times New Roman" w:hint="eastAsia"/>
          <w:sz w:val="28"/>
          <w:szCs w:val="28"/>
        </w:rPr>
        <w:t>個</w:t>
      </w:r>
      <w:proofErr w:type="gramEnd"/>
      <w:r w:rsidR="00FE106D" w:rsidRPr="00B7332A">
        <w:rPr>
          <w:rFonts w:ascii="Times New Roman" w:eastAsia="標楷體" w:hAnsi="Times New Roman" w:hint="eastAsia"/>
          <w:sz w:val="28"/>
          <w:szCs w:val="28"/>
        </w:rPr>
        <w:t>照片。</w:t>
      </w:r>
    </w:p>
    <w:p w:rsidR="00FE106D" w:rsidRPr="00B7332A" w:rsidRDefault="00FE106D" w:rsidP="00FE106D">
      <w:pPr>
        <w:spacing w:after="120" w:line="480" w:lineRule="exact"/>
        <w:ind w:leftChars="250" w:left="600" w:firstLineChars="200" w:firstLine="560"/>
        <w:jc w:val="both"/>
        <w:rPr>
          <w:rFonts w:ascii="Times New Roman" w:eastAsia="標楷體" w:hAnsi="Times New Roman"/>
          <w:sz w:val="28"/>
          <w:szCs w:val="28"/>
        </w:rPr>
      </w:pPr>
      <w:r w:rsidRPr="00B7332A">
        <w:rPr>
          <w:rFonts w:ascii="Times New Roman" w:eastAsia="標楷體" w:hAnsi="Times New Roman" w:hint="eastAsia"/>
          <w:sz w:val="28"/>
          <w:szCs w:val="28"/>
        </w:rPr>
        <w:t>在</w:t>
      </w:r>
      <w:proofErr w:type="spellStart"/>
      <w:r w:rsidRPr="00B7332A">
        <w:rPr>
          <w:rFonts w:ascii="Times New Roman" w:eastAsia="標楷體" w:hAnsi="Times New Roman" w:hint="eastAsia"/>
          <w:sz w:val="28"/>
          <w:szCs w:val="28"/>
        </w:rPr>
        <w:t>c</w:t>
      </w:r>
      <w:r w:rsidRPr="00B7332A">
        <w:rPr>
          <w:rFonts w:ascii="Times New Roman" w:eastAsia="標楷體" w:hAnsi="Times New Roman"/>
          <w:sz w:val="28"/>
          <w:szCs w:val="28"/>
        </w:rPr>
        <w:t>reateItem</w:t>
      </w:r>
      <w:proofErr w:type="spellEnd"/>
      <w:r w:rsidRPr="00B7332A">
        <w:rPr>
          <w:rFonts w:ascii="Times New Roman" w:eastAsia="標楷體" w:hAnsi="Times New Roman" w:hint="eastAsia"/>
          <w:sz w:val="28"/>
          <w:szCs w:val="28"/>
        </w:rPr>
        <w:t>這個</w:t>
      </w:r>
      <w:proofErr w:type="gramStart"/>
      <w:r w:rsidR="000940B3">
        <w:rPr>
          <w:rFonts w:ascii="Times New Roman" w:eastAsia="標楷體" w:hAnsi="Times New Roman" w:hint="eastAsia"/>
          <w:sz w:val="28"/>
          <w:szCs w:val="28"/>
        </w:rPr>
        <w:t>函式</w:t>
      </w:r>
      <w:r w:rsidRPr="00B7332A">
        <w:rPr>
          <w:rFonts w:ascii="Times New Roman" w:eastAsia="標楷體" w:hAnsi="Times New Roman" w:hint="eastAsia"/>
          <w:sz w:val="28"/>
          <w:szCs w:val="28"/>
        </w:rPr>
        <w:t>將</w:t>
      </w:r>
      <w:proofErr w:type="gramEnd"/>
      <w:r w:rsidRPr="00B7332A">
        <w:rPr>
          <w:rFonts w:ascii="Times New Roman" w:eastAsia="標楷體" w:hAnsi="Times New Roman" w:hint="eastAsia"/>
          <w:sz w:val="28"/>
          <w:szCs w:val="28"/>
        </w:rPr>
        <w:t>e</w:t>
      </w:r>
      <w:r w:rsidRPr="00B7332A">
        <w:rPr>
          <w:rFonts w:ascii="Times New Roman" w:eastAsia="標楷體" w:hAnsi="Times New Roman"/>
          <w:sz w:val="28"/>
          <w:szCs w:val="28"/>
        </w:rPr>
        <w:t>ntry</w:t>
      </w:r>
      <w:r w:rsidRPr="00B7332A">
        <w:rPr>
          <w:rFonts w:ascii="Times New Roman" w:eastAsia="標楷體" w:hAnsi="Times New Roman" w:hint="eastAsia"/>
          <w:sz w:val="28"/>
          <w:szCs w:val="28"/>
        </w:rPr>
        <w:t>傳入，之後</w:t>
      </w:r>
      <w:r w:rsidR="009D2ACD">
        <w:rPr>
          <w:rFonts w:ascii="Times New Roman" w:eastAsia="標楷體" w:hAnsi="Times New Roman" w:hint="eastAsia"/>
          <w:sz w:val="28"/>
          <w:szCs w:val="28"/>
        </w:rPr>
        <w:t>便</w:t>
      </w:r>
      <w:r w:rsidRPr="00B7332A">
        <w:rPr>
          <w:rFonts w:ascii="Times New Roman" w:eastAsia="標楷體" w:hAnsi="Times New Roman" w:hint="eastAsia"/>
          <w:sz w:val="28"/>
          <w:szCs w:val="28"/>
        </w:rPr>
        <w:t>可以在</w:t>
      </w:r>
      <w:proofErr w:type="spellStart"/>
      <w:r w:rsidRPr="00B7332A">
        <w:rPr>
          <w:rFonts w:ascii="Times New Roman" w:eastAsia="標楷體" w:hAnsi="Times New Roman" w:hint="eastAsia"/>
          <w:sz w:val="28"/>
          <w:szCs w:val="28"/>
        </w:rPr>
        <w:t>c</w:t>
      </w:r>
      <w:r w:rsidRPr="00B7332A">
        <w:rPr>
          <w:rFonts w:ascii="Times New Roman" w:eastAsia="標楷體" w:hAnsi="Times New Roman"/>
          <w:sz w:val="28"/>
          <w:szCs w:val="28"/>
        </w:rPr>
        <w:t>reateItem</w:t>
      </w:r>
      <w:proofErr w:type="spellEnd"/>
      <w:proofErr w:type="gramStart"/>
      <w:r w:rsidR="000940B3">
        <w:rPr>
          <w:rFonts w:ascii="Times New Roman" w:eastAsia="標楷體" w:hAnsi="Times New Roman" w:hint="eastAsia"/>
          <w:sz w:val="28"/>
          <w:szCs w:val="28"/>
        </w:rPr>
        <w:t>函式</w:t>
      </w:r>
      <w:r w:rsidRPr="00B7332A">
        <w:rPr>
          <w:rFonts w:ascii="Times New Roman" w:eastAsia="標楷體" w:hAnsi="Times New Roman" w:hint="eastAsia"/>
          <w:sz w:val="28"/>
          <w:szCs w:val="28"/>
        </w:rPr>
        <w:t>內透過</w:t>
      </w:r>
      <w:proofErr w:type="spellStart"/>
      <w:proofErr w:type="gramEnd"/>
      <w:r w:rsidRPr="00B7332A">
        <w:rPr>
          <w:rFonts w:ascii="Times New Roman" w:eastAsia="標楷體" w:hAnsi="Times New Roman"/>
          <w:sz w:val="28"/>
          <w:szCs w:val="28"/>
        </w:rPr>
        <w:t>Javascript</w:t>
      </w:r>
      <w:proofErr w:type="spellEnd"/>
      <w:r w:rsidRPr="00B7332A">
        <w:rPr>
          <w:rFonts w:ascii="Times New Roman" w:eastAsia="標楷體" w:hAnsi="Times New Roman" w:hint="eastAsia"/>
          <w:sz w:val="28"/>
          <w:szCs w:val="28"/>
        </w:rPr>
        <w:t>操作</w:t>
      </w:r>
      <w:r w:rsidRPr="00B7332A">
        <w:rPr>
          <w:rFonts w:ascii="Times New Roman" w:eastAsia="標楷體" w:hAnsi="Times New Roman"/>
          <w:sz w:val="28"/>
          <w:szCs w:val="28"/>
        </w:rPr>
        <w:t>DOM</w:t>
      </w:r>
      <w:r w:rsidRPr="00B7332A">
        <w:rPr>
          <w:rFonts w:ascii="Times New Roman" w:eastAsia="標楷體" w:hAnsi="Times New Roman" w:hint="eastAsia"/>
          <w:sz w:val="28"/>
          <w:szCs w:val="28"/>
        </w:rPr>
        <w:t>執行自己要的動作，比</w:t>
      </w:r>
      <w:r w:rsidR="000940B3">
        <w:rPr>
          <w:rFonts w:ascii="Times New Roman" w:eastAsia="標楷體" w:hAnsi="Times New Roman" w:hint="eastAsia"/>
          <w:sz w:val="28"/>
          <w:szCs w:val="28"/>
        </w:rPr>
        <w:t>方</w:t>
      </w:r>
      <w:r w:rsidRPr="00B7332A">
        <w:rPr>
          <w:rFonts w:ascii="Times New Roman" w:eastAsia="標楷體" w:hAnsi="Times New Roman" w:hint="eastAsia"/>
          <w:sz w:val="28"/>
          <w:szCs w:val="28"/>
        </w:rPr>
        <w:t>像是建立一個相片列表，而</w:t>
      </w:r>
      <w:r w:rsidRPr="00B7332A">
        <w:rPr>
          <w:rFonts w:ascii="Times New Roman" w:eastAsia="標楷體" w:hAnsi="Times New Roman"/>
          <w:sz w:val="28"/>
          <w:szCs w:val="28"/>
        </w:rPr>
        <w:t>entry</w:t>
      </w:r>
      <w:r w:rsidRPr="00B7332A">
        <w:rPr>
          <w:rFonts w:ascii="Times New Roman" w:eastAsia="標楷體" w:hAnsi="Times New Roman" w:hint="eastAsia"/>
          <w:sz w:val="28"/>
          <w:szCs w:val="28"/>
        </w:rPr>
        <w:t>物件提供像是</w:t>
      </w:r>
      <w:r w:rsidRPr="00B7332A">
        <w:rPr>
          <w:rFonts w:ascii="Times New Roman" w:eastAsia="標楷體" w:hAnsi="Times New Roman" w:hint="eastAsia"/>
          <w:sz w:val="28"/>
          <w:szCs w:val="28"/>
        </w:rPr>
        <w:t>e</w:t>
      </w:r>
      <w:r w:rsidRPr="00B7332A">
        <w:rPr>
          <w:rFonts w:ascii="Times New Roman" w:eastAsia="標楷體" w:hAnsi="Times New Roman"/>
          <w:sz w:val="28"/>
          <w:szCs w:val="28"/>
        </w:rPr>
        <w:t>ntry.</w:t>
      </w:r>
      <w:r w:rsidRPr="00FE106D">
        <w:rPr>
          <w:rFonts w:ascii="Times New Roman" w:eastAsia="標楷體" w:hAnsi="Times New Roman"/>
          <w:sz w:val="28"/>
          <w:szCs w:val="28"/>
        </w:rPr>
        <w:t xml:space="preserve"> </w:t>
      </w:r>
      <w:r w:rsidRPr="00B7332A">
        <w:rPr>
          <w:rFonts w:ascii="Times New Roman" w:eastAsia="標楷體" w:hAnsi="Times New Roman" w:hint="eastAsia"/>
          <w:sz w:val="28"/>
          <w:szCs w:val="28"/>
        </w:rPr>
        <w:t>n</w:t>
      </w:r>
      <w:r w:rsidRPr="00B7332A">
        <w:rPr>
          <w:rFonts w:ascii="Times New Roman" w:eastAsia="標楷體" w:hAnsi="Times New Roman"/>
          <w:sz w:val="28"/>
          <w:szCs w:val="28"/>
        </w:rPr>
        <w:t>ame</w:t>
      </w:r>
      <w:r w:rsidRPr="00B7332A">
        <w:rPr>
          <w:rFonts w:ascii="Times New Roman" w:eastAsia="標楷體" w:hAnsi="Times New Roman" w:hint="eastAsia"/>
          <w:sz w:val="28"/>
          <w:szCs w:val="28"/>
        </w:rPr>
        <w:t>方法可以讓我們得到這個相片的檔名。</w:t>
      </w:r>
    </w:p>
    <w:p w:rsidR="00FE106D" w:rsidRDefault="00FE106D" w:rsidP="00FE106D">
      <w:pPr>
        <w:spacing w:after="120" w:line="480" w:lineRule="exact"/>
        <w:ind w:leftChars="250" w:left="600" w:firstLineChars="200" w:firstLine="560"/>
        <w:jc w:val="both"/>
        <w:rPr>
          <w:rFonts w:ascii="Times New Roman" w:eastAsia="標楷體" w:hAnsi="Times New Roman"/>
          <w:sz w:val="28"/>
          <w:szCs w:val="28"/>
        </w:rPr>
      </w:pPr>
      <w:r w:rsidRPr="00B7332A">
        <w:rPr>
          <w:rFonts w:ascii="Times New Roman" w:eastAsia="標楷體" w:hAnsi="Times New Roman" w:hint="eastAsia"/>
          <w:sz w:val="28"/>
          <w:szCs w:val="28"/>
        </w:rPr>
        <w:t>以此類推我們可以用類似的方法操控硬體資源然後配合</w:t>
      </w:r>
      <w:proofErr w:type="spellStart"/>
      <w:r w:rsidRPr="00B7332A">
        <w:rPr>
          <w:rFonts w:ascii="Times New Roman" w:eastAsia="標楷體" w:hAnsi="Times New Roman"/>
          <w:sz w:val="28"/>
          <w:szCs w:val="28"/>
        </w:rPr>
        <w:t>Javascript</w:t>
      </w:r>
      <w:proofErr w:type="spellEnd"/>
      <w:r w:rsidRPr="00B7332A">
        <w:rPr>
          <w:rFonts w:ascii="Times New Roman" w:eastAsia="標楷體" w:hAnsi="Times New Roman" w:hint="eastAsia"/>
          <w:sz w:val="28"/>
          <w:szCs w:val="28"/>
        </w:rPr>
        <w:t>來做到資料和前端的頁面整合</w:t>
      </w:r>
      <w:r w:rsidR="00B41CC6">
        <w:rPr>
          <w:rFonts w:ascii="Times New Roman" w:eastAsia="標楷體" w:hAnsi="Times New Roman" w:hint="eastAsia"/>
          <w:sz w:val="28"/>
          <w:szCs w:val="28"/>
        </w:rPr>
        <w:t>，進而完成本研究</w:t>
      </w:r>
      <w:r w:rsidRPr="00B7332A">
        <w:rPr>
          <w:rFonts w:ascii="Times New Roman" w:eastAsia="標楷體" w:hAnsi="Times New Roman" w:hint="eastAsia"/>
          <w:sz w:val="28"/>
          <w:szCs w:val="28"/>
        </w:rPr>
        <w:t>。</w:t>
      </w:r>
    </w:p>
    <w:p w:rsidR="000940B3" w:rsidRDefault="000940B3" w:rsidP="00FE106D">
      <w:pPr>
        <w:spacing w:after="120" w:line="480" w:lineRule="exact"/>
        <w:ind w:leftChars="250" w:left="600" w:firstLineChars="200" w:firstLine="560"/>
        <w:jc w:val="both"/>
        <w:rPr>
          <w:rFonts w:ascii="Times New Roman" w:eastAsia="標楷體" w:hAnsi="Times New Roman"/>
          <w:sz w:val="28"/>
          <w:szCs w:val="28"/>
        </w:rPr>
      </w:pPr>
    </w:p>
    <w:p w:rsidR="000940B3" w:rsidRDefault="000940B3" w:rsidP="000940B3">
      <w:pPr>
        <w:widowControl/>
        <w:spacing w:beforeLines="100" w:before="360"/>
        <w:jc w:val="center"/>
        <w:rPr>
          <w:rFonts w:ascii="Times New Roman" w:eastAsia="標楷體" w:hAnsi="Times New Roman" w:cs="Times New Roman"/>
          <w:b/>
          <w:sz w:val="28"/>
          <w:szCs w:val="28"/>
        </w:rPr>
      </w:pPr>
      <w:r w:rsidRPr="00B7332A">
        <w:rPr>
          <w:rFonts w:ascii="Times New Roman" w:eastAsia="標楷體" w:hAnsi="Times New Roman"/>
          <w:noProof/>
          <w:sz w:val="28"/>
          <w:szCs w:val="28"/>
        </w:rPr>
        <w:lastRenderedPageBreak/>
        <w:drawing>
          <wp:anchor distT="0" distB="0" distL="114300" distR="114300" simplePos="0" relativeHeight="251666432" behindDoc="1" locked="0" layoutInCell="1" allowOverlap="1" wp14:anchorId="3DDD45A1">
            <wp:simplePos x="0" y="0"/>
            <wp:positionH relativeFrom="margin">
              <wp:posOffset>401879</wp:posOffset>
            </wp:positionH>
            <wp:positionV relativeFrom="margin">
              <wp:posOffset>-204470</wp:posOffset>
            </wp:positionV>
            <wp:extent cx="4521200" cy="2227580"/>
            <wp:effectExtent l="0" t="0" r="0" b="1270"/>
            <wp:wrapSquare wrapText="bothSides"/>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21200" cy="2227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40B3" w:rsidRDefault="000940B3" w:rsidP="000940B3">
      <w:pPr>
        <w:widowControl/>
        <w:spacing w:beforeLines="100" w:before="360"/>
        <w:jc w:val="center"/>
        <w:rPr>
          <w:rFonts w:ascii="Times New Roman" w:eastAsia="標楷體" w:hAnsi="Times New Roman" w:cs="Times New Roman"/>
          <w:b/>
          <w:sz w:val="28"/>
          <w:szCs w:val="28"/>
        </w:rPr>
      </w:pPr>
    </w:p>
    <w:p w:rsidR="000940B3" w:rsidRDefault="000940B3" w:rsidP="000940B3">
      <w:pPr>
        <w:widowControl/>
        <w:spacing w:beforeLines="100" w:before="360"/>
        <w:jc w:val="center"/>
        <w:rPr>
          <w:rFonts w:ascii="Times New Roman" w:eastAsia="標楷體" w:hAnsi="Times New Roman" w:cs="Times New Roman"/>
          <w:b/>
          <w:sz w:val="28"/>
          <w:szCs w:val="28"/>
        </w:rPr>
      </w:pPr>
    </w:p>
    <w:p w:rsidR="000940B3" w:rsidRDefault="000940B3" w:rsidP="000940B3">
      <w:pPr>
        <w:widowControl/>
        <w:spacing w:beforeLines="100" w:before="360"/>
        <w:jc w:val="center"/>
        <w:rPr>
          <w:rFonts w:ascii="Times New Roman" w:eastAsia="標楷體" w:hAnsi="Times New Roman" w:cs="Times New Roman"/>
          <w:b/>
          <w:sz w:val="28"/>
          <w:szCs w:val="28"/>
        </w:rPr>
      </w:pPr>
    </w:p>
    <w:p w:rsidR="000940B3" w:rsidRDefault="000940B3" w:rsidP="000940B3">
      <w:pPr>
        <w:widowControl/>
        <w:spacing w:beforeLines="100" w:before="360"/>
        <w:jc w:val="center"/>
        <w:rPr>
          <w:rFonts w:ascii="Times New Roman" w:eastAsia="標楷體" w:hAnsi="Times New Roman" w:cs="Times New Roman"/>
          <w:b/>
          <w:sz w:val="28"/>
          <w:szCs w:val="28"/>
        </w:rPr>
      </w:pPr>
    </w:p>
    <w:p w:rsidR="000940B3" w:rsidRDefault="000940B3">
      <w:pPr>
        <w:pStyle w:val="aff0"/>
        <w:pPrChange w:id="1106" w:author="A5206572" w:date="2019-05-10T21:52:00Z">
          <w:pPr>
            <w:widowControl/>
            <w:spacing w:beforeLines="100" w:before="360"/>
            <w:jc w:val="center"/>
          </w:pPr>
        </w:pPrChange>
      </w:pPr>
      <w:bookmarkStart w:id="1107" w:name="_Toc8422228"/>
      <w:r w:rsidRPr="00BB36D0">
        <w:rPr>
          <w:rFonts w:hint="eastAsia"/>
        </w:rPr>
        <w:t>圖</w:t>
      </w:r>
      <w:r w:rsidRPr="00BB36D0">
        <w:rPr>
          <w:rFonts w:hint="eastAsia"/>
        </w:rPr>
        <w:t>3</w:t>
      </w:r>
      <w:r>
        <w:t>.</w:t>
      </w:r>
      <w:r>
        <w:rPr>
          <w:rFonts w:hint="eastAsia"/>
        </w:rPr>
        <w:t>4</w:t>
      </w:r>
      <w:r w:rsidRPr="00BB36D0">
        <w:rPr>
          <w:rFonts w:hint="eastAsia"/>
        </w:rPr>
        <w:t xml:space="preserve"> </w:t>
      </w:r>
      <w:r>
        <w:rPr>
          <w:rFonts w:hint="eastAsia"/>
        </w:rPr>
        <w:t>I/O API</w:t>
      </w:r>
      <w:bookmarkEnd w:id="1107"/>
    </w:p>
    <w:p w:rsidR="000940B3" w:rsidRDefault="00845AA5">
      <w:pPr>
        <w:pStyle w:val="af5"/>
        <w:pPrChange w:id="1108" w:author="A5206572" w:date="2019-05-10T21:20:00Z">
          <w:pPr>
            <w:widowControl/>
            <w:spacing w:beforeLines="100" w:before="360" w:afterLines="50" w:after="180"/>
            <w:ind w:left="720" w:hangingChars="300" w:hanging="720"/>
            <w:jc w:val="both"/>
          </w:pPr>
        </w:pPrChange>
      </w:pPr>
      <w:bookmarkStart w:id="1109" w:name="_Toc8484179"/>
      <w:r w:rsidRPr="00CE5ABC">
        <w:rPr>
          <w:rFonts w:hint="eastAsia"/>
        </w:rPr>
        <w:t>3.1.</w:t>
      </w:r>
      <w:r>
        <w:rPr>
          <w:rFonts w:hint="eastAsia"/>
        </w:rPr>
        <w:t>3</w:t>
      </w:r>
      <w:r w:rsidRPr="002013FA">
        <w:rPr>
          <w:rFonts w:hint="eastAsia"/>
        </w:rPr>
        <w:t>圖片編輯</w:t>
      </w:r>
      <w:bookmarkEnd w:id="1109"/>
    </w:p>
    <w:p w:rsidR="002013FA" w:rsidRDefault="002013FA" w:rsidP="002013FA">
      <w:pPr>
        <w:widowControl/>
        <w:spacing w:after="120" w:line="480" w:lineRule="exact"/>
        <w:ind w:firstLineChars="200" w:firstLine="560"/>
        <w:jc w:val="both"/>
        <w:rPr>
          <w:rFonts w:ascii="Times New Roman" w:eastAsia="標楷體" w:hAnsi="Times New Roman" w:cs="Times New Roman"/>
          <w:sz w:val="28"/>
          <w:szCs w:val="28"/>
        </w:rPr>
      </w:pPr>
      <w:r w:rsidRPr="002013FA">
        <w:rPr>
          <w:rFonts w:ascii="Times New Roman" w:eastAsia="標楷體" w:hAnsi="Times New Roman" w:cs="Times New Roman" w:hint="eastAsia"/>
          <w:sz w:val="28"/>
          <w:szCs w:val="28"/>
        </w:rPr>
        <w:t>以便利使用者於建立筆記時，能夠更輕鬆有利的完成圖示說明所製，頁面開發所使用的基礎語言為</w:t>
      </w:r>
      <w:r w:rsidRPr="002013FA">
        <w:rPr>
          <w:rFonts w:ascii="Times New Roman" w:eastAsia="標楷體" w:hAnsi="Times New Roman" w:cs="Times New Roman" w:hint="eastAsia"/>
          <w:sz w:val="28"/>
          <w:szCs w:val="28"/>
        </w:rPr>
        <w:t>h</w:t>
      </w:r>
      <w:r w:rsidRPr="002013FA">
        <w:rPr>
          <w:rFonts w:ascii="Times New Roman" w:eastAsia="標楷體" w:hAnsi="Times New Roman" w:cs="Times New Roman"/>
          <w:sz w:val="28"/>
          <w:szCs w:val="28"/>
        </w:rPr>
        <w:t>tml5</w:t>
      </w:r>
      <w:r w:rsidRPr="002013FA">
        <w:rPr>
          <w:rFonts w:ascii="Times New Roman" w:eastAsia="標楷體" w:hAnsi="Times New Roman" w:cs="Times New Roman" w:hint="eastAsia"/>
          <w:sz w:val="28"/>
          <w:szCs w:val="28"/>
        </w:rPr>
        <w:t>為</w:t>
      </w:r>
      <w:proofErr w:type="gramStart"/>
      <w:r w:rsidRPr="002013FA">
        <w:rPr>
          <w:rFonts w:ascii="Times New Roman" w:eastAsia="標楷體" w:hAnsi="Times New Roman" w:cs="Times New Roman" w:hint="eastAsia"/>
          <w:sz w:val="28"/>
          <w:szCs w:val="28"/>
        </w:rPr>
        <w:t>頁面基底</w:t>
      </w:r>
      <w:proofErr w:type="gramEnd"/>
      <w:r w:rsidRPr="002013FA">
        <w:rPr>
          <w:rFonts w:ascii="Times New Roman" w:eastAsia="標楷體" w:hAnsi="Times New Roman" w:cs="Times New Roman" w:hint="eastAsia"/>
          <w:sz w:val="28"/>
          <w:szCs w:val="28"/>
        </w:rPr>
        <w:t>，並使用了</w:t>
      </w:r>
      <w:r w:rsidRPr="002013FA">
        <w:rPr>
          <w:rFonts w:ascii="Times New Roman" w:eastAsia="標楷體" w:hAnsi="Times New Roman" w:cs="Times New Roman" w:hint="eastAsia"/>
          <w:sz w:val="28"/>
          <w:szCs w:val="28"/>
        </w:rPr>
        <w:t>Ja</w:t>
      </w:r>
      <w:r w:rsidRPr="002013FA">
        <w:rPr>
          <w:rFonts w:ascii="Times New Roman" w:eastAsia="標楷體" w:hAnsi="Times New Roman" w:cs="Times New Roman"/>
          <w:sz w:val="28"/>
          <w:szCs w:val="28"/>
        </w:rPr>
        <w:t>vaScript</w:t>
      </w:r>
      <w:r w:rsidRPr="002013FA">
        <w:rPr>
          <w:rFonts w:ascii="Times New Roman" w:eastAsia="標楷體" w:hAnsi="Times New Roman" w:cs="Times New Roman" w:hint="eastAsia"/>
          <w:sz w:val="28"/>
          <w:szCs w:val="28"/>
        </w:rPr>
        <w:t>作為各功能撰寫的語言，其中主要使用的以</w:t>
      </w:r>
      <w:r w:rsidRPr="002013FA">
        <w:rPr>
          <w:rFonts w:ascii="Times New Roman" w:eastAsia="標楷體" w:hAnsi="Times New Roman" w:cs="Times New Roman" w:hint="eastAsia"/>
          <w:sz w:val="28"/>
          <w:szCs w:val="28"/>
        </w:rPr>
        <w:t>C</w:t>
      </w:r>
      <w:r w:rsidRPr="002013FA">
        <w:rPr>
          <w:rFonts w:ascii="Times New Roman" w:eastAsia="標楷體" w:hAnsi="Times New Roman" w:cs="Times New Roman"/>
          <w:sz w:val="28"/>
          <w:szCs w:val="28"/>
        </w:rPr>
        <w:t>ropper.js</w:t>
      </w:r>
      <w:customXmlInsRangeStart w:id="1110" w:author="A5206572" w:date="2019-05-11T16:06:00Z"/>
      <w:sdt>
        <w:sdtPr>
          <w:rPr>
            <w:rFonts w:ascii="Times New Roman" w:eastAsia="標楷體" w:hAnsi="Times New Roman" w:cs="Times New Roman"/>
            <w:sz w:val="28"/>
            <w:szCs w:val="28"/>
          </w:rPr>
          <w:id w:val="1767347101"/>
          <w:citation/>
        </w:sdtPr>
        <w:sdtEndPr/>
        <w:sdtContent>
          <w:customXmlInsRangeEnd w:id="1110"/>
          <w:ins w:id="1111" w:author="A5206572" w:date="2019-05-11T16:06:00Z">
            <w:r w:rsidR="00D04482">
              <w:rPr>
                <w:rFonts w:ascii="Times New Roman" w:eastAsia="標楷體" w:hAnsi="Times New Roman" w:cs="Times New Roman"/>
                <w:sz w:val="28"/>
                <w:szCs w:val="28"/>
              </w:rPr>
              <w:fldChar w:fldCharType="begin"/>
            </w:r>
            <w:r w:rsidR="00D04482">
              <w:rPr>
                <w:rFonts w:ascii="Times New Roman" w:eastAsia="標楷體" w:hAnsi="Times New Roman" w:cs="Times New Roman"/>
                <w:sz w:val="28"/>
                <w:szCs w:val="28"/>
              </w:rPr>
              <w:instrText xml:space="preserve"> </w:instrText>
            </w:r>
            <w:r w:rsidR="00D04482">
              <w:rPr>
                <w:rFonts w:ascii="Times New Roman" w:eastAsia="標楷體" w:hAnsi="Times New Roman" w:cs="Times New Roman" w:hint="eastAsia"/>
                <w:sz w:val="28"/>
                <w:szCs w:val="28"/>
              </w:rPr>
              <w:instrText>CITATION Cro \l 1028</w:instrText>
            </w:r>
            <w:r w:rsidR="00D04482">
              <w:rPr>
                <w:rFonts w:ascii="Times New Roman" w:eastAsia="標楷體" w:hAnsi="Times New Roman" w:cs="Times New Roman"/>
                <w:sz w:val="28"/>
                <w:szCs w:val="28"/>
              </w:rPr>
              <w:instrText xml:space="preserve"> </w:instrText>
            </w:r>
          </w:ins>
          <w:r w:rsidR="00D04482">
            <w:rPr>
              <w:rFonts w:ascii="Times New Roman" w:eastAsia="標楷體" w:hAnsi="Times New Roman" w:cs="Times New Roman"/>
              <w:sz w:val="28"/>
              <w:szCs w:val="28"/>
            </w:rPr>
            <w:fldChar w:fldCharType="separate"/>
          </w:r>
          <w:r w:rsidR="0007188B">
            <w:rPr>
              <w:rFonts w:ascii="Times New Roman" w:eastAsia="標楷體" w:hAnsi="Times New Roman" w:cs="Times New Roman" w:hint="eastAsia"/>
              <w:noProof/>
              <w:sz w:val="28"/>
              <w:szCs w:val="28"/>
            </w:rPr>
            <w:t xml:space="preserve"> </w:t>
          </w:r>
          <w:r w:rsidR="0007188B" w:rsidRPr="0007188B">
            <w:rPr>
              <w:rFonts w:ascii="Times New Roman" w:eastAsia="標楷體" w:hAnsi="Times New Roman" w:cs="Times New Roman"/>
              <w:noProof/>
              <w:sz w:val="28"/>
              <w:szCs w:val="28"/>
            </w:rPr>
            <w:t>[10]</w:t>
          </w:r>
          <w:ins w:id="1112" w:author="A5206572" w:date="2019-05-11T16:06:00Z">
            <w:r w:rsidR="00D04482">
              <w:rPr>
                <w:rFonts w:ascii="Times New Roman" w:eastAsia="標楷體" w:hAnsi="Times New Roman" w:cs="Times New Roman"/>
                <w:sz w:val="28"/>
                <w:szCs w:val="28"/>
              </w:rPr>
              <w:fldChar w:fldCharType="end"/>
            </w:r>
          </w:ins>
          <w:customXmlInsRangeStart w:id="1113" w:author="A5206572" w:date="2019-05-11T16:06:00Z"/>
        </w:sdtContent>
      </w:sdt>
      <w:customXmlInsRangeEnd w:id="1113"/>
      <w:r w:rsidRPr="002013FA">
        <w:rPr>
          <w:rFonts w:ascii="Times New Roman" w:eastAsia="標楷體" w:hAnsi="Times New Roman" w:cs="Times New Roman" w:hint="eastAsia"/>
          <w:sz w:val="28"/>
          <w:szCs w:val="28"/>
        </w:rPr>
        <w:t>作為開發使用的</w:t>
      </w:r>
      <w:r w:rsidRPr="002013FA">
        <w:rPr>
          <w:rFonts w:ascii="Times New Roman" w:eastAsia="標楷體" w:hAnsi="Times New Roman" w:cs="Times New Roman" w:hint="eastAsia"/>
          <w:sz w:val="28"/>
          <w:szCs w:val="28"/>
        </w:rPr>
        <w:t>API</w:t>
      </w:r>
      <w:r w:rsidRPr="002013FA">
        <w:rPr>
          <w:rFonts w:ascii="Times New Roman" w:eastAsia="標楷體" w:hAnsi="Times New Roman" w:cs="Times New Roman" w:hint="eastAsia"/>
          <w:sz w:val="28"/>
          <w:szCs w:val="28"/>
        </w:rPr>
        <w:t>，以及我</w:t>
      </w:r>
      <w:r w:rsidR="006F5BD8">
        <w:rPr>
          <w:rFonts w:ascii="Times New Roman" w:eastAsia="標楷體" w:hAnsi="Times New Roman" w:cs="Times New Roman" w:hint="eastAsia"/>
          <w:sz w:val="28"/>
          <w:szCs w:val="28"/>
        </w:rPr>
        <w:t>們</w:t>
      </w:r>
      <w:r w:rsidRPr="002013FA">
        <w:rPr>
          <w:rFonts w:ascii="Times New Roman" w:eastAsia="標楷體" w:hAnsi="Times New Roman" w:cs="Times New Roman" w:hint="eastAsia"/>
          <w:sz w:val="28"/>
          <w:szCs w:val="28"/>
        </w:rPr>
        <w:t>編寫於</w:t>
      </w:r>
      <w:r w:rsidRPr="002013FA">
        <w:rPr>
          <w:rFonts w:ascii="Times New Roman" w:eastAsia="標楷體" w:hAnsi="Times New Roman" w:cs="Times New Roman" w:hint="eastAsia"/>
          <w:sz w:val="28"/>
          <w:szCs w:val="28"/>
        </w:rPr>
        <w:t>Ja</w:t>
      </w:r>
      <w:r w:rsidRPr="002013FA">
        <w:rPr>
          <w:rFonts w:ascii="Times New Roman" w:eastAsia="標楷體" w:hAnsi="Times New Roman" w:cs="Times New Roman"/>
          <w:sz w:val="28"/>
          <w:szCs w:val="28"/>
        </w:rPr>
        <w:t>vaScrip</w:t>
      </w:r>
      <w:r w:rsidRPr="002013FA">
        <w:rPr>
          <w:rFonts w:ascii="Times New Roman" w:eastAsia="標楷體" w:hAnsi="Times New Roman" w:cs="Times New Roman" w:hint="eastAsia"/>
          <w:sz w:val="28"/>
          <w:szCs w:val="28"/>
        </w:rPr>
        <w:t>t</w:t>
      </w:r>
      <w:r w:rsidRPr="002013FA">
        <w:rPr>
          <w:rFonts w:ascii="Times New Roman" w:eastAsia="標楷體" w:hAnsi="Times New Roman" w:cs="Times New Roman" w:hint="eastAsia"/>
          <w:sz w:val="28"/>
          <w:szCs w:val="28"/>
        </w:rPr>
        <w:t>檔中的各項函式互相配合，最終達成我們想完成的功能頁面</w:t>
      </w:r>
      <w:r>
        <w:rPr>
          <w:rFonts w:ascii="Times New Roman" w:eastAsia="標楷體" w:hAnsi="Times New Roman" w:cs="Times New Roman" w:hint="eastAsia"/>
          <w:sz w:val="28"/>
          <w:szCs w:val="28"/>
        </w:rPr>
        <w:t>。</w:t>
      </w:r>
    </w:p>
    <w:p w:rsidR="002013FA" w:rsidRDefault="002013FA">
      <w:pPr>
        <w:pStyle w:val="af7"/>
        <w:pPrChange w:id="1114" w:author="A5206572" w:date="2019-05-10T21:22:00Z">
          <w:pPr>
            <w:widowControl/>
            <w:ind w:left="480" w:hangingChars="200" w:hanging="480"/>
            <w:jc w:val="both"/>
          </w:pPr>
        </w:pPrChange>
      </w:pPr>
      <w:r w:rsidRPr="002461D3">
        <w:rPr>
          <w:rFonts w:hint="eastAsia"/>
        </w:rPr>
        <w:t>(1</w:t>
      </w:r>
      <w:r>
        <w:rPr>
          <w:rFonts w:hint="eastAsia"/>
        </w:rPr>
        <w:t xml:space="preserve">) </w:t>
      </w:r>
      <w:r w:rsidRPr="002461D3">
        <w:rPr>
          <w:rFonts w:hint="eastAsia"/>
        </w:rPr>
        <w:t>A</w:t>
      </w:r>
      <w:r w:rsidRPr="002461D3">
        <w:t>PI</w:t>
      </w:r>
    </w:p>
    <w:p w:rsidR="002013FA" w:rsidRDefault="002013FA" w:rsidP="002013FA">
      <w:pPr>
        <w:spacing w:after="120" w:line="480" w:lineRule="exact"/>
        <w:ind w:leftChars="250" w:left="600" w:firstLineChars="200" w:firstLine="560"/>
        <w:jc w:val="both"/>
        <w:rPr>
          <w:rFonts w:ascii="Times New Roman" w:eastAsia="標楷體" w:hAnsi="Times New Roman"/>
          <w:sz w:val="28"/>
          <w:szCs w:val="28"/>
        </w:rPr>
      </w:pPr>
      <w:r>
        <w:rPr>
          <w:rFonts w:ascii="標楷體" w:eastAsia="標楷體" w:hAnsi="標楷體" w:hint="eastAsia"/>
          <w:noProof/>
          <w:sz w:val="28"/>
        </w:rPr>
        <w:drawing>
          <wp:anchor distT="0" distB="0" distL="114300" distR="114300" simplePos="0" relativeHeight="251667456" behindDoc="1" locked="0" layoutInCell="1" allowOverlap="1" wp14:anchorId="6214B9C1">
            <wp:simplePos x="0" y="0"/>
            <wp:positionH relativeFrom="margin">
              <wp:posOffset>810260</wp:posOffset>
            </wp:positionH>
            <wp:positionV relativeFrom="margin">
              <wp:posOffset>6336334</wp:posOffset>
            </wp:positionV>
            <wp:extent cx="3649980" cy="1756410"/>
            <wp:effectExtent l="19050" t="19050" r="26670" b="15240"/>
            <wp:wrapSquare wrapText="bothSides"/>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7419" b="2251"/>
                    <a:stretch/>
                  </pic:blipFill>
                  <pic:spPr bwMode="auto">
                    <a:xfrm>
                      <a:off x="0" y="0"/>
                      <a:ext cx="3649980" cy="175641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標楷體" w:hAnsi="Times New Roman" w:hint="eastAsia"/>
          <w:sz w:val="28"/>
          <w:szCs w:val="28"/>
        </w:rPr>
        <w:t>如圖</w:t>
      </w:r>
      <w:r>
        <w:rPr>
          <w:rFonts w:ascii="Times New Roman" w:eastAsia="標楷體" w:hAnsi="Times New Roman" w:hint="eastAsia"/>
          <w:sz w:val="28"/>
          <w:szCs w:val="28"/>
        </w:rPr>
        <w:t>3.5</w:t>
      </w:r>
      <w:r>
        <w:rPr>
          <w:rFonts w:ascii="Times New Roman" w:eastAsia="標楷體" w:hAnsi="Times New Roman" w:hint="eastAsia"/>
          <w:sz w:val="28"/>
          <w:szCs w:val="28"/>
        </w:rPr>
        <w:t>，</w:t>
      </w:r>
      <w:r w:rsidRPr="002013FA">
        <w:rPr>
          <w:rFonts w:ascii="Times New Roman" w:eastAsia="標楷體" w:hAnsi="Times New Roman"/>
          <w:sz w:val="28"/>
          <w:szCs w:val="28"/>
        </w:rPr>
        <w:t>是一款使用簡單且功能強大的圖片剪裁</w:t>
      </w:r>
      <w:r w:rsidRPr="002013FA">
        <w:rPr>
          <w:rFonts w:ascii="Times New Roman" w:eastAsia="標楷體" w:hAnsi="Times New Roman"/>
          <w:sz w:val="28"/>
          <w:szCs w:val="28"/>
        </w:rPr>
        <w:t>jQuery</w:t>
      </w:r>
      <w:r w:rsidRPr="002013FA">
        <w:rPr>
          <w:rFonts w:ascii="Times New Roman" w:eastAsia="標楷體" w:hAnsi="Times New Roman"/>
          <w:sz w:val="28"/>
          <w:szCs w:val="28"/>
        </w:rPr>
        <w:t>外掛程式。</w:t>
      </w:r>
      <w:r w:rsidRPr="002013FA">
        <w:rPr>
          <w:rFonts w:ascii="Times New Roman" w:eastAsia="標楷體" w:hAnsi="Times New Roman"/>
          <w:sz w:val="28"/>
          <w:szCs w:val="28"/>
        </w:rPr>
        <w:t xml:space="preserve"> </w:t>
      </w:r>
      <w:r w:rsidRPr="002013FA">
        <w:rPr>
          <w:rFonts w:ascii="Times New Roman" w:eastAsia="標楷體" w:hAnsi="Times New Roman"/>
          <w:sz w:val="28"/>
          <w:szCs w:val="28"/>
        </w:rPr>
        <w:t>該圖片剪裁外掛程式支援圖片放大縮小，支援圖片旋轉，支援觸控式螢幕設備，支援</w:t>
      </w:r>
      <w:r w:rsidRPr="002013FA">
        <w:rPr>
          <w:rFonts w:ascii="Times New Roman" w:eastAsia="標楷體" w:hAnsi="Times New Roman"/>
          <w:sz w:val="28"/>
          <w:szCs w:val="28"/>
        </w:rPr>
        <w:t>canvas</w:t>
      </w:r>
      <w:r w:rsidRPr="002013FA">
        <w:rPr>
          <w:rFonts w:ascii="Times New Roman" w:eastAsia="標楷體" w:hAnsi="Times New Roman"/>
          <w:sz w:val="28"/>
          <w:szCs w:val="28"/>
        </w:rPr>
        <w:t>，並且支援跨瀏覽器使用</w:t>
      </w:r>
      <w:r w:rsidRPr="002013FA">
        <w:rPr>
          <w:rFonts w:ascii="Times New Roman" w:eastAsia="標楷體" w:hAnsi="Times New Roman" w:hint="eastAsia"/>
          <w:sz w:val="28"/>
          <w:szCs w:val="28"/>
        </w:rPr>
        <w:t>。</w:t>
      </w:r>
    </w:p>
    <w:p w:rsidR="002013FA" w:rsidRDefault="002013FA" w:rsidP="002013FA">
      <w:pPr>
        <w:widowControl/>
        <w:spacing w:beforeLines="100" w:before="360"/>
        <w:jc w:val="center"/>
        <w:rPr>
          <w:rFonts w:ascii="Times New Roman" w:eastAsia="標楷體" w:hAnsi="Times New Roman" w:cs="Times New Roman"/>
          <w:b/>
          <w:sz w:val="28"/>
          <w:szCs w:val="28"/>
        </w:rPr>
      </w:pPr>
    </w:p>
    <w:p w:rsidR="002013FA" w:rsidRDefault="002013FA" w:rsidP="002013FA">
      <w:pPr>
        <w:widowControl/>
        <w:spacing w:beforeLines="100" w:before="360"/>
        <w:jc w:val="center"/>
        <w:rPr>
          <w:rFonts w:ascii="Times New Roman" w:eastAsia="標楷體" w:hAnsi="Times New Roman" w:cs="Times New Roman"/>
          <w:b/>
          <w:sz w:val="28"/>
          <w:szCs w:val="28"/>
        </w:rPr>
      </w:pPr>
    </w:p>
    <w:p w:rsidR="002013FA" w:rsidRDefault="002013FA" w:rsidP="002013FA">
      <w:pPr>
        <w:widowControl/>
        <w:spacing w:beforeLines="100" w:before="360"/>
        <w:jc w:val="center"/>
        <w:rPr>
          <w:rFonts w:ascii="Times New Roman" w:eastAsia="標楷體" w:hAnsi="Times New Roman" w:cs="Times New Roman"/>
          <w:b/>
          <w:sz w:val="28"/>
          <w:szCs w:val="28"/>
        </w:rPr>
      </w:pPr>
    </w:p>
    <w:p w:rsidR="002013FA" w:rsidRDefault="002013FA" w:rsidP="002013FA">
      <w:pPr>
        <w:widowControl/>
        <w:spacing w:beforeLines="100" w:before="360"/>
        <w:jc w:val="center"/>
        <w:rPr>
          <w:rFonts w:ascii="Times New Roman" w:eastAsia="標楷體" w:hAnsi="Times New Roman" w:cs="Times New Roman"/>
          <w:b/>
          <w:sz w:val="28"/>
          <w:szCs w:val="28"/>
        </w:rPr>
      </w:pPr>
    </w:p>
    <w:p w:rsidR="002013FA" w:rsidRDefault="002013FA">
      <w:pPr>
        <w:pStyle w:val="aff0"/>
        <w:pPrChange w:id="1115" w:author="A5206572" w:date="2019-05-10T21:52:00Z">
          <w:pPr>
            <w:widowControl/>
            <w:spacing w:beforeLines="100" w:before="360"/>
            <w:jc w:val="center"/>
          </w:pPr>
        </w:pPrChange>
      </w:pPr>
      <w:bookmarkStart w:id="1116" w:name="_Toc8422229"/>
      <w:r w:rsidRPr="00BB36D0">
        <w:rPr>
          <w:rFonts w:hint="eastAsia"/>
        </w:rPr>
        <w:t>圖</w:t>
      </w:r>
      <w:r w:rsidRPr="00BB36D0">
        <w:rPr>
          <w:rFonts w:hint="eastAsia"/>
        </w:rPr>
        <w:t>3</w:t>
      </w:r>
      <w:r>
        <w:t>.</w:t>
      </w:r>
      <w:r>
        <w:rPr>
          <w:rFonts w:hint="eastAsia"/>
        </w:rPr>
        <w:t>5</w:t>
      </w:r>
      <w:r w:rsidRPr="00BB36D0">
        <w:rPr>
          <w:rFonts w:hint="eastAsia"/>
        </w:rPr>
        <w:t xml:space="preserve"> </w:t>
      </w:r>
      <w:r w:rsidR="005A46AF">
        <w:rPr>
          <w:rFonts w:hint="eastAsia"/>
        </w:rPr>
        <w:t>圖片編輯</w:t>
      </w:r>
      <w:r>
        <w:rPr>
          <w:rFonts w:hint="eastAsia"/>
        </w:rPr>
        <w:t>API</w:t>
      </w:r>
      <w:bookmarkEnd w:id="1116"/>
    </w:p>
    <w:p w:rsidR="002013FA" w:rsidRDefault="002013FA">
      <w:pPr>
        <w:pStyle w:val="af7"/>
        <w:pPrChange w:id="1117" w:author="A5206572" w:date="2019-05-10T21:22:00Z">
          <w:pPr>
            <w:widowControl/>
            <w:ind w:left="480" w:hangingChars="200" w:hanging="480"/>
            <w:jc w:val="both"/>
          </w:pPr>
        </w:pPrChange>
      </w:pPr>
      <w:r w:rsidRPr="002461D3">
        <w:rPr>
          <w:rFonts w:hint="eastAsia"/>
        </w:rPr>
        <w:lastRenderedPageBreak/>
        <w:t>(</w:t>
      </w:r>
      <w:r>
        <w:rPr>
          <w:rFonts w:hint="eastAsia"/>
        </w:rPr>
        <w:t xml:space="preserve">2) </w:t>
      </w:r>
      <w:r w:rsidRPr="002013FA">
        <w:rPr>
          <w:rFonts w:hint="eastAsia"/>
        </w:rPr>
        <w:t>功能</w:t>
      </w:r>
    </w:p>
    <w:p w:rsidR="00512413" w:rsidRDefault="002013FA" w:rsidP="00512413">
      <w:pPr>
        <w:spacing w:after="120" w:line="480" w:lineRule="exact"/>
        <w:ind w:leftChars="250" w:left="600" w:firstLineChars="200" w:firstLine="560"/>
        <w:jc w:val="both"/>
        <w:rPr>
          <w:rFonts w:ascii="Times New Roman" w:eastAsia="標楷體" w:hAnsi="Times New Roman"/>
          <w:sz w:val="28"/>
          <w:szCs w:val="28"/>
        </w:rPr>
      </w:pPr>
      <w:r w:rsidRPr="002013FA">
        <w:rPr>
          <w:rFonts w:ascii="Times New Roman" w:eastAsia="標楷體" w:hAnsi="Times New Roman" w:hint="eastAsia"/>
          <w:sz w:val="28"/>
          <w:szCs w:val="28"/>
        </w:rPr>
        <w:t>我們目前於圖片編輯上，有</w:t>
      </w:r>
      <w:r w:rsidR="00DC3AE8">
        <w:rPr>
          <w:rFonts w:ascii="Times New Roman" w:eastAsia="標楷體" w:hAnsi="Times New Roman" w:hint="eastAsia"/>
          <w:sz w:val="28"/>
          <w:szCs w:val="28"/>
        </w:rPr>
        <w:t>5</w:t>
      </w:r>
      <w:r w:rsidRPr="002013FA">
        <w:rPr>
          <w:rFonts w:ascii="Times New Roman" w:eastAsia="標楷體" w:hAnsi="Times New Roman" w:hint="eastAsia"/>
          <w:sz w:val="28"/>
          <w:szCs w:val="28"/>
        </w:rPr>
        <w:t>個基礎功能方便使用者對於筆記圖片進行調整，分別為旋轉</w:t>
      </w:r>
      <w:r w:rsidRPr="002013FA">
        <w:rPr>
          <w:rFonts w:ascii="Times New Roman" w:eastAsia="標楷體" w:hAnsi="Times New Roman" w:hint="eastAsia"/>
          <w:sz w:val="28"/>
          <w:szCs w:val="28"/>
        </w:rPr>
        <w:t>(</w:t>
      </w:r>
      <w:r w:rsidRPr="002013FA">
        <w:rPr>
          <w:rFonts w:ascii="Times New Roman" w:eastAsia="標楷體" w:hAnsi="Times New Roman" w:hint="eastAsia"/>
          <w:sz w:val="28"/>
          <w:szCs w:val="28"/>
        </w:rPr>
        <w:t>垂直</w:t>
      </w:r>
      <w:r w:rsidRPr="002013FA">
        <w:rPr>
          <w:rFonts w:ascii="Times New Roman" w:eastAsia="標楷體" w:hAnsi="Times New Roman" w:hint="eastAsia"/>
          <w:sz w:val="28"/>
          <w:szCs w:val="28"/>
        </w:rPr>
        <w:t>)</w:t>
      </w:r>
      <w:r w:rsidRPr="002013FA">
        <w:rPr>
          <w:rFonts w:ascii="Times New Roman" w:eastAsia="標楷體" w:hAnsi="Times New Roman" w:hint="eastAsia"/>
          <w:sz w:val="28"/>
          <w:szCs w:val="28"/>
        </w:rPr>
        <w:t>、裁切、畫筆、保存、存檔</w:t>
      </w:r>
      <w:r>
        <w:rPr>
          <w:rFonts w:ascii="Times New Roman" w:eastAsia="標楷體" w:hAnsi="Times New Roman" w:hint="eastAsia"/>
          <w:sz w:val="28"/>
          <w:szCs w:val="28"/>
        </w:rPr>
        <w:t>等</w:t>
      </w:r>
      <w:r w:rsidRPr="002013FA">
        <w:rPr>
          <w:rFonts w:ascii="Times New Roman" w:eastAsia="標楷體" w:hAnsi="Times New Roman" w:hint="eastAsia"/>
          <w:sz w:val="28"/>
          <w:szCs w:val="28"/>
        </w:rPr>
        <w:t>功能。</w:t>
      </w:r>
    </w:p>
    <w:p w:rsidR="00512413" w:rsidRDefault="00512413">
      <w:pPr>
        <w:pStyle w:val="af9"/>
        <w:rPr>
          <w:rFonts w:ascii="標楷體" w:hAnsi="標楷體"/>
        </w:rPr>
        <w:pPrChange w:id="1118" w:author="A5206572" w:date="2019-05-10T21:23:00Z">
          <w:pPr>
            <w:spacing w:after="120"/>
            <w:ind w:leftChars="250" w:left="1080" w:hangingChars="200" w:hanging="480"/>
            <w:jc w:val="both"/>
          </w:pPr>
        </w:pPrChange>
      </w:pPr>
      <w:r>
        <w:rPr>
          <w:rFonts w:hint="eastAsia"/>
        </w:rPr>
        <w:t xml:space="preserve">1) </w:t>
      </w:r>
      <w:r>
        <w:rPr>
          <w:rFonts w:ascii="標楷體" w:hAnsi="標楷體" w:hint="eastAsia"/>
        </w:rPr>
        <w:t>旋轉</w:t>
      </w:r>
    </w:p>
    <w:p w:rsidR="00DC3AE8" w:rsidRDefault="00DC3AE8" w:rsidP="00DC3AE8">
      <w:pPr>
        <w:spacing w:after="120" w:line="480" w:lineRule="exact"/>
        <w:ind w:leftChars="500" w:left="1200" w:firstLineChars="200" w:firstLine="560"/>
        <w:jc w:val="both"/>
        <w:rPr>
          <w:rFonts w:ascii="Times New Roman" w:eastAsia="標楷體" w:hAnsi="Times New Roman"/>
          <w:sz w:val="28"/>
          <w:szCs w:val="28"/>
        </w:rPr>
      </w:pPr>
      <w:r w:rsidRPr="00DC3AE8">
        <w:rPr>
          <w:rFonts w:ascii="Times New Roman" w:eastAsia="標楷體" w:hAnsi="Times New Roman" w:hint="eastAsia"/>
          <w:sz w:val="28"/>
          <w:szCs w:val="28"/>
        </w:rPr>
        <w:t>採用</w:t>
      </w:r>
      <w:r w:rsidRPr="00DC3AE8">
        <w:rPr>
          <w:rFonts w:ascii="Times New Roman" w:eastAsia="標楷體" w:hAnsi="Times New Roman" w:hint="eastAsia"/>
          <w:sz w:val="28"/>
          <w:szCs w:val="28"/>
        </w:rPr>
        <w:t>Cropper API</w:t>
      </w:r>
      <w:r w:rsidRPr="00DC3AE8">
        <w:rPr>
          <w:rFonts w:ascii="Times New Roman" w:eastAsia="標楷體" w:hAnsi="Times New Roman" w:hint="eastAsia"/>
          <w:sz w:val="28"/>
          <w:szCs w:val="28"/>
        </w:rPr>
        <w:t>的旋轉功能來達成旋轉的目的，也就是將使用者需要編輯的圖片放至畫布上，進行角度為</w:t>
      </w:r>
      <w:r w:rsidRPr="00DC3AE8">
        <w:rPr>
          <w:rFonts w:ascii="Times New Roman" w:eastAsia="標楷體" w:hAnsi="Times New Roman" w:hint="eastAsia"/>
          <w:sz w:val="28"/>
          <w:szCs w:val="28"/>
        </w:rPr>
        <w:t>180</w:t>
      </w:r>
      <w:r w:rsidRPr="00DC3AE8">
        <w:rPr>
          <w:rFonts w:ascii="Times New Roman" w:eastAsia="標楷體" w:hAnsi="Times New Roman" w:hint="eastAsia"/>
          <w:sz w:val="28"/>
          <w:szCs w:val="28"/>
        </w:rPr>
        <w:t>的畫面轉動覆蓋。</w:t>
      </w:r>
    </w:p>
    <w:p w:rsidR="00DC3AE8" w:rsidRDefault="00DC3AE8">
      <w:pPr>
        <w:pStyle w:val="af9"/>
        <w:rPr>
          <w:rFonts w:ascii="標楷體" w:hAnsi="標楷體"/>
        </w:rPr>
        <w:pPrChange w:id="1119" w:author="A5206572" w:date="2019-05-10T21:23:00Z">
          <w:pPr>
            <w:spacing w:after="120"/>
            <w:ind w:leftChars="250" w:left="1080" w:hangingChars="200" w:hanging="480"/>
            <w:jc w:val="both"/>
          </w:pPr>
        </w:pPrChange>
      </w:pPr>
      <w:r>
        <w:rPr>
          <w:rFonts w:hint="eastAsia"/>
        </w:rPr>
        <w:t xml:space="preserve">2) </w:t>
      </w:r>
      <w:r w:rsidRPr="00DC3AE8">
        <w:rPr>
          <w:rFonts w:ascii="標楷體" w:hAnsi="標楷體" w:hint="eastAsia"/>
        </w:rPr>
        <w:t>裁切</w:t>
      </w:r>
    </w:p>
    <w:p w:rsidR="00DC3AE8" w:rsidRDefault="00DC3AE8" w:rsidP="00DC3AE8">
      <w:pPr>
        <w:spacing w:after="120" w:line="480" w:lineRule="exact"/>
        <w:ind w:leftChars="500" w:left="1200" w:firstLineChars="200" w:firstLine="560"/>
        <w:jc w:val="both"/>
        <w:rPr>
          <w:rFonts w:ascii="Times New Roman" w:eastAsia="標楷體" w:hAnsi="Times New Roman"/>
          <w:sz w:val="28"/>
          <w:szCs w:val="28"/>
        </w:rPr>
      </w:pPr>
      <w:r w:rsidRPr="00DC3AE8">
        <w:rPr>
          <w:rFonts w:ascii="Times New Roman" w:eastAsia="標楷體" w:hAnsi="Times New Roman" w:hint="eastAsia"/>
          <w:sz w:val="28"/>
          <w:szCs w:val="28"/>
        </w:rPr>
        <w:t>採用</w:t>
      </w:r>
      <w:r w:rsidRPr="00DC3AE8">
        <w:rPr>
          <w:rFonts w:ascii="Times New Roman" w:eastAsia="標楷體" w:hAnsi="Times New Roman" w:hint="eastAsia"/>
          <w:sz w:val="28"/>
          <w:szCs w:val="28"/>
        </w:rPr>
        <w:t>Cropper API</w:t>
      </w:r>
      <w:r w:rsidRPr="00DC3AE8">
        <w:rPr>
          <w:rFonts w:ascii="Times New Roman" w:eastAsia="標楷體" w:hAnsi="Times New Roman" w:hint="eastAsia"/>
          <w:sz w:val="28"/>
          <w:szCs w:val="28"/>
        </w:rPr>
        <w:t>的裁切功能來達成剪裁的目的，也就是將使用者需要編輯的圖片放至畫布上，在讓使用者依據需求調整</w:t>
      </w:r>
      <w:proofErr w:type="gramStart"/>
      <w:r w:rsidRPr="00DC3AE8">
        <w:rPr>
          <w:rFonts w:ascii="Times New Roman" w:eastAsia="標楷體" w:hAnsi="Times New Roman" w:hint="eastAsia"/>
          <w:sz w:val="28"/>
          <w:szCs w:val="28"/>
        </w:rPr>
        <w:t>裁切框</w:t>
      </w:r>
      <w:proofErr w:type="gramEnd"/>
      <w:r w:rsidRPr="00DC3AE8">
        <w:rPr>
          <w:rFonts w:ascii="Times New Roman" w:eastAsia="標楷體" w:hAnsi="Times New Roman" w:hint="eastAsia"/>
          <w:sz w:val="28"/>
          <w:szCs w:val="28"/>
        </w:rPr>
        <w:t>，將想要的部分留下來。</w:t>
      </w:r>
    </w:p>
    <w:p w:rsidR="00DC3AE8" w:rsidRDefault="00DC3AE8">
      <w:pPr>
        <w:pStyle w:val="af9"/>
        <w:pPrChange w:id="1120" w:author="A5206572" w:date="2019-05-10T21:23:00Z">
          <w:pPr>
            <w:spacing w:after="120"/>
            <w:ind w:leftChars="250" w:left="1080" w:hangingChars="200" w:hanging="480"/>
            <w:jc w:val="both"/>
          </w:pPr>
        </w:pPrChange>
      </w:pPr>
      <w:r>
        <w:rPr>
          <w:rFonts w:hint="eastAsia"/>
        </w:rPr>
        <w:t xml:space="preserve">3) </w:t>
      </w:r>
      <w:r w:rsidRPr="00DC3AE8">
        <w:rPr>
          <w:rFonts w:hint="eastAsia"/>
        </w:rPr>
        <w:t>畫筆</w:t>
      </w:r>
    </w:p>
    <w:p w:rsidR="00DC3AE8" w:rsidRDefault="00DC3AE8" w:rsidP="00DC3AE8">
      <w:pPr>
        <w:spacing w:after="120" w:line="480" w:lineRule="exact"/>
        <w:ind w:leftChars="500" w:left="1200" w:firstLineChars="200" w:firstLine="560"/>
        <w:jc w:val="both"/>
        <w:rPr>
          <w:rFonts w:ascii="Times New Roman" w:eastAsia="標楷體" w:hAnsi="Times New Roman"/>
          <w:sz w:val="28"/>
          <w:szCs w:val="28"/>
        </w:rPr>
      </w:pPr>
      <w:r w:rsidRPr="00DC3AE8">
        <w:rPr>
          <w:rFonts w:ascii="Times New Roman" w:eastAsia="標楷體" w:hAnsi="Times New Roman" w:hint="eastAsia"/>
          <w:sz w:val="28"/>
          <w:szCs w:val="28"/>
        </w:rPr>
        <w:t>使用</w:t>
      </w:r>
      <w:r w:rsidRPr="00DC3AE8">
        <w:rPr>
          <w:rFonts w:ascii="Times New Roman" w:eastAsia="標楷體" w:hAnsi="Times New Roman" w:hint="eastAsia"/>
          <w:sz w:val="28"/>
          <w:szCs w:val="28"/>
        </w:rPr>
        <w:t>Ja</w:t>
      </w:r>
      <w:r w:rsidRPr="00DC3AE8">
        <w:rPr>
          <w:rFonts w:ascii="Times New Roman" w:eastAsia="標楷體" w:hAnsi="Times New Roman"/>
          <w:sz w:val="28"/>
          <w:szCs w:val="28"/>
        </w:rPr>
        <w:t>vaScript</w:t>
      </w:r>
      <w:r w:rsidRPr="00DC3AE8">
        <w:rPr>
          <w:rFonts w:ascii="Times New Roman" w:eastAsia="標楷體" w:hAnsi="Times New Roman" w:hint="eastAsia"/>
          <w:sz w:val="28"/>
          <w:szCs w:val="28"/>
        </w:rPr>
        <w:t>的語法判斷使用者的觸碰的軌跡座標，並在</w:t>
      </w:r>
      <w:r w:rsidRPr="00DC3AE8">
        <w:rPr>
          <w:rFonts w:ascii="Times New Roman" w:eastAsia="標楷體" w:hAnsi="Times New Roman" w:hint="eastAsia"/>
          <w:sz w:val="28"/>
          <w:szCs w:val="28"/>
        </w:rPr>
        <w:t>h</w:t>
      </w:r>
      <w:r w:rsidRPr="00DC3AE8">
        <w:rPr>
          <w:rFonts w:ascii="Times New Roman" w:eastAsia="標楷體" w:hAnsi="Times New Roman"/>
          <w:sz w:val="28"/>
          <w:szCs w:val="28"/>
        </w:rPr>
        <w:t>tml</w:t>
      </w:r>
      <w:r w:rsidRPr="00DC3AE8">
        <w:rPr>
          <w:rFonts w:ascii="Times New Roman" w:eastAsia="標楷體" w:hAnsi="Times New Roman" w:hint="eastAsia"/>
          <w:sz w:val="28"/>
          <w:szCs w:val="28"/>
        </w:rPr>
        <w:t xml:space="preserve"> Ca</w:t>
      </w:r>
      <w:r w:rsidRPr="00DC3AE8">
        <w:rPr>
          <w:rFonts w:ascii="Times New Roman" w:eastAsia="標楷體" w:hAnsi="Times New Roman"/>
          <w:sz w:val="28"/>
          <w:szCs w:val="28"/>
        </w:rPr>
        <w:t>nvas</w:t>
      </w:r>
      <w:r w:rsidRPr="00DC3AE8">
        <w:rPr>
          <w:rFonts w:ascii="Times New Roman" w:eastAsia="標楷體" w:hAnsi="Times New Roman" w:hint="eastAsia"/>
          <w:sz w:val="28"/>
          <w:szCs w:val="28"/>
        </w:rPr>
        <w:t>以顏色進行覆蓋標記等。</w:t>
      </w:r>
    </w:p>
    <w:p w:rsidR="00DC3AE8" w:rsidRDefault="00DC3AE8">
      <w:pPr>
        <w:pStyle w:val="af9"/>
        <w:pPrChange w:id="1121" w:author="A5206572" w:date="2019-05-10T21:23:00Z">
          <w:pPr>
            <w:spacing w:after="120"/>
            <w:ind w:leftChars="250" w:left="1080" w:hangingChars="200" w:hanging="480"/>
            <w:jc w:val="both"/>
          </w:pPr>
        </w:pPrChange>
      </w:pPr>
      <w:r>
        <w:rPr>
          <w:rFonts w:hint="eastAsia"/>
        </w:rPr>
        <w:t xml:space="preserve">4) </w:t>
      </w:r>
      <w:r w:rsidRPr="00DC3AE8">
        <w:rPr>
          <w:rFonts w:hint="eastAsia"/>
        </w:rPr>
        <w:t>保存</w:t>
      </w:r>
    </w:p>
    <w:p w:rsidR="00AB6C4C" w:rsidRDefault="00AB6C4C" w:rsidP="00AB6C4C">
      <w:pPr>
        <w:spacing w:after="120" w:line="480" w:lineRule="exact"/>
        <w:ind w:leftChars="500" w:left="1200" w:firstLineChars="200" w:firstLine="560"/>
        <w:jc w:val="both"/>
        <w:rPr>
          <w:rFonts w:ascii="Times New Roman" w:eastAsia="標楷體" w:hAnsi="Times New Roman"/>
          <w:sz w:val="28"/>
          <w:szCs w:val="28"/>
        </w:rPr>
      </w:pPr>
      <w:r w:rsidRPr="00AB6C4C">
        <w:rPr>
          <w:rFonts w:ascii="Times New Roman" w:eastAsia="標楷體" w:hAnsi="Times New Roman" w:hint="eastAsia"/>
          <w:sz w:val="28"/>
          <w:szCs w:val="28"/>
        </w:rPr>
        <w:t>這項功能為在使用者的畫面上會將修改好的圖片直接重繪於畫布，確定使用者對圖片的修改。</w:t>
      </w:r>
    </w:p>
    <w:p w:rsidR="00827566" w:rsidRDefault="00827566">
      <w:pPr>
        <w:pStyle w:val="af9"/>
        <w:pPrChange w:id="1122" w:author="A5206572" w:date="2019-05-10T21:24:00Z">
          <w:pPr>
            <w:spacing w:after="120"/>
            <w:ind w:leftChars="250" w:left="1080" w:hangingChars="200" w:hanging="480"/>
            <w:jc w:val="both"/>
          </w:pPr>
        </w:pPrChange>
      </w:pPr>
      <w:r>
        <w:rPr>
          <w:rFonts w:hint="eastAsia"/>
        </w:rPr>
        <w:t xml:space="preserve">5) </w:t>
      </w:r>
      <w:r w:rsidRPr="00827566">
        <w:rPr>
          <w:rFonts w:hint="eastAsia"/>
        </w:rPr>
        <w:t>存檔</w:t>
      </w:r>
      <w:del w:id="1123" w:author="A5206572" w:date="2019-05-10T21:24:00Z">
        <w:r w:rsidRPr="00DC3AE8" w:rsidDel="0059631B">
          <w:rPr>
            <w:rFonts w:hint="eastAsia"/>
          </w:rPr>
          <w:delText>：</w:delText>
        </w:r>
      </w:del>
    </w:p>
    <w:p w:rsidR="00827566" w:rsidRDefault="00827566" w:rsidP="00827566">
      <w:pPr>
        <w:spacing w:after="120" w:line="480" w:lineRule="exact"/>
        <w:ind w:leftChars="500" w:left="1200" w:firstLineChars="200" w:firstLine="560"/>
        <w:jc w:val="both"/>
        <w:rPr>
          <w:rFonts w:ascii="Times New Roman" w:eastAsia="標楷體" w:hAnsi="Times New Roman"/>
          <w:sz w:val="28"/>
          <w:szCs w:val="28"/>
        </w:rPr>
      </w:pPr>
      <w:r w:rsidRPr="00827566">
        <w:rPr>
          <w:rFonts w:ascii="Times New Roman" w:eastAsia="標楷體" w:hAnsi="Times New Roman" w:hint="eastAsia"/>
          <w:sz w:val="28"/>
          <w:szCs w:val="28"/>
        </w:rPr>
        <w:t>這項功能為在使用者的資料中存檔</w:t>
      </w:r>
      <w:r w:rsidRPr="00827566">
        <w:rPr>
          <w:rFonts w:ascii="Times New Roman" w:eastAsia="標楷體" w:hAnsi="Times New Roman" w:hint="eastAsia"/>
          <w:sz w:val="28"/>
          <w:szCs w:val="28"/>
        </w:rPr>
        <w:t>(</w:t>
      </w:r>
      <w:r w:rsidRPr="00827566">
        <w:rPr>
          <w:rFonts w:ascii="Times New Roman" w:eastAsia="標楷體" w:hAnsi="Times New Roman" w:hint="eastAsia"/>
          <w:sz w:val="28"/>
          <w:szCs w:val="28"/>
        </w:rPr>
        <w:t>可能為本地</w:t>
      </w:r>
      <w:proofErr w:type="gramStart"/>
      <w:r w:rsidRPr="00827566">
        <w:rPr>
          <w:rFonts w:ascii="Times New Roman" w:eastAsia="標楷體" w:hAnsi="Times New Roman" w:hint="eastAsia"/>
          <w:sz w:val="28"/>
          <w:szCs w:val="28"/>
        </w:rPr>
        <w:t>或線上</w:t>
      </w:r>
      <w:proofErr w:type="gramEnd"/>
      <w:r w:rsidRPr="00827566">
        <w:rPr>
          <w:rFonts w:ascii="Times New Roman" w:eastAsia="標楷體" w:hAnsi="Times New Roman" w:hint="eastAsia"/>
          <w:sz w:val="28"/>
          <w:szCs w:val="28"/>
        </w:rPr>
        <w:t>)</w:t>
      </w:r>
      <w:r w:rsidRPr="00827566">
        <w:rPr>
          <w:rFonts w:ascii="Times New Roman" w:eastAsia="標楷體" w:hAnsi="Times New Roman" w:hint="eastAsia"/>
          <w:sz w:val="28"/>
          <w:szCs w:val="28"/>
        </w:rPr>
        <w:t>，在背景作業中則將修改好的檔案存放於本地的資料夾中。</w:t>
      </w:r>
    </w:p>
    <w:p w:rsidR="0002566C" w:rsidRDefault="0002566C" w:rsidP="00827566">
      <w:pPr>
        <w:spacing w:after="120" w:line="480" w:lineRule="exact"/>
        <w:ind w:leftChars="500" w:left="1200" w:firstLineChars="200" w:firstLine="560"/>
        <w:jc w:val="both"/>
        <w:rPr>
          <w:rFonts w:ascii="Times New Roman" w:eastAsia="標楷體" w:hAnsi="Times New Roman"/>
          <w:sz w:val="28"/>
          <w:szCs w:val="28"/>
        </w:rPr>
      </w:pPr>
    </w:p>
    <w:p w:rsidR="0002566C" w:rsidRDefault="0002566C">
      <w:pPr>
        <w:pStyle w:val="af5"/>
        <w:pPrChange w:id="1124" w:author="A5206572" w:date="2019-05-10T21:20:00Z">
          <w:pPr>
            <w:widowControl/>
            <w:spacing w:beforeLines="100" w:before="360" w:afterLines="50" w:after="180"/>
            <w:ind w:left="720" w:hangingChars="300" w:hanging="720"/>
            <w:jc w:val="both"/>
          </w:pPr>
        </w:pPrChange>
      </w:pPr>
      <w:bookmarkStart w:id="1125" w:name="_Toc8484180"/>
      <w:r w:rsidRPr="00CE5ABC">
        <w:rPr>
          <w:rFonts w:hint="eastAsia"/>
        </w:rPr>
        <w:lastRenderedPageBreak/>
        <w:t>3.1.</w:t>
      </w:r>
      <w:r>
        <w:rPr>
          <w:rFonts w:hint="eastAsia"/>
        </w:rPr>
        <w:t>4</w:t>
      </w:r>
      <w:r w:rsidRPr="0002566C">
        <w:rPr>
          <w:rFonts w:hint="eastAsia"/>
        </w:rPr>
        <w:t xml:space="preserve"> </w:t>
      </w:r>
      <w:r w:rsidRPr="0002566C">
        <w:rPr>
          <w:rFonts w:hint="eastAsia"/>
        </w:rPr>
        <w:t>文字筆記編輯</w:t>
      </w:r>
      <w:bookmarkEnd w:id="1125"/>
    </w:p>
    <w:p w:rsidR="0002566C" w:rsidRDefault="0002566C" w:rsidP="0002566C">
      <w:pPr>
        <w:widowControl/>
        <w:spacing w:after="120" w:line="480" w:lineRule="exact"/>
        <w:ind w:firstLineChars="200" w:firstLine="560"/>
        <w:jc w:val="both"/>
        <w:rPr>
          <w:rFonts w:ascii="Times New Roman" w:eastAsia="標楷體" w:hAnsi="Times New Roman" w:cs="Times New Roman"/>
          <w:sz w:val="28"/>
          <w:szCs w:val="28"/>
        </w:rPr>
      </w:pPr>
      <w:r w:rsidRPr="0002566C">
        <w:rPr>
          <w:rFonts w:ascii="Times New Roman" w:eastAsia="標楷體" w:hAnsi="Times New Roman" w:cs="Times New Roman" w:hint="eastAsia"/>
          <w:sz w:val="28"/>
          <w:szCs w:val="28"/>
        </w:rPr>
        <w:t>使用者於建立筆記時，除了筆記本身的錯誤畫面</w:t>
      </w:r>
      <w:proofErr w:type="gramStart"/>
      <w:r w:rsidRPr="0002566C">
        <w:rPr>
          <w:rFonts w:ascii="Times New Roman" w:eastAsia="標楷體" w:hAnsi="Times New Roman" w:cs="Times New Roman" w:hint="eastAsia"/>
          <w:sz w:val="28"/>
          <w:szCs w:val="28"/>
        </w:rPr>
        <w:t>截圖外</w:t>
      </w:r>
      <w:proofErr w:type="gramEnd"/>
      <w:r w:rsidRPr="0002566C">
        <w:rPr>
          <w:rFonts w:ascii="Times New Roman" w:eastAsia="標楷體" w:hAnsi="Times New Roman" w:cs="Times New Roman" w:hint="eastAsia"/>
          <w:sz w:val="28"/>
          <w:szCs w:val="28"/>
        </w:rPr>
        <w:t>，還需要一些文字敘述以及標籤等補充敘述或是重點提醒，本功能的作用就在於為使用者自身建立文字的筆記內容，以及建立或標</w:t>
      </w:r>
      <w:proofErr w:type="gramStart"/>
      <w:r w:rsidRPr="0002566C">
        <w:rPr>
          <w:rFonts w:ascii="Times New Roman" w:eastAsia="標楷體" w:hAnsi="Times New Roman" w:cs="Times New Roman" w:hint="eastAsia"/>
          <w:sz w:val="28"/>
          <w:szCs w:val="28"/>
        </w:rPr>
        <w:t>註</w:t>
      </w:r>
      <w:proofErr w:type="gramEnd"/>
      <w:r w:rsidRPr="0002566C">
        <w:rPr>
          <w:rFonts w:ascii="Times New Roman" w:eastAsia="標楷體" w:hAnsi="Times New Roman" w:cs="Times New Roman" w:hint="eastAsia"/>
          <w:sz w:val="28"/>
          <w:szCs w:val="28"/>
        </w:rPr>
        <w:t>標籤讓筆記分類建立關聯，以方便在搜尋時能夠更加快速地去找到筆記，又或者使用者在筆記上，可能經常出現同一類型的錯誤，這時候標籤的功能就能快速的幫他們統整出同一類型的筆記，以利觀看學習。</w:t>
      </w:r>
    </w:p>
    <w:p w:rsidR="00CD3808" w:rsidRPr="0002566C" w:rsidRDefault="00CD3808" w:rsidP="0002566C">
      <w:pPr>
        <w:widowControl/>
        <w:spacing w:after="120" w:line="480" w:lineRule="exact"/>
        <w:ind w:firstLineChars="200" w:firstLine="560"/>
        <w:jc w:val="both"/>
        <w:rPr>
          <w:rFonts w:ascii="Times New Roman" w:eastAsia="標楷體" w:hAnsi="Times New Roman" w:cs="Times New Roman"/>
          <w:sz w:val="28"/>
          <w:szCs w:val="28"/>
        </w:rPr>
      </w:pPr>
      <w:r w:rsidRPr="00CD3808">
        <w:rPr>
          <w:rFonts w:ascii="Times New Roman" w:eastAsia="標楷體" w:hAnsi="Times New Roman" w:cs="Times New Roman" w:hint="eastAsia"/>
          <w:sz w:val="28"/>
          <w:szCs w:val="28"/>
        </w:rPr>
        <w:t>目前功能有基礎</w:t>
      </w:r>
      <w:r w:rsidRPr="00CD3808">
        <w:rPr>
          <w:rFonts w:ascii="Times New Roman" w:eastAsia="標楷體" w:hAnsi="Times New Roman" w:cs="Times New Roman" w:hint="eastAsia"/>
          <w:sz w:val="28"/>
          <w:szCs w:val="28"/>
        </w:rPr>
        <w:t>4</w:t>
      </w:r>
      <w:r w:rsidRPr="00CD3808">
        <w:rPr>
          <w:rFonts w:ascii="Times New Roman" w:eastAsia="標楷體" w:hAnsi="Times New Roman" w:cs="Times New Roman" w:hint="eastAsia"/>
          <w:sz w:val="28"/>
          <w:szCs w:val="28"/>
        </w:rPr>
        <w:t>個部分，為筆記的基本屬性，可藉由其中幾項去進行搜尋，分別為標題、標籤、圖片、內文敘述。</w:t>
      </w:r>
    </w:p>
    <w:p w:rsidR="0002566C" w:rsidRDefault="00CD3808">
      <w:pPr>
        <w:pStyle w:val="af7"/>
        <w:pPrChange w:id="1126" w:author="A5206572" w:date="2019-05-10T21:22:00Z">
          <w:pPr>
            <w:widowControl/>
            <w:ind w:left="480" w:hangingChars="200" w:hanging="480"/>
            <w:jc w:val="both"/>
          </w:pPr>
        </w:pPrChange>
      </w:pPr>
      <w:r>
        <w:rPr>
          <w:rFonts w:hint="eastAsia"/>
        </w:rPr>
        <w:t xml:space="preserve">(1) </w:t>
      </w:r>
      <w:r w:rsidRPr="00CD3808">
        <w:rPr>
          <w:rFonts w:hint="eastAsia"/>
        </w:rPr>
        <w:t>旋轉</w:t>
      </w:r>
    </w:p>
    <w:p w:rsidR="009E50F6" w:rsidRDefault="009E50F6" w:rsidP="009E50F6">
      <w:pPr>
        <w:spacing w:after="120" w:line="480" w:lineRule="exact"/>
        <w:ind w:leftChars="250" w:left="600" w:firstLineChars="200" w:firstLine="560"/>
        <w:jc w:val="both"/>
        <w:rPr>
          <w:rFonts w:ascii="Times New Roman" w:eastAsia="標楷體" w:hAnsi="Times New Roman"/>
          <w:sz w:val="28"/>
          <w:szCs w:val="28"/>
        </w:rPr>
      </w:pPr>
      <w:r w:rsidRPr="009E50F6">
        <w:rPr>
          <w:rFonts w:ascii="Times New Roman" w:eastAsia="標楷體" w:hAnsi="Times New Roman" w:hint="eastAsia"/>
          <w:sz w:val="28"/>
          <w:szCs w:val="28"/>
        </w:rPr>
        <w:t>為筆記建立一個概要性的標題，以便搜尋時可用關鍵字找出筆記，也可區分出各</w:t>
      </w:r>
      <w:proofErr w:type="gramStart"/>
      <w:r w:rsidRPr="009E50F6">
        <w:rPr>
          <w:rFonts w:ascii="Times New Roman" w:eastAsia="標楷體" w:hAnsi="Times New Roman" w:hint="eastAsia"/>
          <w:sz w:val="28"/>
          <w:szCs w:val="28"/>
        </w:rPr>
        <w:t>筆記間的不同</w:t>
      </w:r>
      <w:proofErr w:type="gramEnd"/>
      <w:r w:rsidRPr="009E50F6">
        <w:rPr>
          <w:rFonts w:ascii="Times New Roman" w:eastAsia="標楷體" w:hAnsi="Times New Roman" w:hint="eastAsia"/>
          <w:sz w:val="28"/>
          <w:szCs w:val="28"/>
        </w:rPr>
        <w:t>。</w:t>
      </w:r>
    </w:p>
    <w:p w:rsidR="009E50F6" w:rsidRDefault="009E50F6">
      <w:pPr>
        <w:pStyle w:val="af7"/>
        <w:pPrChange w:id="1127" w:author="A5206572" w:date="2019-05-10T21:22:00Z">
          <w:pPr>
            <w:widowControl/>
            <w:ind w:left="480" w:hangingChars="200" w:hanging="480"/>
            <w:jc w:val="both"/>
          </w:pPr>
        </w:pPrChange>
      </w:pPr>
      <w:r>
        <w:rPr>
          <w:rFonts w:hint="eastAsia"/>
        </w:rPr>
        <w:t xml:space="preserve">(2) </w:t>
      </w:r>
      <w:r w:rsidRPr="009E50F6">
        <w:rPr>
          <w:rFonts w:hint="eastAsia"/>
        </w:rPr>
        <w:t>標籤</w:t>
      </w:r>
    </w:p>
    <w:p w:rsidR="009E50F6" w:rsidRDefault="009E50F6" w:rsidP="009E50F6">
      <w:pPr>
        <w:spacing w:after="120" w:line="480" w:lineRule="exact"/>
        <w:ind w:leftChars="250" w:left="600" w:firstLineChars="200" w:firstLine="560"/>
        <w:jc w:val="both"/>
        <w:rPr>
          <w:rFonts w:ascii="Times New Roman" w:eastAsia="標楷體" w:hAnsi="Times New Roman"/>
          <w:sz w:val="28"/>
          <w:szCs w:val="28"/>
        </w:rPr>
      </w:pPr>
      <w:r w:rsidRPr="009E50F6">
        <w:rPr>
          <w:rFonts w:ascii="Times New Roman" w:eastAsia="標楷體" w:hAnsi="Times New Roman" w:hint="eastAsia"/>
          <w:sz w:val="28"/>
          <w:szCs w:val="28"/>
        </w:rPr>
        <w:t>在筆記上標示標籤，目的在於進行分類，以及</w:t>
      </w:r>
      <w:proofErr w:type="gramStart"/>
      <w:r w:rsidRPr="009E50F6">
        <w:rPr>
          <w:rFonts w:ascii="Times New Roman" w:eastAsia="標楷體" w:hAnsi="Times New Roman" w:hint="eastAsia"/>
          <w:sz w:val="28"/>
          <w:szCs w:val="28"/>
        </w:rPr>
        <w:t>方便找查</w:t>
      </w:r>
      <w:proofErr w:type="gramEnd"/>
      <w:r w:rsidRPr="009E50F6">
        <w:rPr>
          <w:rFonts w:ascii="Times New Roman" w:eastAsia="標楷體" w:hAnsi="Times New Roman" w:hint="eastAsia"/>
          <w:sz w:val="28"/>
          <w:szCs w:val="28"/>
        </w:rPr>
        <w:t>，筆記可選用預設已經建立好的，也可以讓使用者建立出一個屬於他的筆記範圍標籤，構想為當使用者建立標籤後，將標籤存入資料庫，當該使用者或其他使用者下一次建立筆記時，會將標籤從資料庫中先行抓出，判斷該標籤是否已經建立過。</w:t>
      </w:r>
    </w:p>
    <w:p w:rsidR="009E50F6" w:rsidRDefault="009E50F6">
      <w:pPr>
        <w:pStyle w:val="af7"/>
        <w:pPrChange w:id="1128" w:author="A5206572" w:date="2019-05-10T21:22:00Z">
          <w:pPr>
            <w:widowControl/>
            <w:ind w:left="480" w:hangingChars="200" w:hanging="480"/>
            <w:jc w:val="both"/>
          </w:pPr>
        </w:pPrChange>
      </w:pPr>
      <w:r>
        <w:rPr>
          <w:rFonts w:hint="eastAsia"/>
        </w:rPr>
        <w:t xml:space="preserve">(3) </w:t>
      </w:r>
      <w:r w:rsidRPr="009E50F6">
        <w:rPr>
          <w:rFonts w:hint="eastAsia"/>
        </w:rPr>
        <w:t>圖片</w:t>
      </w:r>
    </w:p>
    <w:p w:rsidR="009E50F6" w:rsidRDefault="009E50F6" w:rsidP="009E50F6">
      <w:pPr>
        <w:spacing w:after="120" w:line="480" w:lineRule="exact"/>
        <w:ind w:leftChars="250" w:left="600" w:firstLineChars="200" w:firstLine="560"/>
        <w:jc w:val="both"/>
        <w:rPr>
          <w:rFonts w:ascii="Times New Roman" w:eastAsia="標楷體" w:hAnsi="Times New Roman"/>
          <w:sz w:val="28"/>
          <w:szCs w:val="28"/>
        </w:rPr>
      </w:pPr>
      <w:r>
        <w:rPr>
          <w:rFonts w:ascii="Times New Roman" w:eastAsia="標楷體" w:hAnsi="Times New Roman" w:hint="eastAsia"/>
          <w:sz w:val="28"/>
          <w:szCs w:val="28"/>
        </w:rPr>
        <w:t>將編輯</w:t>
      </w:r>
      <w:r w:rsidRPr="009E50F6">
        <w:rPr>
          <w:rFonts w:ascii="Times New Roman" w:eastAsia="標楷體" w:hAnsi="Times New Roman" w:hint="eastAsia"/>
          <w:sz w:val="28"/>
          <w:szCs w:val="28"/>
        </w:rPr>
        <w:t>完成的圖片建立一個縮圖於此頁面，方便使用者判斷使用的圖片是否有誤，其中要進入到</w:t>
      </w:r>
      <w:r>
        <w:rPr>
          <w:rFonts w:ascii="Times New Roman" w:eastAsia="標楷體" w:hAnsi="Times New Roman" w:hint="eastAsia"/>
          <w:sz w:val="28"/>
          <w:szCs w:val="28"/>
        </w:rPr>
        <w:t>圖片編輯</w:t>
      </w:r>
      <w:r w:rsidRPr="009E50F6">
        <w:rPr>
          <w:rFonts w:ascii="Times New Roman" w:eastAsia="標楷體" w:hAnsi="Times New Roman" w:hint="eastAsia"/>
          <w:sz w:val="28"/>
          <w:szCs w:val="28"/>
        </w:rPr>
        <w:t>功能前須點擊畫面中的縮圖，才會將畫面轉跳至圖片編輯的功能。</w:t>
      </w:r>
    </w:p>
    <w:p w:rsidR="009E50F6" w:rsidRDefault="009E50F6" w:rsidP="009E50F6">
      <w:pPr>
        <w:spacing w:after="120" w:line="480" w:lineRule="exact"/>
        <w:ind w:leftChars="250" w:left="600" w:firstLineChars="200" w:firstLine="560"/>
        <w:jc w:val="both"/>
        <w:rPr>
          <w:rFonts w:ascii="Times New Roman" w:eastAsia="標楷體" w:hAnsi="Times New Roman"/>
          <w:sz w:val="28"/>
          <w:szCs w:val="28"/>
        </w:rPr>
      </w:pPr>
    </w:p>
    <w:p w:rsidR="009E50F6" w:rsidRDefault="009E50F6" w:rsidP="009E50F6">
      <w:pPr>
        <w:spacing w:after="120" w:line="480" w:lineRule="exact"/>
        <w:ind w:leftChars="250" w:left="600" w:firstLineChars="200" w:firstLine="560"/>
        <w:jc w:val="both"/>
        <w:rPr>
          <w:rFonts w:ascii="Times New Roman" w:eastAsia="標楷體" w:hAnsi="Times New Roman"/>
          <w:sz w:val="28"/>
          <w:szCs w:val="28"/>
        </w:rPr>
      </w:pPr>
    </w:p>
    <w:p w:rsidR="009E50F6" w:rsidRDefault="009E50F6">
      <w:pPr>
        <w:pStyle w:val="af7"/>
        <w:pPrChange w:id="1129" w:author="A5206572" w:date="2019-05-10T21:22:00Z">
          <w:pPr>
            <w:widowControl/>
            <w:ind w:left="480" w:hangingChars="200" w:hanging="480"/>
            <w:jc w:val="both"/>
          </w:pPr>
        </w:pPrChange>
      </w:pPr>
      <w:r>
        <w:rPr>
          <w:rFonts w:hint="eastAsia"/>
        </w:rPr>
        <w:lastRenderedPageBreak/>
        <w:t xml:space="preserve">(4) </w:t>
      </w:r>
      <w:r w:rsidRPr="009E50F6">
        <w:rPr>
          <w:rFonts w:hint="eastAsia"/>
        </w:rPr>
        <w:t>內文敘述</w:t>
      </w:r>
    </w:p>
    <w:p w:rsidR="009E50F6" w:rsidRDefault="009E50F6" w:rsidP="009E50F6">
      <w:pPr>
        <w:spacing w:after="120" w:line="480" w:lineRule="exact"/>
        <w:ind w:leftChars="250" w:left="600" w:firstLineChars="200" w:firstLine="560"/>
        <w:jc w:val="both"/>
        <w:rPr>
          <w:rFonts w:ascii="Times New Roman" w:eastAsia="標楷體" w:hAnsi="Times New Roman"/>
          <w:sz w:val="28"/>
          <w:szCs w:val="28"/>
        </w:rPr>
      </w:pPr>
      <w:r w:rsidRPr="009E50F6">
        <w:rPr>
          <w:rFonts w:ascii="Times New Roman" w:eastAsia="標楷體" w:hAnsi="Times New Roman" w:hint="eastAsia"/>
          <w:sz w:val="28"/>
          <w:szCs w:val="28"/>
        </w:rPr>
        <w:t>建立一個區域讓使用者輸入與筆記相關的文字內容，以便使用者查看筆記時能更加快速理解筆記的重點。</w:t>
      </w:r>
    </w:p>
    <w:p w:rsidR="0038420A" w:rsidRDefault="005F0B04">
      <w:pPr>
        <w:pStyle w:val="af5"/>
        <w:rPr>
          <w:ins w:id="1130" w:author="A5206572" w:date="2019-05-07T22:28:00Z"/>
        </w:rPr>
        <w:pPrChange w:id="1131" w:author="A5206572" w:date="2019-05-10T21:20:00Z">
          <w:pPr>
            <w:widowControl/>
            <w:spacing w:beforeLines="100" w:before="360" w:afterLines="50" w:after="180"/>
            <w:ind w:left="720" w:hangingChars="300" w:hanging="720"/>
            <w:jc w:val="both"/>
          </w:pPr>
        </w:pPrChange>
      </w:pPr>
      <w:bookmarkStart w:id="1132" w:name="_Toc8484181"/>
      <w:ins w:id="1133" w:author="A5206572" w:date="2019-05-07T22:27:00Z">
        <w:r w:rsidRPr="00CE5ABC">
          <w:rPr>
            <w:rFonts w:hint="eastAsia"/>
          </w:rPr>
          <w:t>3.1.</w:t>
        </w:r>
        <w:r>
          <w:rPr>
            <w:rFonts w:hint="eastAsia"/>
          </w:rPr>
          <w:t>5</w:t>
        </w:r>
        <w:r w:rsidRPr="005E7187">
          <w:t xml:space="preserve"> </w:t>
        </w:r>
        <w:r>
          <w:rPr>
            <w:rFonts w:hint="eastAsia"/>
          </w:rPr>
          <w:t>框架</w:t>
        </w:r>
      </w:ins>
      <w:bookmarkEnd w:id="1132"/>
    </w:p>
    <w:p w:rsidR="005F0B04" w:rsidRDefault="005F0B04" w:rsidP="005F0B04">
      <w:pPr>
        <w:widowControl/>
        <w:spacing w:after="120" w:line="480" w:lineRule="exact"/>
        <w:ind w:firstLineChars="200" w:firstLine="560"/>
        <w:jc w:val="both"/>
        <w:rPr>
          <w:ins w:id="1134" w:author="A5206572" w:date="2019-05-07T22:30:00Z"/>
          <w:rFonts w:ascii="Times New Roman" w:eastAsia="標楷體" w:hAnsi="Times New Roman" w:cs="Times New Roman"/>
          <w:sz w:val="28"/>
          <w:szCs w:val="28"/>
        </w:rPr>
      </w:pPr>
      <w:bookmarkStart w:id="1135" w:name="_Hlk8146716"/>
      <w:proofErr w:type="spellStart"/>
      <w:ins w:id="1136" w:author="A5206572" w:date="2019-05-07T22:28:00Z">
        <w:r w:rsidRPr="0054369C">
          <w:rPr>
            <w:rFonts w:ascii="Times New Roman" w:eastAsia="標楷體" w:hAnsi="Times New Roman" w:cs="Times New Roman"/>
            <w:sz w:val="28"/>
            <w:szCs w:val="28"/>
          </w:rPr>
          <w:t>Framwork</w:t>
        </w:r>
        <w:bookmarkEnd w:id="1135"/>
        <w:proofErr w:type="spellEnd"/>
        <w:r w:rsidRPr="005F0B04">
          <w:rPr>
            <w:rFonts w:ascii="Times New Roman" w:eastAsia="標楷體" w:hAnsi="Times New Roman" w:cs="Times New Roman" w:hint="eastAsia"/>
            <w:sz w:val="28"/>
            <w:szCs w:val="28"/>
            <w:rPrChange w:id="1137" w:author="A5206572" w:date="2019-05-07T22:28:00Z">
              <w:rPr>
                <w:rFonts w:ascii="標楷體" w:eastAsia="標楷體" w:hAnsi="標楷體" w:hint="eastAsia"/>
                <w:sz w:val="28"/>
              </w:rPr>
            </w:rPrChange>
          </w:rPr>
          <w:t>就像一家服飾店一樣，人們可以自由的選擇各個配件來裝飾自己，就像是商品需要包裝才有比較多人想要購買一樣，所以</w:t>
        </w:r>
        <w:proofErr w:type="spellStart"/>
        <w:r w:rsidRPr="0054369C">
          <w:rPr>
            <w:rFonts w:ascii="Times New Roman" w:eastAsia="標楷體" w:hAnsi="Times New Roman" w:cs="Times New Roman"/>
            <w:sz w:val="28"/>
            <w:szCs w:val="28"/>
          </w:rPr>
          <w:t>Framwork</w:t>
        </w:r>
        <w:proofErr w:type="spellEnd"/>
        <w:r w:rsidRPr="005F0B04">
          <w:rPr>
            <w:rFonts w:ascii="Times New Roman" w:eastAsia="標楷體" w:hAnsi="Times New Roman" w:cs="Times New Roman" w:hint="eastAsia"/>
            <w:sz w:val="28"/>
            <w:szCs w:val="28"/>
            <w:rPrChange w:id="1138" w:author="A5206572" w:date="2019-05-07T22:28:00Z">
              <w:rPr>
                <w:rFonts w:ascii="標楷體" w:eastAsia="標楷體" w:hAnsi="標楷體" w:hint="eastAsia"/>
                <w:sz w:val="28"/>
              </w:rPr>
            </w:rPrChange>
          </w:rPr>
          <w:t>的功能就是修飾製作出來的程式介面，使得它看起來更美觀好用，而有名的</w:t>
        </w:r>
        <w:r w:rsidRPr="0054369C">
          <w:rPr>
            <w:rFonts w:ascii="Times New Roman" w:eastAsia="標楷體" w:hAnsi="Times New Roman" w:cs="Times New Roman"/>
            <w:sz w:val="28"/>
            <w:szCs w:val="28"/>
          </w:rPr>
          <w:t xml:space="preserve"> </w:t>
        </w:r>
        <w:proofErr w:type="spellStart"/>
        <w:r w:rsidRPr="0054369C">
          <w:rPr>
            <w:rFonts w:ascii="Times New Roman" w:eastAsia="標楷體" w:hAnsi="Times New Roman" w:cs="Times New Roman"/>
            <w:sz w:val="28"/>
            <w:szCs w:val="28"/>
          </w:rPr>
          <w:t>Framwork</w:t>
        </w:r>
        <w:proofErr w:type="spellEnd"/>
        <w:r w:rsidRPr="0054369C">
          <w:rPr>
            <w:rFonts w:ascii="Times New Roman" w:eastAsia="標楷體" w:hAnsi="Times New Roman" w:cs="Times New Roman"/>
            <w:sz w:val="28"/>
            <w:szCs w:val="28"/>
          </w:rPr>
          <w:t xml:space="preserve"> </w:t>
        </w:r>
        <w:r w:rsidRPr="005E7187">
          <w:rPr>
            <w:rFonts w:ascii="Times New Roman" w:eastAsia="標楷體" w:hAnsi="Times New Roman" w:cs="Times New Roman" w:hint="eastAsia"/>
            <w:sz w:val="28"/>
            <w:szCs w:val="28"/>
          </w:rPr>
          <w:t>像是網頁常常使用的</w:t>
        </w:r>
        <w:proofErr w:type="spellStart"/>
        <w:r w:rsidRPr="009700B2">
          <w:rPr>
            <w:rFonts w:ascii="Times New Roman" w:eastAsia="標楷體" w:hAnsi="Times New Roman" w:cs="Times New Roman"/>
            <w:sz w:val="28"/>
            <w:szCs w:val="28"/>
          </w:rPr>
          <w:t>Boostrap</w:t>
        </w:r>
        <w:proofErr w:type="spellEnd"/>
        <w:r w:rsidRPr="00441B19">
          <w:rPr>
            <w:rFonts w:ascii="Times New Roman" w:eastAsia="標楷體" w:hAnsi="Times New Roman" w:cs="Times New Roman" w:hint="eastAsia"/>
            <w:sz w:val="28"/>
            <w:szCs w:val="28"/>
          </w:rPr>
          <w:t>，而在手機像是</w:t>
        </w:r>
      </w:ins>
      <w:ins w:id="1139" w:author="A5206572" w:date="2019-05-07T22:29:00Z">
        <w:r>
          <w:rPr>
            <w:rFonts w:ascii="Times New Roman" w:eastAsia="標楷體" w:hAnsi="Times New Roman" w:cs="Times New Roman" w:hint="eastAsia"/>
            <w:sz w:val="28"/>
            <w:szCs w:val="28"/>
          </w:rPr>
          <w:t>j</w:t>
        </w:r>
        <w:r>
          <w:rPr>
            <w:rFonts w:ascii="Times New Roman" w:eastAsia="標楷體" w:hAnsi="Times New Roman" w:cs="Times New Roman"/>
            <w:sz w:val="28"/>
            <w:szCs w:val="28"/>
          </w:rPr>
          <w:t>Query Mobile</w:t>
        </w:r>
      </w:ins>
      <w:ins w:id="1140" w:author="A5206572" w:date="2019-05-07T22:28:00Z">
        <w:r w:rsidRPr="0054369C">
          <w:rPr>
            <w:rFonts w:ascii="Times New Roman" w:eastAsia="標楷體" w:hAnsi="Times New Roman" w:cs="Times New Roman" w:hint="eastAsia"/>
            <w:sz w:val="28"/>
            <w:szCs w:val="28"/>
          </w:rPr>
          <w:t>也是其中一種，而我們</w:t>
        </w:r>
      </w:ins>
      <w:ins w:id="1141" w:author="A5206572" w:date="2019-05-07T22:29:00Z">
        <w:r>
          <w:rPr>
            <w:rFonts w:ascii="Times New Roman" w:eastAsia="標楷體" w:hAnsi="Times New Roman" w:cs="Times New Roman" w:hint="eastAsia"/>
            <w:sz w:val="28"/>
            <w:szCs w:val="28"/>
          </w:rPr>
          <w:t>本研究所</w:t>
        </w:r>
      </w:ins>
      <w:ins w:id="1142" w:author="A5206572" w:date="2019-05-07T22:28:00Z">
        <w:r w:rsidRPr="0054369C">
          <w:rPr>
            <w:rFonts w:ascii="Times New Roman" w:eastAsia="標楷體" w:hAnsi="Times New Roman" w:cs="Times New Roman" w:hint="eastAsia"/>
            <w:sz w:val="28"/>
            <w:szCs w:val="28"/>
          </w:rPr>
          <w:t>使用的則是</w:t>
        </w:r>
        <w:proofErr w:type="spellStart"/>
        <w:r w:rsidRPr="005E7187">
          <w:rPr>
            <w:rFonts w:ascii="Times New Roman" w:eastAsia="標楷體" w:hAnsi="Times New Roman" w:cs="Times New Roman"/>
            <w:sz w:val="28"/>
            <w:szCs w:val="28"/>
          </w:rPr>
          <w:t>Onsen</w:t>
        </w:r>
        <w:proofErr w:type="spellEnd"/>
        <w:r w:rsidRPr="009700B2">
          <w:rPr>
            <w:rFonts w:ascii="Times New Roman" w:eastAsia="標楷體" w:hAnsi="Times New Roman" w:cs="Times New Roman" w:hint="eastAsia"/>
            <w:sz w:val="28"/>
            <w:szCs w:val="28"/>
          </w:rPr>
          <w:t>這款</w:t>
        </w:r>
        <w:proofErr w:type="spellStart"/>
        <w:r w:rsidRPr="00441B19">
          <w:rPr>
            <w:rFonts w:ascii="Times New Roman" w:eastAsia="標楷體" w:hAnsi="Times New Roman" w:cs="Times New Roman"/>
            <w:sz w:val="28"/>
            <w:szCs w:val="28"/>
          </w:rPr>
          <w:t>Framwork</w:t>
        </w:r>
      </w:ins>
      <w:proofErr w:type="spellEnd"/>
      <w:ins w:id="1143" w:author="A5206572" w:date="2019-05-07T22:29:00Z">
        <w:r>
          <w:rPr>
            <w:rFonts w:ascii="Times New Roman" w:eastAsia="標楷體" w:hAnsi="Times New Roman" w:cs="Times New Roman" w:hint="eastAsia"/>
            <w:sz w:val="28"/>
            <w:szCs w:val="28"/>
          </w:rPr>
          <w:t>。</w:t>
        </w:r>
      </w:ins>
    </w:p>
    <w:p w:rsidR="005F0B04" w:rsidRDefault="005F0B04">
      <w:pPr>
        <w:pStyle w:val="af7"/>
        <w:rPr>
          <w:ins w:id="1144" w:author="A5206572" w:date="2019-05-07T22:30:00Z"/>
        </w:rPr>
        <w:pPrChange w:id="1145" w:author="A5206572" w:date="2019-05-10T21:22:00Z">
          <w:pPr>
            <w:widowControl/>
            <w:ind w:left="480" w:hangingChars="200" w:hanging="480"/>
            <w:jc w:val="both"/>
          </w:pPr>
        </w:pPrChange>
      </w:pPr>
      <w:ins w:id="1146" w:author="A5206572" w:date="2019-05-07T22:30:00Z">
        <w:r>
          <w:rPr>
            <w:rFonts w:hint="eastAsia"/>
          </w:rPr>
          <w:t xml:space="preserve">(1) </w:t>
        </w:r>
        <w:proofErr w:type="spellStart"/>
        <w:r>
          <w:t>Onsen</w:t>
        </w:r>
        <w:proofErr w:type="spellEnd"/>
      </w:ins>
    </w:p>
    <w:p w:rsidR="005F0B04" w:rsidRDefault="00DF7C53" w:rsidP="005F0B04">
      <w:pPr>
        <w:spacing w:after="120" w:line="480" w:lineRule="exact"/>
        <w:ind w:leftChars="250" w:left="600" w:firstLineChars="200" w:firstLine="480"/>
        <w:jc w:val="both"/>
        <w:rPr>
          <w:ins w:id="1147" w:author="A5206572" w:date="2019-05-07T22:32:00Z"/>
          <w:rFonts w:ascii="Times New Roman" w:eastAsia="標楷體" w:hAnsi="Times New Roman"/>
          <w:sz w:val="28"/>
          <w:szCs w:val="28"/>
        </w:rPr>
      </w:pPr>
      <w:ins w:id="1148" w:author="A5206572" w:date="2019-05-07T22:32:00Z">
        <w:r w:rsidRPr="00E47D6A">
          <w:rPr>
            <w:noProof/>
          </w:rPr>
          <w:drawing>
            <wp:anchor distT="0" distB="0" distL="114300" distR="114300" simplePos="0" relativeHeight="251673600" behindDoc="0" locked="0" layoutInCell="1" allowOverlap="1" wp14:anchorId="20C2FF1E">
              <wp:simplePos x="0" y="0"/>
              <wp:positionH relativeFrom="column">
                <wp:posOffset>1708658</wp:posOffset>
              </wp:positionH>
              <wp:positionV relativeFrom="paragraph">
                <wp:posOffset>1804670</wp:posOffset>
              </wp:positionV>
              <wp:extent cx="1838960" cy="2252345"/>
              <wp:effectExtent l="19050" t="19050" r="27940" b="14605"/>
              <wp:wrapSquare wrapText="bothSides"/>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38960" cy="22523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ins>
      <w:ins w:id="1149" w:author="A5206572" w:date="2019-05-07T22:31:00Z">
        <w:r w:rsidR="005F0B04" w:rsidRPr="005F0B04">
          <w:rPr>
            <w:rFonts w:ascii="Times New Roman" w:eastAsia="標楷體" w:hAnsi="Times New Roman"/>
            <w:sz w:val="28"/>
            <w:szCs w:val="28"/>
            <w:rPrChange w:id="1150" w:author="A5206572" w:date="2019-05-07T22:31:00Z">
              <w:rPr>
                <w:rFonts w:ascii="標楷體" w:eastAsia="標楷體" w:hAnsi="標楷體"/>
                <w:sz w:val="28"/>
                <w:lang w:val="zh-Hant"/>
              </w:rPr>
            </w:rPrChange>
          </w:rPr>
          <w:t>是一款</w:t>
        </w:r>
        <w:r w:rsidR="005F0B04" w:rsidRPr="005F0B04">
          <w:rPr>
            <w:rFonts w:ascii="Times New Roman" w:eastAsia="標楷體" w:hAnsi="Times New Roman" w:hint="eastAsia"/>
            <w:sz w:val="28"/>
            <w:szCs w:val="28"/>
            <w:rPrChange w:id="1151" w:author="A5206572" w:date="2019-05-07T22:31:00Z">
              <w:rPr>
                <w:rFonts w:ascii="標楷體" w:eastAsia="標楷體" w:hAnsi="標楷體" w:hint="eastAsia"/>
                <w:sz w:val="28"/>
                <w:lang w:val="zh-Hant"/>
              </w:rPr>
            </w:rPrChange>
          </w:rPr>
          <w:t>適合使用在手機版網頁以及</w:t>
        </w:r>
        <w:r w:rsidR="005F0B04" w:rsidRPr="005F0B04">
          <w:rPr>
            <w:rFonts w:ascii="Times New Roman" w:eastAsia="標楷體" w:hAnsi="Times New Roman"/>
            <w:sz w:val="28"/>
            <w:szCs w:val="28"/>
            <w:rPrChange w:id="1152" w:author="A5206572" w:date="2019-05-07T22:31:00Z">
              <w:rPr>
                <w:rFonts w:ascii="Times New Roman" w:eastAsia="標楷體" w:hAnsi="Times New Roman" w:cs="Times New Roman"/>
                <w:sz w:val="28"/>
                <w:lang w:val="zh-Hant"/>
              </w:rPr>
            </w:rPrChange>
          </w:rPr>
          <w:t>mobile web</w:t>
        </w:r>
        <w:r w:rsidR="005F0B04" w:rsidRPr="005F0B04">
          <w:rPr>
            <w:rFonts w:ascii="Times New Roman" w:eastAsia="標楷體" w:hAnsi="Times New Roman" w:hint="eastAsia"/>
            <w:sz w:val="28"/>
            <w:szCs w:val="28"/>
            <w:rPrChange w:id="1153" w:author="A5206572" w:date="2019-05-07T22:31:00Z">
              <w:rPr>
                <w:rFonts w:ascii="標楷體" w:eastAsia="標楷體" w:hAnsi="標楷體" w:hint="eastAsia"/>
                <w:sz w:val="28"/>
                <w:lang w:val="zh-Hant"/>
              </w:rPr>
            </w:rPrChange>
          </w:rPr>
          <w:t>上的</w:t>
        </w:r>
        <w:r w:rsidR="005F0B04" w:rsidRPr="005F0B04">
          <w:rPr>
            <w:rFonts w:ascii="Times New Roman" w:eastAsia="標楷體" w:hAnsi="Times New Roman"/>
            <w:sz w:val="28"/>
            <w:szCs w:val="28"/>
            <w:rPrChange w:id="1154" w:author="A5206572" w:date="2019-05-07T22:31:00Z">
              <w:rPr>
                <w:rFonts w:ascii="Times New Roman" w:eastAsia="標楷體" w:hAnsi="Times New Roman" w:cs="Times New Roman"/>
                <w:sz w:val="28"/>
                <w:lang w:val="zh-Hant"/>
              </w:rPr>
            </w:rPrChange>
          </w:rPr>
          <w:t>UI Framework</w:t>
        </w:r>
        <w:r w:rsidR="005F0B04" w:rsidRPr="005F0B04">
          <w:rPr>
            <w:rFonts w:ascii="Times New Roman" w:eastAsia="標楷體" w:hAnsi="Times New Roman" w:hint="eastAsia"/>
            <w:sz w:val="28"/>
            <w:szCs w:val="28"/>
            <w:rPrChange w:id="1155" w:author="A5206572" w:date="2019-05-07T22:31:00Z">
              <w:rPr>
                <w:rFonts w:ascii="標楷體" w:eastAsia="標楷體" w:hAnsi="標楷體" w:hint="eastAsia"/>
                <w:sz w:val="28"/>
                <w:lang w:val="zh-Hant"/>
              </w:rPr>
            </w:rPrChange>
          </w:rPr>
          <w:t>。</w:t>
        </w:r>
        <w:r w:rsidR="005F0B04" w:rsidRPr="005F0B04">
          <w:rPr>
            <w:rFonts w:ascii="Times New Roman" w:eastAsia="標楷體" w:hAnsi="Times New Roman" w:hint="eastAsia"/>
            <w:sz w:val="28"/>
            <w:szCs w:val="28"/>
            <w:rPrChange w:id="1156" w:author="A5206572" w:date="2019-05-07T22:31:00Z">
              <w:rPr>
                <w:rFonts w:ascii="標楷體" w:eastAsia="標楷體" w:hAnsi="標楷體" w:hint="eastAsia"/>
                <w:sz w:val="28"/>
              </w:rPr>
            </w:rPrChange>
          </w:rPr>
          <w:t>它可以依據使用的手機系統平台</w:t>
        </w:r>
        <w:r w:rsidR="005F0B04" w:rsidRPr="005F0B04">
          <w:rPr>
            <w:rFonts w:ascii="Times New Roman" w:eastAsia="標楷體" w:hAnsi="Times New Roman"/>
            <w:sz w:val="28"/>
            <w:szCs w:val="28"/>
            <w:rPrChange w:id="1157" w:author="A5206572" w:date="2019-05-07T22:31:00Z">
              <w:rPr>
                <w:rFonts w:ascii="標楷體" w:eastAsia="標楷體" w:hAnsi="標楷體"/>
                <w:sz w:val="28"/>
              </w:rPr>
            </w:rPrChange>
          </w:rPr>
          <w:t>(IOS</w:t>
        </w:r>
        <w:r w:rsidR="005F0B04" w:rsidRPr="005F0B04">
          <w:rPr>
            <w:rFonts w:ascii="Times New Roman" w:eastAsia="標楷體" w:hAnsi="Times New Roman" w:hint="eastAsia"/>
            <w:sz w:val="28"/>
            <w:szCs w:val="28"/>
            <w:rPrChange w:id="1158" w:author="A5206572" w:date="2019-05-07T22:31:00Z">
              <w:rPr>
                <w:rFonts w:ascii="標楷體" w:eastAsia="標楷體" w:hAnsi="標楷體" w:hint="eastAsia"/>
                <w:sz w:val="28"/>
              </w:rPr>
            </w:rPrChange>
          </w:rPr>
          <w:t>、</w:t>
        </w:r>
        <w:r w:rsidR="005F0B04" w:rsidRPr="005F0B04">
          <w:rPr>
            <w:rFonts w:ascii="Times New Roman" w:eastAsia="標楷體" w:hAnsi="Times New Roman"/>
            <w:sz w:val="28"/>
            <w:szCs w:val="28"/>
            <w:rPrChange w:id="1159" w:author="A5206572" w:date="2019-05-07T22:31:00Z">
              <w:rPr>
                <w:rFonts w:ascii="標楷體" w:eastAsia="標楷體" w:hAnsi="標楷體"/>
                <w:sz w:val="28"/>
              </w:rPr>
            </w:rPrChange>
          </w:rPr>
          <w:t>Android)</w:t>
        </w:r>
        <w:r w:rsidR="005F0B04" w:rsidRPr="005F0B04">
          <w:rPr>
            <w:rFonts w:ascii="Times New Roman" w:eastAsia="標楷體" w:hAnsi="Times New Roman" w:hint="eastAsia"/>
            <w:sz w:val="28"/>
            <w:szCs w:val="28"/>
            <w:rPrChange w:id="1160" w:author="A5206572" w:date="2019-05-07T22:31:00Z">
              <w:rPr>
                <w:rFonts w:ascii="標楷體" w:eastAsia="標楷體" w:hAnsi="標楷體" w:hint="eastAsia"/>
                <w:sz w:val="28"/>
              </w:rPr>
            </w:rPrChange>
          </w:rPr>
          <w:t>來調整顯示的風格，如圖</w:t>
        </w:r>
        <w:r w:rsidR="005F0B04" w:rsidRPr="005F0B04">
          <w:rPr>
            <w:rFonts w:ascii="Times New Roman" w:eastAsia="標楷體" w:hAnsi="Times New Roman"/>
            <w:sz w:val="28"/>
            <w:szCs w:val="28"/>
            <w:rPrChange w:id="1161" w:author="A5206572" w:date="2019-05-07T22:31:00Z">
              <w:rPr>
                <w:rFonts w:ascii="標楷體" w:eastAsia="標楷體" w:hAnsi="標楷體"/>
                <w:sz w:val="28"/>
              </w:rPr>
            </w:rPrChange>
          </w:rPr>
          <w:t>3.1</w:t>
        </w:r>
        <w:r w:rsidR="005F0B04" w:rsidRPr="005F0B04">
          <w:rPr>
            <w:rFonts w:ascii="Times New Roman" w:eastAsia="標楷體" w:hAnsi="Times New Roman" w:hint="eastAsia"/>
            <w:sz w:val="28"/>
            <w:szCs w:val="28"/>
            <w:rPrChange w:id="1162" w:author="A5206572" w:date="2019-05-07T22:31:00Z">
              <w:rPr>
                <w:rFonts w:ascii="標楷體" w:eastAsia="標楷體" w:hAnsi="標楷體" w:hint="eastAsia"/>
                <w:sz w:val="28"/>
              </w:rPr>
            </w:rPrChange>
          </w:rPr>
          <w:t>，不會有使用</w:t>
        </w:r>
        <w:r w:rsidR="005F0B04" w:rsidRPr="005F0B04">
          <w:rPr>
            <w:rFonts w:ascii="Times New Roman" w:eastAsia="標楷體" w:hAnsi="Times New Roman"/>
            <w:sz w:val="28"/>
            <w:szCs w:val="28"/>
            <w:rPrChange w:id="1163" w:author="A5206572" w:date="2019-05-07T22:31:00Z">
              <w:rPr>
                <w:rFonts w:ascii="標楷體" w:eastAsia="標楷體" w:hAnsi="標楷體"/>
                <w:sz w:val="28"/>
              </w:rPr>
            </w:rPrChange>
          </w:rPr>
          <w:t>IOS</w:t>
        </w:r>
        <w:r w:rsidR="005F0B04" w:rsidRPr="005F0B04">
          <w:rPr>
            <w:rFonts w:ascii="Times New Roman" w:eastAsia="標楷體" w:hAnsi="Times New Roman" w:hint="eastAsia"/>
            <w:sz w:val="28"/>
            <w:szCs w:val="28"/>
            <w:rPrChange w:id="1164" w:author="A5206572" w:date="2019-05-07T22:31:00Z">
              <w:rPr>
                <w:rFonts w:ascii="標楷體" w:eastAsia="標楷體" w:hAnsi="標楷體" w:hint="eastAsia"/>
                <w:sz w:val="28"/>
              </w:rPr>
            </w:rPrChange>
          </w:rPr>
          <w:t>系統但介面卻像</w:t>
        </w:r>
        <w:r w:rsidR="005F0B04" w:rsidRPr="005F0B04">
          <w:rPr>
            <w:rFonts w:ascii="Times New Roman" w:eastAsia="標楷體" w:hAnsi="Times New Roman"/>
            <w:sz w:val="28"/>
            <w:szCs w:val="28"/>
            <w:rPrChange w:id="1165" w:author="A5206572" w:date="2019-05-07T22:31:00Z">
              <w:rPr>
                <w:rFonts w:ascii="標楷體" w:eastAsia="標楷體" w:hAnsi="標楷體"/>
                <w:sz w:val="28"/>
              </w:rPr>
            </w:rPrChange>
          </w:rPr>
          <w:t>Android</w:t>
        </w:r>
        <w:r w:rsidR="005F0B04" w:rsidRPr="005F0B04">
          <w:rPr>
            <w:rFonts w:ascii="Times New Roman" w:eastAsia="標楷體" w:hAnsi="Times New Roman" w:hint="eastAsia"/>
            <w:sz w:val="28"/>
            <w:szCs w:val="28"/>
            <w:rPrChange w:id="1166" w:author="A5206572" w:date="2019-05-07T22:31:00Z">
              <w:rPr>
                <w:rFonts w:ascii="標楷體" w:eastAsia="標楷體" w:hAnsi="標楷體" w:hint="eastAsia"/>
                <w:sz w:val="28"/>
              </w:rPr>
            </w:rPrChange>
          </w:rPr>
          <w:t>的問題，另外，它</w:t>
        </w:r>
        <w:proofErr w:type="gramStart"/>
        <w:r w:rsidR="005F0B04" w:rsidRPr="005F0B04">
          <w:rPr>
            <w:rFonts w:ascii="Times New Roman" w:eastAsia="標楷體" w:hAnsi="Times New Roman" w:hint="eastAsia"/>
            <w:sz w:val="28"/>
            <w:szCs w:val="28"/>
            <w:rPrChange w:id="1167" w:author="A5206572" w:date="2019-05-07T22:31:00Z">
              <w:rPr>
                <w:rFonts w:ascii="標楷體" w:eastAsia="標楷體" w:hAnsi="標楷體" w:hint="eastAsia"/>
                <w:sz w:val="28"/>
              </w:rPr>
            </w:rPrChange>
          </w:rPr>
          <w:t>它</w:t>
        </w:r>
        <w:proofErr w:type="gramEnd"/>
        <w:r w:rsidR="005F0B04" w:rsidRPr="005F0B04">
          <w:rPr>
            <w:rFonts w:ascii="Times New Roman" w:eastAsia="標楷體" w:hAnsi="Times New Roman" w:hint="eastAsia"/>
            <w:sz w:val="28"/>
            <w:szCs w:val="28"/>
            <w:rPrChange w:id="1168" w:author="A5206572" w:date="2019-05-07T22:31:00Z">
              <w:rPr>
                <w:rFonts w:ascii="標楷體" w:eastAsia="標楷體" w:hAnsi="標楷體" w:hint="eastAsia"/>
                <w:sz w:val="28"/>
              </w:rPr>
            </w:rPrChange>
          </w:rPr>
          <w:t>預設支援了目前主流的前端框架</w:t>
        </w:r>
        <w:r w:rsidR="005F0B04" w:rsidRPr="005F0B04">
          <w:rPr>
            <w:rFonts w:ascii="Times New Roman" w:eastAsia="標楷體" w:hAnsi="Times New Roman"/>
            <w:sz w:val="28"/>
            <w:szCs w:val="28"/>
            <w:rPrChange w:id="1169" w:author="A5206572" w:date="2019-05-07T22:31:00Z">
              <w:rPr>
                <w:rFonts w:ascii="標楷體" w:eastAsia="標楷體" w:hAnsi="標楷體"/>
                <w:sz w:val="28"/>
              </w:rPr>
            </w:rPrChange>
          </w:rPr>
          <w:t>(Angular 1</w:t>
        </w:r>
        <w:r w:rsidR="005F0B04" w:rsidRPr="005F0B04">
          <w:rPr>
            <w:rFonts w:ascii="Times New Roman" w:eastAsia="標楷體" w:hAnsi="Times New Roman" w:hint="eastAsia"/>
            <w:sz w:val="28"/>
            <w:szCs w:val="28"/>
            <w:rPrChange w:id="1170" w:author="A5206572" w:date="2019-05-07T22:31:00Z">
              <w:rPr>
                <w:rFonts w:ascii="標楷體" w:eastAsia="標楷體" w:hAnsi="標楷體" w:hint="eastAsia"/>
                <w:sz w:val="28"/>
              </w:rPr>
            </w:rPrChange>
          </w:rPr>
          <w:t>、</w:t>
        </w:r>
        <w:r w:rsidR="005F0B04" w:rsidRPr="005F0B04">
          <w:rPr>
            <w:rFonts w:ascii="Times New Roman" w:eastAsia="標楷體" w:hAnsi="Times New Roman"/>
            <w:sz w:val="28"/>
            <w:szCs w:val="28"/>
            <w:rPrChange w:id="1171" w:author="A5206572" w:date="2019-05-07T22:31:00Z">
              <w:rPr>
                <w:rFonts w:ascii="標楷體" w:eastAsia="標楷體" w:hAnsi="標楷體"/>
                <w:sz w:val="28"/>
              </w:rPr>
            </w:rPrChange>
          </w:rPr>
          <w:t>Angular 2</w:t>
        </w:r>
        <w:r w:rsidR="005F0B04" w:rsidRPr="005F0B04">
          <w:rPr>
            <w:rFonts w:ascii="Times New Roman" w:eastAsia="標楷體" w:hAnsi="Times New Roman" w:hint="eastAsia"/>
            <w:sz w:val="28"/>
            <w:szCs w:val="28"/>
            <w:rPrChange w:id="1172" w:author="A5206572" w:date="2019-05-07T22:31:00Z">
              <w:rPr>
                <w:rFonts w:ascii="標楷體" w:eastAsia="標楷體" w:hAnsi="標楷體" w:hint="eastAsia"/>
                <w:sz w:val="28"/>
              </w:rPr>
            </w:rPrChange>
          </w:rPr>
          <w:t>、</w:t>
        </w:r>
        <w:r w:rsidR="005F0B04" w:rsidRPr="005F0B04">
          <w:rPr>
            <w:rFonts w:ascii="Times New Roman" w:eastAsia="標楷體" w:hAnsi="Times New Roman"/>
            <w:sz w:val="28"/>
            <w:szCs w:val="28"/>
            <w:rPrChange w:id="1173" w:author="A5206572" w:date="2019-05-07T22:31:00Z">
              <w:rPr>
                <w:rFonts w:ascii="標楷體" w:eastAsia="標楷體" w:hAnsi="標楷體"/>
                <w:sz w:val="28"/>
              </w:rPr>
            </w:rPrChange>
          </w:rPr>
          <w:t>React</w:t>
        </w:r>
        <w:r w:rsidR="005F0B04" w:rsidRPr="005F0B04">
          <w:rPr>
            <w:rFonts w:ascii="Times New Roman" w:eastAsia="標楷體" w:hAnsi="Times New Roman" w:hint="eastAsia"/>
            <w:sz w:val="28"/>
            <w:szCs w:val="28"/>
            <w:rPrChange w:id="1174" w:author="A5206572" w:date="2019-05-07T22:31:00Z">
              <w:rPr>
                <w:rFonts w:ascii="標楷體" w:eastAsia="標楷體" w:hAnsi="標楷體" w:hint="eastAsia"/>
                <w:sz w:val="28"/>
              </w:rPr>
            </w:rPrChange>
          </w:rPr>
          <w:t>、</w:t>
        </w:r>
        <w:r w:rsidR="005F0B04" w:rsidRPr="005F0B04">
          <w:rPr>
            <w:rFonts w:ascii="Times New Roman" w:eastAsia="標楷體" w:hAnsi="Times New Roman"/>
            <w:sz w:val="28"/>
            <w:szCs w:val="28"/>
            <w:rPrChange w:id="1175" w:author="A5206572" w:date="2019-05-07T22:31:00Z">
              <w:rPr>
                <w:rFonts w:ascii="標楷體" w:eastAsia="標楷體" w:hAnsi="標楷體"/>
                <w:sz w:val="28"/>
              </w:rPr>
            </w:rPrChange>
          </w:rPr>
          <w:t>Vuew.js</w:t>
        </w:r>
        <w:r w:rsidR="005F0B04" w:rsidRPr="005F0B04">
          <w:rPr>
            <w:rFonts w:ascii="Times New Roman" w:eastAsia="標楷體" w:hAnsi="Times New Roman" w:hint="eastAsia"/>
            <w:sz w:val="28"/>
            <w:szCs w:val="28"/>
            <w:rPrChange w:id="1176" w:author="A5206572" w:date="2019-05-07T22:31:00Z">
              <w:rPr>
                <w:rFonts w:ascii="標楷體" w:eastAsia="標楷體" w:hAnsi="標楷體" w:hint="eastAsia"/>
                <w:sz w:val="28"/>
              </w:rPr>
            </w:rPrChange>
          </w:rPr>
          <w:t>、</w:t>
        </w:r>
        <w:r w:rsidR="005F0B04" w:rsidRPr="005F0B04">
          <w:rPr>
            <w:rFonts w:ascii="Times New Roman" w:eastAsia="標楷體" w:hAnsi="Times New Roman"/>
            <w:sz w:val="28"/>
            <w:szCs w:val="28"/>
            <w:rPrChange w:id="1177" w:author="A5206572" w:date="2019-05-07T22:31:00Z">
              <w:rPr>
                <w:rFonts w:ascii="標楷體" w:eastAsia="標楷體" w:hAnsi="標楷體"/>
                <w:sz w:val="28"/>
              </w:rPr>
            </w:rPrChange>
          </w:rPr>
          <w:t>Meteor)</w:t>
        </w:r>
        <w:r w:rsidR="005F0B04" w:rsidRPr="005F0B04">
          <w:rPr>
            <w:rFonts w:ascii="Times New Roman" w:eastAsia="標楷體" w:hAnsi="Times New Roman" w:hint="eastAsia"/>
            <w:sz w:val="28"/>
            <w:szCs w:val="28"/>
            <w:rPrChange w:id="1178" w:author="A5206572" w:date="2019-05-07T22:31:00Z">
              <w:rPr>
                <w:rFonts w:ascii="標楷體" w:eastAsia="標楷體" w:hAnsi="標楷體" w:hint="eastAsia"/>
                <w:sz w:val="28"/>
              </w:rPr>
            </w:rPrChange>
          </w:rPr>
          <w:t>，更利於開發上手。</w:t>
        </w:r>
      </w:ins>
    </w:p>
    <w:p w:rsidR="005F0B04" w:rsidRPr="005F0B04" w:rsidRDefault="005F0B04">
      <w:pPr>
        <w:spacing w:after="120" w:line="480" w:lineRule="exact"/>
        <w:ind w:leftChars="250" w:left="600" w:firstLineChars="200" w:firstLine="560"/>
        <w:jc w:val="both"/>
        <w:rPr>
          <w:ins w:id="1179" w:author="A5206572" w:date="2019-05-07T22:28:00Z"/>
          <w:rFonts w:ascii="Times New Roman" w:eastAsia="標楷體" w:hAnsi="Times New Roman"/>
          <w:sz w:val="28"/>
          <w:szCs w:val="28"/>
          <w:rPrChange w:id="1180" w:author="A5206572" w:date="2019-05-07T22:31:00Z">
            <w:rPr>
              <w:ins w:id="1181" w:author="A5206572" w:date="2019-05-07T22:28:00Z"/>
              <w:rFonts w:ascii="標楷體" w:eastAsia="標楷體" w:hAnsi="標楷體"/>
              <w:sz w:val="28"/>
            </w:rPr>
          </w:rPrChange>
        </w:rPr>
        <w:pPrChange w:id="1182" w:author="A5206572" w:date="2019-05-07T22:31:00Z">
          <w:pPr>
            <w:pStyle w:val="a9"/>
            <w:ind w:leftChars="0"/>
            <w:jc w:val="both"/>
          </w:pPr>
        </w:pPrChange>
      </w:pPr>
    </w:p>
    <w:p w:rsidR="005F0B04" w:rsidRPr="005F0B04" w:rsidRDefault="005F0B04" w:rsidP="005F0B04">
      <w:pPr>
        <w:widowControl/>
        <w:spacing w:beforeLines="100" w:before="360" w:afterLines="50" w:after="180"/>
        <w:ind w:left="961" w:hangingChars="300" w:hanging="961"/>
        <w:jc w:val="both"/>
        <w:rPr>
          <w:ins w:id="1183" w:author="A5206572" w:date="2019-05-07T22:27:00Z"/>
          <w:rFonts w:ascii="Times New Roman" w:eastAsia="標楷體" w:hAnsi="Times New Roman" w:cs="Times New Roman"/>
          <w:b/>
          <w:sz w:val="32"/>
          <w:szCs w:val="36"/>
        </w:rPr>
      </w:pPr>
    </w:p>
    <w:p w:rsidR="005F0B04" w:rsidRPr="005F0B04" w:rsidRDefault="005F0B04">
      <w:pPr>
        <w:widowControl/>
        <w:spacing w:beforeLines="100" w:before="360" w:afterLines="50" w:after="180"/>
        <w:ind w:left="961" w:hangingChars="300" w:hanging="961"/>
        <w:jc w:val="both"/>
        <w:rPr>
          <w:rFonts w:ascii="Times New Roman" w:eastAsia="標楷體" w:hAnsi="Times New Roman" w:cs="Times New Roman"/>
          <w:b/>
          <w:sz w:val="32"/>
          <w:szCs w:val="36"/>
          <w:rPrChange w:id="1184" w:author="A5206572" w:date="2019-05-07T22:27:00Z">
            <w:rPr>
              <w:rFonts w:ascii="Times New Roman" w:eastAsia="標楷體" w:hAnsi="Times New Roman"/>
              <w:sz w:val="28"/>
              <w:szCs w:val="28"/>
            </w:rPr>
          </w:rPrChange>
        </w:rPr>
        <w:pPrChange w:id="1185" w:author="A5206572" w:date="2019-05-07T22:27:00Z">
          <w:pPr>
            <w:spacing w:after="120" w:line="480" w:lineRule="exact"/>
            <w:ind w:leftChars="250" w:left="600" w:firstLineChars="200" w:firstLine="560"/>
            <w:jc w:val="both"/>
          </w:pPr>
        </w:pPrChange>
      </w:pPr>
    </w:p>
    <w:p w:rsidR="00E8152F" w:rsidRDefault="00E8152F" w:rsidP="009E50F6">
      <w:pPr>
        <w:spacing w:after="120" w:line="480" w:lineRule="exact"/>
        <w:ind w:leftChars="250" w:left="600" w:firstLineChars="200" w:firstLine="560"/>
        <w:jc w:val="both"/>
        <w:rPr>
          <w:rFonts w:ascii="Times New Roman" w:eastAsia="標楷體" w:hAnsi="Times New Roman"/>
          <w:sz w:val="28"/>
          <w:szCs w:val="28"/>
        </w:rPr>
      </w:pPr>
    </w:p>
    <w:p w:rsidR="00DF7C53" w:rsidRDefault="00DF7C53">
      <w:pPr>
        <w:pStyle w:val="aff0"/>
        <w:rPr>
          <w:ins w:id="1186" w:author="A5206572" w:date="2019-05-07T22:35:00Z"/>
        </w:rPr>
        <w:pPrChange w:id="1187" w:author="A5206572" w:date="2019-05-10T21:52:00Z">
          <w:pPr>
            <w:widowControl/>
            <w:spacing w:beforeLines="100" w:before="360"/>
            <w:jc w:val="center"/>
          </w:pPr>
        </w:pPrChange>
      </w:pPr>
      <w:bookmarkStart w:id="1188" w:name="_Toc8422230"/>
      <w:ins w:id="1189" w:author="A5206572" w:date="2019-05-07T22:34:00Z">
        <w:r w:rsidRPr="00BB36D0">
          <w:rPr>
            <w:rFonts w:hint="eastAsia"/>
          </w:rPr>
          <w:t>圖</w:t>
        </w:r>
        <w:r w:rsidRPr="00BB36D0">
          <w:rPr>
            <w:rFonts w:hint="eastAsia"/>
          </w:rPr>
          <w:t>3</w:t>
        </w:r>
        <w:r>
          <w:t>.6</w:t>
        </w:r>
        <w:r w:rsidRPr="00BB36D0">
          <w:rPr>
            <w:rFonts w:hint="eastAsia"/>
          </w:rPr>
          <w:t xml:space="preserve"> </w:t>
        </w:r>
        <w:proofErr w:type="spellStart"/>
        <w:r w:rsidRPr="00DF7C53">
          <w:rPr>
            <w:rFonts w:hint="eastAsia"/>
          </w:rPr>
          <w:t>Onsen</w:t>
        </w:r>
        <w:proofErr w:type="spellEnd"/>
        <w:r w:rsidRPr="00DF7C53">
          <w:rPr>
            <w:rFonts w:hint="eastAsia"/>
          </w:rPr>
          <w:t xml:space="preserve"> UI</w:t>
        </w:r>
        <w:r w:rsidRPr="00DF7C53">
          <w:rPr>
            <w:rFonts w:hint="eastAsia"/>
          </w:rPr>
          <w:t>的各種設計</w:t>
        </w:r>
      </w:ins>
      <w:bookmarkEnd w:id="1188"/>
    </w:p>
    <w:p w:rsidR="00DF7C53" w:rsidRDefault="00DF7C53">
      <w:pPr>
        <w:pStyle w:val="af7"/>
        <w:rPr>
          <w:ins w:id="1190" w:author="A5206572" w:date="2019-05-07T22:36:00Z"/>
        </w:rPr>
        <w:pPrChange w:id="1191" w:author="A5206572" w:date="2019-05-10T21:22:00Z">
          <w:pPr>
            <w:widowControl/>
            <w:ind w:left="480" w:hangingChars="200" w:hanging="480"/>
            <w:jc w:val="both"/>
          </w:pPr>
        </w:pPrChange>
      </w:pPr>
      <w:ins w:id="1192" w:author="A5206572" w:date="2019-05-07T22:35:00Z">
        <w:r>
          <w:rPr>
            <w:rFonts w:hint="eastAsia"/>
          </w:rPr>
          <w:lastRenderedPageBreak/>
          <w:t>(</w:t>
        </w:r>
        <w:r>
          <w:t>2</w:t>
        </w:r>
        <w:r>
          <w:rPr>
            <w:rFonts w:hint="eastAsia"/>
          </w:rPr>
          <w:t xml:space="preserve">) </w:t>
        </w:r>
      </w:ins>
      <w:ins w:id="1193" w:author="A5206572" w:date="2019-05-07T22:36:00Z">
        <w:r>
          <w:rPr>
            <w:rFonts w:hint="eastAsia"/>
          </w:rPr>
          <w:t>使用方法</w:t>
        </w:r>
      </w:ins>
    </w:p>
    <w:p w:rsidR="00DF7C53" w:rsidRDefault="00DF7C53" w:rsidP="00DF7C53">
      <w:pPr>
        <w:spacing w:after="120" w:line="480" w:lineRule="exact"/>
        <w:ind w:leftChars="250" w:left="600" w:firstLineChars="200" w:firstLine="560"/>
        <w:jc w:val="both"/>
        <w:rPr>
          <w:ins w:id="1194" w:author="A5206572" w:date="2019-05-07T22:37:00Z"/>
          <w:rFonts w:ascii="Times New Roman" w:eastAsia="標楷體" w:hAnsi="Times New Roman"/>
          <w:sz w:val="28"/>
          <w:szCs w:val="28"/>
        </w:rPr>
      </w:pPr>
      <w:ins w:id="1195" w:author="A5206572" w:date="2019-05-07T22:36:00Z">
        <w:r w:rsidRPr="00DF7C53">
          <w:rPr>
            <w:rFonts w:ascii="Times New Roman" w:eastAsia="標楷體" w:hAnsi="Times New Roman" w:hint="eastAsia"/>
            <w:sz w:val="28"/>
            <w:szCs w:val="28"/>
            <w:rPrChange w:id="1196" w:author="A5206572" w:date="2019-05-07T22:36:00Z">
              <w:rPr>
                <w:rFonts w:ascii="標楷體" w:eastAsia="標楷體" w:hAnsi="標楷體" w:hint="eastAsia"/>
                <w:sz w:val="28"/>
              </w:rPr>
            </w:rPrChange>
          </w:rPr>
          <w:t>先載入必要的</w:t>
        </w:r>
        <w:r w:rsidRPr="00DF7C53">
          <w:rPr>
            <w:rFonts w:ascii="Times New Roman" w:eastAsia="標楷體" w:hAnsi="Times New Roman"/>
            <w:sz w:val="28"/>
            <w:szCs w:val="28"/>
            <w:rPrChange w:id="1197" w:author="A5206572" w:date="2019-05-07T22:36:00Z">
              <w:rPr>
                <w:rFonts w:ascii="標楷體" w:eastAsia="標楷體" w:hAnsi="標楷體"/>
                <w:sz w:val="28"/>
              </w:rPr>
            </w:rPrChange>
          </w:rPr>
          <w:t>onsenui.css</w:t>
        </w:r>
        <w:r w:rsidRPr="00DF7C53">
          <w:rPr>
            <w:rFonts w:ascii="Times New Roman" w:eastAsia="標楷體" w:hAnsi="Times New Roman" w:hint="eastAsia"/>
            <w:sz w:val="28"/>
            <w:szCs w:val="28"/>
            <w:rPrChange w:id="1198" w:author="A5206572" w:date="2019-05-07T22:36:00Z">
              <w:rPr>
                <w:rFonts w:ascii="標楷體" w:eastAsia="標楷體" w:hAnsi="標楷體" w:hint="eastAsia"/>
                <w:sz w:val="28"/>
              </w:rPr>
            </w:rPrChange>
          </w:rPr>
          <w:t>、</w:t>
        </w:r>
        <w:r w:rsidRPr="00DF7C53">
          <w:rPr>
            <w:rFonts w:ascii="Times New Roman" w:eastAsia="標楷體" w:hAnsi="Times New Roman"/>
            <w:sz w:val="28"/>
            <w:szCs w:val="28"/>
            <w:rPrChange w:id="1199" w:author="A5206572" w:date="2019-05-07T22:36:00Z">
              <w:rPr>
                <w:rFonts w:ascii="標楷體" w:eastAsia="標楷體" w:hAnsi="標楷體"/>
                <w:sz w:val="28"/>
              </w:rPr>
            </w:rPrChange>
          </w:rPr>
          <w:t>onsen-css-components.css</w:t>
        </w:r>
        <w:r w:rsidRPr="00DF7C53">
          <w:rPr>
            <w:rFonts w:ascii="Times New Roman" w:eastAsia="標楷體" w:hAnsi="Times New Roman" w:hint="eastAsia"/>
            <w:sz w:val="28"/>
            <w:szCs w:val="28"/>
            <w:rPrChange w:id="1200" w:author="A5206572" w:date="2019-05-07T22:36:00Z">
              <w:rPr>
                <w:rFonts w:ascii="標楷體" w:eastAsia="標楷體" w:hAnsi="標楷體" w:hint="eastAsia"/>
                <w:sz w:val="28"/>
              </w:rPr>
            </w:rPrChange>
          </w:rPr>
          <w:t>和</w:t>
        </w:r>
        <w:r w:rsidRPr="00DF7C53">
          <w:rPr>
            <w:rFonts w:ascii="Times New Roman" w:eastAsia="標楷體" w:hAnsi="Times New Roman"/>
            <w:sz w:val="28"/>
            <w:szCs w:val="28"/>
            <w:rPrChange w:id="1201" w:author="A5206572" w:date="2019-05-07T22:36:00Z">
              <w:rPr>
                <w:rFonts w:ascii="標楷體" w:eastAsia="標楷體" w:hAnsi="標楷體"/>
                <w:sz w:val="28"/>
              </w:rPr>
            </w:rPrChange>
          </w:rPr>
          <w:t>onsenui.js</w:t>
        </w:r>
        <w:r w:rsidRPr="00DF7C53">
          <w:rPr>
            <w:rFonts w:ascii="Times New Roman" w:eastAsia="標楷體" w:hAnsi="Times New Roman" w:hint="eastAsia"/>
            <w:sz w:val="28"/>
            <w:szCs w:val="28"/>
            <w:rPrChange w:id="1202" w:author="A5206572" w:date="2019-05-07T22:36:00Z">
              <w:rPr>
                <w:rFonts w:ascii="標楷體" w:eastAsia="標楷體" w:hAnsi="標楷體" w:hint="eastAsia"/>
                <w:sz w:val="28"/>
              </w:rPr>
            </w:rPrChange>
          </w:rPr>
          <w:t>，如圖</w:t>
        </w:r>
        <w:r w:rsidRPr="00DF7C53">
          <w:rPr>
            <w:rFonts w:ascii="Times New Roman" w:eastAsia="標楷體" w:hAnsi="Times New Roman"/>
            <w:sz w:val="28"/>
            <w:szCs w:val="28"/>
            <w:rPrChange w:id="1203" w:author="A5206572" w:date="2019-05-07T22:36:00Z">
              <w:rPr>
                <w:rFonts w:ascii="標楷體" w:eastAsia="標楷體" w:hAnsi="標楷體"/>
                <w:sz w:val="28"/>
              </w:rPr>
            </w:rPrChange>
          </w:rPr>
          <w:t>3.2</w:t>
        </w:r>
        <w:r w:rsidRPr="00DF7C53">
          <w:rPr>
            <w:rFonts w:ascii="Times New Roman" w:eastAsia="標楷體" w:hAnsi="Times New Roman" w:hint="eastAsia"/>
            <w:sz w:val="28"/>
            <w:szCs w:val="28"/>
            <w:rPrChange w:id="1204" w:author="A5206572" w:date="2019-05-07T22:36:00Z">
              <w:rPr>
                <w:rFonts w:ascii="標楷體" w:eastAsia="標楷體" w:hAnsi="標楷體" w:hint="eastAsia"/>
                <w:sz w:val="28"/>
              </w:rPr>
            </w:rPrChange>
          </w:rPr>
          <w:t>，接著便可以使用相關的語言進行畫面的設計，我們使用</w:t>
        </w:r>
        <w:r w:rsidRPr="00DF7C53">
          <w:rPr>
            <w:rFonts w:ascii="Times New Roman" w:eastAsia="標楷體" w:hAnsi="Times New Roman"/>
            <w:sz w:val="28"/>
            <w:szCs w:val="28"/>
            <w:rPrChange w:id="1205" w:author="A5206572" w:date="2019-05-07T22:36:00Z">
              <w:rPr>
                <w:rFonts w:ascii="標楷體" w:eastAsia="標楷體" w:hAnsi="標楷體"/>
                <w:sz w:val="28"/>
              </w:rPr>
            </w:rPrChange>
          </w:rPr>
          <w:t>J</w:t>
        </w:r>
        <w:bookmarkStart w:id="1206" w:name="_Hlk8148782"/>
        <w:r w:rsidRPr="00DF7C53">
          <w:rPr>
            <w:rFonts w:ascii="Times New Roman" w:eastAsia="標楷體" w:hAnsi="Times New Roman"/>
            <w:sz w:val="28"/>
            <w:szCs w:val="28"/>
            <w:rPrChange w:id="1207" w:author="A5206572" w:date="2019-05-07T22:36:00Z">
              <w:rPr>
                <w:rFonts w:ascii="標楷體" w:eastAsia="標楷體" w:hAnsi="標楷體"/>
                <w:sz w:val="28"/>
              </w:rPr>
            </w:rPrChange>
          </w:rPr>
          <w:t>avaScript</w:t>
        </w:r>
        <w:bookmarkEnd w:id="1206"/>
        <w:r w:rsidRPr="00DF7C53">
          <w:rPr>
            <w:rFonts w:ascii="Times New Roman" w:eastAsia="標楷體" w:hAnsi="Times New Roman" w:hint="eastAsia"/>
            <w:sz w:val="28"/>
            <w:szCs w:val="28"/>
            <w:rPrChange w:id="1208" w:author="A5206572" w:date="2019-05-07T22:36:00Z">
              <w:rPr>
                <w:rFonts w:ascii="標楷體" w:eastAsia="標楷體" w:hAnsi="標楷體" w:hint="eastAsia"/>
                <w:sz w:val="28"/>
              </w:rPr>
            </w:rPrChange>
          </w:rPr>
          <w:t>的開發，可以進去</w:t>
        </w:r>
        <w:proofErr w:type="spellStart"/>
        <w:r w:rsidRPr="00DF7C53">
          <w:rPr>
            <w:rFonts w:ascii="Times New Roman" w:eastAsia="標楷體" w:hAnsi="Times New Roman"/>
            <w:sz w:val="28"/>
            <w:szCs w:val="28"/>
            <w:rPrChange w:id="1209" w:author="A5206572" w:date="2019-05-07T22:36:00Z">
              <w:rPr>
                <w:rFonts w:ascii="標楷體" w:eastAsia="標楷體" w:hAnsi="標楷體"/>
                <w:sz w:val="28"/>
              </w:rPr>
            </w:rPrChange>
          </w:rPr>
          <w:t>OnsenUI</w:t>
        </w:r>
        <w:proofErr w:type="spellEnd"/>
        <w:proofErr w:type="gramStart"/>
        <w:r w:rsidRPr="00DF7C53">
          <w:rPr>
            <w:rFonts w:ascii="Times New Roman" w:eastAsia="標楷體" w:hAnsi="Times New Roman" w:hint="eastAsia"/>
            <w:sz w:val="28"/>
            <w:szCs w:val="28"/>
            <w:rPrChange w:id="1210" w:author="A5206572" w:date="2019-05-07T22:36:00Z">
              <w:rPr>
                <w:rFonts w:ascii="標楷體" w:eastAsia="標楷體" w:hAnsi="標楷體" w:hint="eastAsia"/>
                <w:sz w:val="28"/>
              </w:rPr>
            </w:rPrChange>
          </w:rPr>
          <w:t>的官網找到</w:t>
        </w:r>
        <w:proofErr w:type="gramEnd"/>
        <w:r w:rsidRPr="00DF7C53">
          <w:rPr>
            <w:rFonts w:ascii="Times New Roman" w:eastAsia="標楷體" w:hAnsi="Times New Roman" w:hint="eastAsia"/>
            <w:sz w:val="28"/>
            <w:szCs w:val="28"/>
            <w:rPrChange w:id="1211" w:author="A5206572" w:date="2019-05-07T22:36:00Z">
              <w:rPr>
                <w:rFonts w:ascii="標楷體" w:eastAsia="標楷體" w:hAnsi="標楷體" w:hint="eastAsia"/>
                <w:sz w:val="28"/>
              </w:rPr>
            </w:rPrChange>
          </w:rPr>
          <w:t>相關</w:t>
        </w:r>
        <w:r w:rsidRPr="00DF7C53">
          <w:rPr>
            <w:rFonts w:ascii="Times New Roman" w:eastAsia="標楷體" w:hAnsi="Times New Roman"/>
            <w:sz w:val="28"/>
            <w:szCs w:val="28"/>
            <w:rPrChange w:id="1212" w:author="A5206572" w:date="2019-05-07T22:36:00Z">
              <w:rPr>
                <w:rFonts w:ascii="標楷體" w:eastAsia="標楷體" w:hAnsi="標楷體"/>
                <w:sz w:val="28"/>
              </w:rPr>
            </w:rPrChange>
          </w:rPr>
          <w:t>API</w:t>
        </w:r>
        <w:r w:rsidRPr="00DF7C53">
          <w:rPr>
            <w:rFonts w:ascii="Times New Roman" w:eastAsia="標楷體" w:hAnsi="Times New Roman" w:hint="eastAsia"/>
            <w:sz w:val="28"/>
            <w:szCs w:val="28"/>
            <w:rPrChange w:id="1213" w:author="A5206572" w:date="2019-05-07T22:36:00Z">
              <w:rPr>
                <w:rFonts w:ascii="標楷體" w:eastAsia="標楷體" w:hAnsi="標楷體" w:hint="eastAsia"/>
                <w:sz w:val="28"/>
              </w:rPr>
            </w:rPrChange>
          </w:rPr>
          <w:t>的各部分語法。</w:t>
        </w:r>
      </w:ins>
    </w:p>
    <w:p w:rsidR="006E59DE" w:rsidRDefault="006E59DE" w:rsidP="00787C2F">
      <w:pPr>
        <w:widowControl/>
        <w:spacing w:beforeLines="100" w:before="360"/>
        <w:jc w:val="center"/>
        <w:rPr>
          <w:ins w:id="1214" w:author="A5206572" w:date="2019-05-07T22:39:00Z"/>
          <w:rFonts w:ascii="Times New Roman" w:eastAsia="標楷體" w:hAnsi="Times New Roman" w:cs="Times New Roman"/>
          <w:b/>
          <w:sz w:val="28"/>
          <w:szCs w:val="28"/>
        </w:rPr>
      </w:pPr>
      <w:ins w:id="1215" w:author="A5206572" w:date="2019-05-07T22:37:00Z">
        <w:r>
          <w:rPr>
            <w:noProof/>
          </w:rPr>
          <w:drawing>
            <wp:anchor distT="0" distB="0" distL="114300" distR="114300" simplePos="0" relativeHeight="251675648" behindDoc="0" locked="0" layoutInCell="1" allowOverlap="1" wp14:anchorId="3D38D803" wp14:editId="48C3B80A">
              <wp:simplePos x="0" y="0"/>
              <wp:positionH relativeFrom="column">
                <wp:posOffset>466725</wp:posOffset>
              </wp:positionH>
              <wp:positionV relativeFrom="page">
                <wp:posOffset>3020060</wp:posOffset>
              </wp:positionV>
              <wp:extent cx="4505960" cy="469265"/>
              <wp:effectExtent l="0" t="0" r="8890" b="6985"/>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505960" cy="469265"/>
                      </a:xfrm>
                      <a:prstGeom prst="rect">
                        <a:avLst/>
                      </a:prstGeom>
                    </pic:spPr>
                  </pic:pic>
                </a:graphicData>
              </a:graphic>
              <wp14:sizeRelH relativeFrom="page">
                <wp14:pctWidth>0</wp14:pctWidth>
              </wp14:sizeRelH>
              <wp14:sizeRelV relativeFrom="page">
                <wp14:pctHeight>0</wp14:pctHeight>
              </wp14:sizeRelV>
            </wp:anchor>
          </w:drawing>
        </w:r>
      </w:ins>
    </w:p>
    <w:p w:rsidR="006E59DE" w:rsidRDefault="006E59DE" w:rsidP="00787C2F">
      <w:pPr>
        <w:widowControl/>
        <w:spacing w:beforeLines="100" w:before="360"/>
        <w:jc w:val="center"/>
        <w:rPr>
          <w:ins w:id="1216" w:author="A5206572" w:date="2019-05-07T22:39:00Z"/>
          <w:rFonts w:ascii="Times New Roman" w:eastAsia="標楷體" w:hAnsi="Times New Roman" w:cs="Times New Roman"/>
          <w:b/>
          <w:sz w:val="28"/>
          <w:szCs w:val="28"/>
        </w:rPr>
      </w:pPr>
    </w:p>
    <w:p w:rsidR="00787C2F" w:rsidRDefault="00787C2F">
      <w:pPr>
        <w:pStyle w:val="aff0"/>
        <w:rPr>
          <w:ins w:id="1217" w:author="A5206572" w:date="2019-05-07T22:33:00Z"/>
          <w:sz w:val="36"/>
          <w:szCs w:val="36"/>
        </w:rPr>
        <w:pPrChange w:id="1218" w:author="A5206572" w:date="2019-05-10T21:52:00Z">
          <w:pPr>
            <w:widowControl/>
            <w:spacing w:afterLines="50" w:after="180"/>
            <w:ind w:left="480" w:hangingChars="200" w:hanging="480"/>
            <w:jc w:val="both"/>
          </w:pPr>
        </w:pPrChange>
      </w:pPr>
      <w:bookmarkStart w:id="1219" w:name="_Toc8422231"/>
      <w:ins w:id="1220" w:author="A5206572" w:date="2019-05-07T22:37:00Z">
        <w:r w:rsidRPr="00BB36D0">
          <w:rPr>
            <w:rFonts w:hint="eastAsia"/>
          </w:rPr>
          <w:t>圖</w:t>
        </w:r>
        <w:r w:rsidRPr="00BB36D0">
          <w:rPr>
            <w:rFonts w:hint="eastAsia"/>
          </w:rPr>
          <w:t>3</w:t>
        </w:r>
        <w:r>
          <w:t>.</w:t>
        </w:r>
      </w:ins>
      <w:ins w:id="1221" w:author="A5206572" w:date="2019-05-07T22:38:00Z">
        <w:r>
          <w:rPr>
            <w:rFonts w:hint="eastAsia"/>
          </w:rPr>
          <w:t>7</w:t>
        </w:r>
      </w:ins>
      <w:ins w:id="1222" w:author="A5206572" w:date="2019-05-07T22:37:00Z">
        <w:r w:rsidRPr="00BB36D0">
          <w:rPr>
            <w:rFonts w:hint="eastAsia"/>
          </w:rPr>
          <w:t xml:space="preserve"> </w:t>
        </w:r>
      </w:ins>
      <w:proofErr w:type="spellStart"/>
      <w:ins w:id="1223" w:author="A5206572" w:date="2019-05-07T22:38:00Z">
        <w:r w:rsidRPr="00787C2F">
          <w:rPr>
            <w:rFonts w:hint="eastAsia"/>
          </w:rPr>
          <w:t>Onsen</w:t>
        </w:r>
        <w:proofErr w:type="spellEnd"/>
        <w:r w:rsidRPr="00787C2F">
          <w:rPr>
            <w:rFonts w:hint="eastAsia"/>
          </w:rPr>
          <w:t xml:space="preserve"> UI</w:t>
        </w:r>
        <w:r w:rsidRPr="00787C2F">
          <w:rPr>
            <w:rFonts w:hint="eastAsia"/>
          </w:rPr>
          <w:t>的必要套件引入連結</w:t>
        </w:r>
      </w:ins>
      <w:bookmarkEnd w:id="1219"/>
    </w:p>
    <w:p w:rsidR="00787C2F" w:rsidRDefault="00787C2F" w:rsidP="0038420A">
      <w:pPr>
        <w:widowControl/>
        <w:spacing w:afterLines="50" w:after="180"/>
        <w:ind w:left="721" w:hangingChars="200" w:hanging="721"/>
        <w:jc w:val="both"/>
        <w:rPr>
          <w:ins w:id="1224" w:author="A5206572" w:date="2019-05-07T22:37:00Z"/>
          <w:rFonts w:ascii="Times New Roman" w:eastAsia="標楷體" w:hAnsi="Times New Roman" w:cs="Times New Roman"/>
          <w:b/>
          <w:sz w:val="36"/>
          <w:szCs w:val="36"/>
        </w:rPr>
      </w:pPr>
    </w:p>
    <w:p w:rsidR="00C64C42" w:rsidRDefault="00C64C42">
      <w:pPr>
        <w:pStyle w:val="af3"/>
        <w:pPrChange w:id="1225" w:author="A5206572" w:date="2019-05-10T21:17:00Z">
          <w:pPr>
            <w:widowControl/>
            <w:spacing w:afterLines="50" w:after="180"/>
            <w:ind w:left="480" w:hangingChars="200" w:hanging="480"/>
            <w:jc w:val="both"/>
          </w:pPr>
        </w:pPrChange>
      </w:pPr>
      <w:bookmarkStart w:id="1226" w:name="_Toc8484182"/>
      <w:r w:rsidRPr="00147E6A">
        <w:rPr>
          <w:rFonts w:hint="eastAsia"/>
        </w:rPr>
        <w:t>3.</w:t>
      </w:r>
      <w:r w:rsidR="0038420A">
        <w:rPr>
          <w:rFonts w:hint="eastAsia"/>
        </w:rPr>
        <w:t>2</w:t>
      </w:r>
      <w:r w:rsidRPr="00147E6A">
        <w:rPr>
          <w:rFonts w:hint="eastAsia"/>
        </w:rPr>
        <w:t xml:space="preserve"> </w:t>
      </w:r>
      <w:r w:rsidR="0038420A">
        <w:rPr>
          <w:rFonts w:hint="eastAsia"/>
        </w:rPr>
        <w:t>後</w:t>
      </w:r>
      <w:r w:rsidRPr="00147E6A">
        <w:rPr>
          <w:rFonts w:hint="eastAsia"/>
        </w:rPr>
        <w:t>端技術</w:t>
      </w:r>
      <w:bookmarkEnd w:id="1226"/>
    </w:p>
    <w:p w:rsidR="0038420A" w:rsidRDefault="0038420A">
      <w:pPr>
        <w:pStyle w:val="af5"/>
        <w:pPrChange w:id="1227" w:author="A5206572" w:date="2019-05-10T21:20:00Z">
          <w:pPr>
            <w:widowControl/>
            <w:spacing w:beforeLines="100" w:before="360" w:afterLines="50" w:after="180"/>
            <w:ind w:left="720" w:hangingChars="300" w:hanging="720"/>
            <w:jc w:val="both"/>
          </w:pPr>
        </w:pPrChange>
      </w:pPr>
      <w:bookmarkStart w:id="1228" w:name="_Toc8484183"/>
      <w:r w:rsidRPr="00CE5ABC">
        <w:rPr>
          <w:rFonts w:hint="eastAsia"/>
        </w:rPr>
        <w:t>3.</w:t>
      </w:r>
      <w:r>
        <w:rPr>
          <w:rFonts w:hint="eastAsia"/>
        </w:rPr>
        <w:t>2</w:t>
      </w:r>
      <w:r w:rsidRPr="00CE5ABC">
        <w:rPr>
          <w:rFonts w:hint="eastAsia"/>
        </w:rPr>
        <w:t>.</w:t>
      </w:r>
      <w:r>
        <w:rPr>
          <w:rFonts w:hint="eastAsia"/>
        </w:rPr>
        <w:t>1</w:t>
      </w:r>
      <w:r w:rsidRPr="0038420A">
        <w:rPr>
          <w:rFonts w:hint="eastAsia"/>
        </w:rPr>
        <w:t xml:space="preserve"> </w:t>
      </w:r>
      <w:r w:rsidRPr="0038420A">
        <w:t>Google Cloud Platform</w:t>
      </w:r>
      <w:bookmarkEnd w:id="1228"/>
    </w:p>
    <w:p w:rsidR="0038420A" w:rsidRDefault="0038420A" w:rsidP="0038420A">
      <w:pPr>
        <w:widowControl/>
        <w:spacing w:after="120" w:line="480" w:lineRule="exact"/>
        <w:ind w:firstLineChars="200" w:firstLine="560"/>
        <w:jc w:val="both"/>
        <w:rPr>
          <w:rFonts w:ascii="Times New Roman" w:eastAsia="標楷體" w:hAnsi="Times New Roman" w:cs="Times New Roman"/>
          <w:sz w:val="28"/>
          <w:szCs w:val="28"/>
        </w:rPr>
      </w:pPr>
      <w:r w:rsidRPr="0038420A">
        <w:rPr>
          <w:rFonts w:ascii="Times New Roman" w:eastAsia="標楷體" w:hAnsi="Times New Roman" w:cs="Times New Roman" w:hint="eastAsia"/>
          <w:sz w:val="28"/>
          <w:szCs w:val="28"/>
        </w:rPr>
        <w:t>「</w:t>
      </w:r>
      <w:r w:rsidRPr="0038420A">
        <w:rPr>
          <w:rFonts w:ascii="Times New Roman" w:eastAsia="標楷體" w:hAnsi="Times New Roman" w:cs="Times New Roman" w:hint="eastAsia"/>
          <w:sz w:val="28"/>
          <w:szCs w:val="28"/>
        </w:rPr>
        <w:t xml:space="preserve">Google </w:t>
      </w:r>
      <w:r w:rsidRPr="0038420A">
        <w:rPr>
          <w:rFonts w:ascii="Times New Roman" w:eastAsia="標楷體" w:hAnsi="Times New Roman" w:cs="Times New Roman"/>
          <w:sz w:val="28"/>
          <w:szCs w:val="28"/>
        </w:rPr>
        <w:t>Cloud Platform</w:t>
      </w:r>
      <w:r w:rsidRPr="0038420A">
        <w:rPr>
          <w:rFonts w:ascii="Times New Roman" w:eastAsia="標楷體" w:hAnsi="Times New Roman" w:cs="Times New Roman" w:hint="eastAsia"/>
          <w:sz w:val="28"/>
          <w:szCs w:val="28"/>
        </w:rPr>
        <w:t>」</w:t>
      </w:r>
      <w:customXmlInsRangeStart w:id="1229" w:author="A5206572" w:date="2019-05-11T16:06:00Z"/>
      <w:sdt>
        <w:sdtPr>
          <w:rPr>
            <w:rFonts w:ascii="Times New Roman" w:eastAsia="標楷體" w:hAnsi="Times New Roman" w:cs="Times New Roman" w:hint="eastAsia"/>
            <w:sz w:val="28"/>
            <w:szCs w:val="28"/>
          </w:rPr>
          <w:id w:val="-859125260"/>
          <w:citation/>
        </w:sdtPr>
        <w:sdtEndPr/>
        <w:sdtContent>
          <w:customXmlInsRangeEnd w:id="1229"/>
          <w:ins w:id="1230" w:author="A5206572" w:date="2019-05-11T16:06:00Z">
            <w:r w:rsidR="00D04482">
              <w:rPr>
                <w:rFonts w:ascii="Times New Roman" w:eastAsia="標楷體" w:hAnsi="Times New Roman" w:cs="Times New Roman"/>
                <w:sz w:val="28"/>
                <w:szCs w:val="28"/>
              </w:rPr>
              <w:fldChar w:fldCharType="begin"/>
            </w:r>
            <w:r w:rsidR="00D04482">
              <w:rPr>
                <w:rFonts w:ascii="Times New Roman" w:eastAsia="標楷體" w:hAnsi="Times New Roman" w:cs="Times New Roman"/>
                <w:sz w:val="28"/>
                <w:szCs w:val="28"/>
              </w:rPr>
              <w:instrText xml:space="preserve"> </w:instrText>
            </w:r>
            <w:r w:rsidR="00D04482">
              <w:rPr>
                <w:rFonts w:ascii="Times New Roman" w:eastAsia="標楷體" w:hAnsi="Times New Roman" w:cs="Times New Roman" w:hint="eastAsia"/>
                <w:sz w:val="28"/>
                <w:szCs w:val="28"/>
              </w:rPr>
              <w:instrText>CITATION Goo \l 1028</w:instrText>
            </w:r>
            <w:r w:rsidR="00D04482">
              <w:rPr>
                <w:rFonts w:ascii="Times New Roman" w:eastAsia="標楷體" w:hAnsi="Times New Roman" w:cs="Times New Roman"/>
                <w:sz w:val="28"/>
                <w:szCs w:val="28"/>
              </w:rPr>
              <w:instrText xml:space="preserve"> </w:instrText>
            </w:r>
          </w:ins>
          <w:r w:rsidR="00D04482">
            <w:rPr>
              <w:rFonts w:ascii="Times New Roman" w:eastAsia="標楷體" w:hAnsi="Times New Roman" w:cs="Times New Roman"/>
              <w:sz w:val="28"/>
              <w:szCs w:val="28"/>
            </w:rPr>
            <w:fldChar w:fldCharType="separate"/>
          </w:r>
          <w:r w:rsidR="0007188B">
            <w:rPr>
              <w:rFonts w:ascii="Times New Roman" w:eastAsia="標楷體" w:hAnsi="Times New Roman" w:cs="Times New Roman" w:hint="eastAsia"/>
              <w:noProof/>
              <w:sz w:val="28"/>
              <w:szCs w:val="28"/>
            </w:rPr>
            <w:t xml:space="preserve"> </w:t>
          </w:r>
          <w:r w:rsidR="0007188B" w:rsidRPr="0007188B">
            <w:rPr>
              <w:rFonts w:ascii="Times New Roman" w:eastAsia="標楷體" w:hAnsi="Times New Roman" w:cs="Times New Roman"/>
              <w:noProof/>
              <w:sz w:val="28"/>
              <w:szCs w:val="28"/>
            </w:rPr>
            <w:t>[11]</w:t>
          </w:r>
          <w:ins w:id="1231" w:author="A5206572" w:date="2019-05-11T16:06:00Z">
            <w:r w:rsidR="00D04482">
              <w:rPr>
                <w:rFonts w:ascii="Times New Roman" w:eastAsia="標楷體" w:hAnsi="Times New Roman" w:cs="Times New Roman"/>
                <w:sz w:val="28"/>
                <w:szCs w:val="28"/>
              </w:rPr>
              <w:fldChar w:fldCharType="end"/>
            </w:r>
          </w:ins>
          <w:customXmlInsRangeStart w:id="1232" w:author="A5206572" w:date="2019-05-11T16:06:00Z"/>
        </w:sdtContent>
      </w:sdt>
      <w:customXmlInsRangeEnd w:id="1232"/>
      <w:r w:rsidRPr="0038420A">
        <w:rPr>
          <w:rFonts w:ascii="Times New Roman" w:eastAsia="標楷體" w:hAnsi="Times New Roman" w:cs="Times New Roman" w:hint="eastAsia"/>
          <w:sz w:val="28"/>
          <w:szCs w:val="28"/>
        </w:rPr>
        <w:t>是</w:t>
      </w:r>
      <w:r w:rsidRPr="0038420A">
        <w:rPr>
          <w:rFonts w:ascii="Times New Roman" w:eastAsia="標楷體" w:hAnsi="Times New Roman" w:cs="Times New Roman" w:hint="eastAsia"/>
          <w:sz w:val="28"/>
          <w:szCs w:val="28"/>
        </w:rPr>
        <w:t>google</w:t>
      </w:r>
      <w:r w:rsidRPr="0038420A">
        <w:rPr>
          <w:rFonts w:ascii="Times New Roman" w:eastAsia="標楷體" w:hAnsi="Times New Roman" w:cs="Times New Roman" w:hint="eastAsia"/>
          <w:sz w:val="28"/>
          <w:szCs w:val="28"/>
        </w:rPr>
        <w:t>提供的雲端服務</w:t>
      </w:r>
      <w:r w:rsidR="00E8152F">
        <w:rPr>
          <w:rFonts w:ascii="Times New Roman" w:eastAsia="標楷體" w:hAnsi="Times New Roman" w:cs="Times New Roman" w:hint="eastAsia"/>
          <w:sz w:val="28"/>
          <w:szCs w:val="28"/>
        </w:rPr>
        <w:t>，如圖</w:t>
      </w:r>
      <w:r w:rsidR="00E8152F">
        <w:rPr>
          <w:rFonts w:ascii="Times New Roman" w:eastAsia="標楷體" w:hAnsi="Times New Roman" w:cs="Times New Roman" w:hint="eastAsia"/>
          <w:sz w:val="28"/>
          <w:szCs w:val="28"/>
        </w:rPr>
        <w:t>3.6</w:t>
      </w:r>
      <w:r w:rsidRPr="0038420A">
        <w:rPr>
          <w:rFonts w:ascii="Times New Roman" w:eastAsia="標楷體" w:hAnsi="Times New Roman" w:cs="Times New Roman" w:hint="eastAsia"/>
          <w:sz w:val="28"/>
          <w:szCs w:val="28"/>
        </w:rPr>
        <w:t>，他擁有強大的運算功能、龐大的儲存空間，</w:t>
      </w:r>
      <w:proofErr w:type="gramStart"/>
      <w:r w:rsidRPr="0038420A">
        <w:rPr>
          <w:rFonts w:ascii="Times New Roman" w:eastAsia="標楷體" w:hAnsi="Times New Roman" w:cs="Times New Roman" w:hint="eastAsia"/>
          <w:sz w:val="28"/>
          <w:szCs w:val="28"/>
        </w:rPr>
        <w:t>資安部分</w:t>
      </w:r>
      <w:proofErr w:type="gramEnd"/>
      <w:r w:rsidRPr="0038420A">
        <w:rPr>
          <w:rFonts w:ascii="Times New Roman" w:eastAsia="標楷體" w:hAnsi="Times New Roman" w:cs="Times New Roman" w:hint="eastAsia"/>
          <w:sz w:val="28"/>
          <w:szCs w:val="28"/>
        </w:rPr>
        <w:t>由</w:t>
      </w:r>
      <w:r w:rsidRPr="0038420A">
        <w:rPr>
          <w:rFonts w:ascii="Times New Roman" w:eastAsia="標楷體" w:hAnsi="Times New Roman" w:cs="Times New Roman" w:hint="eastAsia"/>
          <w:sz w:val="28"/>
          <w:szCs w:val="28"/>
        </w:rPr>
        <w:t>google</w:t>
      </w:r>
      <w:r w:rsidRPr="0038420A">
        <w:rPr>
          <w:rFonts w:ascii="Times New Roman" w:eastAsia="標楷體" w:hAnsi="Times New Roman" w:cs="Times New Roman" w:hint="eastAsia"/>
          <w:sz w:val="28"/>
          <w:szCs w:val="28"/>
        </w:rPr>
        <w:t>把關，安全性高，不同於以往的伺服器必須添購機器，需要有人負責在現場維護機器，</w:t>
      </w:r>
      <w:r w:rsidRPr="0038420A">
        <w:rPr>
          <w:rFonts w:ascii="Times New Roman" w:eastAsia="標楷體" w:hAnsi="Times New Roman" w:cs="Times New Roman" w:hint="eastAsia"/>
          <w:sz w:val="28"/>
          <w:szCs w:val="28"/>
        </w:rPr>
        <w:t>google</w:t>
      </w:r>
      <w:r w:rsidRPr="0038420A">
        <w:rPr>
          <w:rFonts w:ascii="Times New Roman" w:eastAsia="標楷體" w:hAnsi="Times New Roman" w:cs="Times New Roman" w:hint="eastAsia"/>
          <w:sz w:val="28"/>
          <w:szCs w:val="28"/>
        </w:rPr>
        <w:t>在雲端上替你建立虛擬機，因此你只要在有網路的地方便能夠對機器進行維護，省下工程師不少時間，讓工程師能夠專心在應用程式的開發上，它的收費方式是以每秒計費，你用多少就用收多少。</w:t>
      </w:r>
    </w:p>
    <w:p w:rsidR="0038420A" w:rsidDel="00787C2F" w:rsidRDefault="0038420A" w:rsidP="0038420A">
      <w:pPr>
        <w:widowControl/>
        <w:spacing w:after="120" w:line="480" w:lineRule="exact"/>
        <w:ind w:firstLineChars="200" w:firstLine="560"/>
        <w:jc w:val="both"/>
        <w:rPr>
          <w:del w:id="1233" w:author="A5206572" w:date="2019-05-07T22:37:00Z"/>
          <w:rFonts w:ascii="Times New Roman" w:eastAsia="標楷體" w:hAnsi="Times New Roman" w:cs="Times New Roman"/>
          <w:sz w:val="28"/>
          <w:szCs w:val="28"/>
        </w:rPr>
      </w:pPr>
      <w:r>
        <w:rPr>
          <w:rFonts w:ascii="Times New Roman" w:eastAsia="標楷體" w:hAnsi="Times New Roman" w:cs="Times New Roman" w:hint="eastAsia"/>
          <w:sz w:val="28"/>
          <w:szCs w:val="28"/>
        </w:rPr>
        <w:t>我們所使用的是其中</w:t>
      </w:r>
      <w:r w:rsidRPr="0038420A">
        <w:rPr>
          <w:rFonts w:ascii="Times New Roman" w:eastAsia="標楷體" w:hAnsi="Times New Roman" w:cs="Times New Roman"/>
          <w:sz w:val="28"/>
          <w:szCs w:val="28"/>
        </w:rPr>
        <w:t>Compute Engine</w:t>
      </w:r>
      <w:r>
        <w:rPr>
          <w:rFonts w:ascii="Times New Roman" w:eastAsia="標楷體" w:hAnsi="Times New Roman" w:cs="Times New Roman" w:hint="eastAsia"/>
          <w:sz w:val="28"/>
          <w:szCs w:val="28"/>
        </w:rPr>
        <w:t>的服務，</w:t>
      </w:r>
      <w:r w:rsidRPr="0038420A">
        <w:rPr>
          <w:rFonts w:ascii="Times New Roman" w:eastAsia="標楷體" w:hAnsi="Times New Roman" w:cs="Times New Roman" w:hint="eastAsia"/>
          <w:sz w:val="28"/>
          <w:szCs w:val="28"/>
        </w:rPr>
        <w:t>它屬於三種雲端服務模式的基礎架構即服務</w:t>
      </w:r>
      <w:r w:rsidRPr="0038420A">
        <w:rPr>
          <w:rFonts w:ascii="Times New Roman" w:eastAsia="標楷體" w:hAnsi="Times New Roman" w:cs="Times New Roman" w:hint="eastAsia"/>
          <w:sz w:val="28"/>
          <w:szCs w:val="28"/>
        </w:rPr>
        <w:t>(</w:t>
      </w:r>
      <w:proofErr w:type="spellStart"/>
      <w:r w:rsidR="002E1D75">
        <w:rPr>
          <w:rFonts w:ascii="Times New Roman" w:eastAsia="標楷體" w:hAnsi="Times New Roman" w:cs="Times New Roman" w:hint="eastAsia"/>
          <w:sz w:val="28"/>
          <w:szCs w:val="28"/>
        </w:rPr>
        <w:t>laas</w:t>
      </w:r>
      <w:proofErr w:type="spellEnd"/>
      <w:r w:rsidRPr="0038420A">
        <w:rPr>
          <w:rFonts w:ascii="Times New Roman" w:eastAsia="標楷體" w:hAnsi="Times New Roman" w:cs="Times New Roman" w:hint="eastAsia"/>
          <w:sz w:val="28"/>
          <w:szCs w:val="28"/>
        </w:rPr>
        <w:t>)</w:t>
      </w:r>
      <w:customXmlInsRangeStart w:id="1234" w:author="A5206572" w:date="2019-05-11T16:07:00Z"/>
      <w:sdt>
        <w:sdtPr>
          <w:rPr>
            <w:rFonts w:ascii="Times New Roman" w:eastAsia="標楷體" w:hAnsi="Times New Roman" w:cs="Times New Roman" w:hint="eastAsia"/>
            <w:sz w:val="28"/>
            <w:szCs w:val="28"/>
          </w:rPr>
          <w:id w:val="-1997710705"/>
          <w:citation/>
        </w:sdtPr>
        <w:sdtEndPr/>
        <w:sdtContent>
          <w:customXmlInsRangeEnd w:id="1234"/>
          <w:ins w:id="1235" w:author="A5206572" w:date="2019-05-11T16:07:00Z">
            <w:r w:rsidR="00D04482">
              <w:rPr>
                <w:rFonts w:ascii="Times New Roman" w:eastAsia="標楷體" w:hAnsi="Times New Roman" w:cs="Times New Roman"/>
                <w:sz w:val="28"/>
                <w:szCs w:val="28"/>
              </w:rPr>
              <w:fldChar w:fldCharType="begin"/>
            </w:r>
            <w:r w:rsidR="00D04482">
              <w:rPr>
                <w:rFonts w:ascii="Times New Roman" w:eastAsia="標楷體" w:hAnsi="Times New Roman" w:cs="Times New Roman"/>
                <w:sz w:val="28"/>
                <w:szCs w:val="28"/>
              </w:rPr>
              <w:instrText xml:space="preserve"> </w:instrText>
            </w:r>
            <w:r w:rsidR="00D04482">
              <w:rPr>
                <w:rFonts w:ascii="Times New Roman" w:eastAsia="標楷體" w:hAnsi="Times New Roman" w:cs="Times New Roman" w:hint="eastAsia"/>
                <w:sz w:val="28"/>
                <w:szCs w:val="28"/>
              </w:rPr>
              <w:instrText>CITATION laa \l 1028</w:instrText>
            </w:r>
            <w:r w:rsidR="00D04482">
              <w:rPr>
                <w:rFonts w:ascii="Times New Roman" w:eastAsia="標楷體" w:hAnsi="Times New Roman" w:cs="Times New Roman"/>
                <w:sz w:val="28"/>
                <w:szCs w:val="28"/>
              </w:rPr>
              <w:instrText xml:space="preserve"> </w:instrText>
            </w:r>
          </w:ins>
          <w:r w:rsidR="00D04482">
            <w:rPr>
              <w:rFonts w:ascii="Times New Roman" w:eastAsia="標楷體" w:hAnsi="Times New Roman" w:cs="Times New Roman"/>
              <w:sz w:val="28"/>
              <w:szCs w:val="28"/>
            </w:rPr>
            <w:fldChar w:fldCharType="separate"/>
          </w:r>
          <w:r w:rsidR="0007188B">
            <w:rPr>
              <w:rFonts w:ascii="Times New Roman" w:eastAsia="標楷體" w:hAnsi="Times New Roman" w:cs="Times New Roman" w:hint="eastAsia"/>
              <w:noProof/>
              <w:sz w:val="28"/>
              <w:szCs w:val="28"/>
            </w:rPr>
            <w:t xml:space="preserve"> </w:t>
          </w:r>
          <w:r w:rsidR="0007188B" w:rsidRPr="0007188B">
            <w:rPr>
              <w:rFonts w:ascii="Times New Roman" w:eastAsia="標楷體" w:hAnsi="Times New Roman" w:cs="Times New Roman"/>
              <w:noProof/>
              <w:sz w:val="28"/>
              <w:szCs w:val="28"/>
            </w:rPr>
            <w:t>[12]</w:t>
          </w:r>
          <w:ins w:id="1236" w:author="A5206572" w:date="2019-05-11T16:07:00Z">
            <w:r w:rsidR="00D04482">
              <w:rPr>
                <w:rFonts w:ascii="Times New Roman" w:eastAsia="標楷體" w:hAnsi="Times New Roman" w:cs="Times New Roman"/>
                <w:sz w:val="28"/>
                <w:szCs w:val="28"/>
              </w:rPr>
              <w:fldChar w:fldCharType="end"/>
            </w:r>
          </w:ins>
          <w:customXmlInsRangeStart w:id="1237" w:author="A5206572" w:date="2019-05-11T16:07:00Z"/>
        </w:sdtContent>
      </w:sdt>
      <w:customXmlInsRangeEnd w:id="1237"/>
      <w:r w:rsidRPr="0038420A">
        <w:rPr>
          <w:rFonts w:ascii="Times New Roman" w:eastAsia="標楷體" w:hAnsi="Times New Roman" w:cs="Times New Roman" w:hint="eastAsia"/>
          <w:sz w:val="28"/>
          <w:szCs w:val="28"/>
        </w:rPr>
        <w:t>，它能夠創立虛擬機器</w:t>
      </w:r>
      <w:r w:rsidRPr="0038420A">
        <w:rPr>
          <w:rFonts w:ascii="Times New Roman" w:eastAsia="標楷體" w:hAnsi="Times New Roman" w:cs="Times New Roman" w:hint="eastAsia"/>
          <w:sz w:val="28"/>
          <w:szCs w:val="28"/>
        </w:rPr>
        <w:t>(virtual machine)</w:t>
      </w:r>
      <w:r w:rsidRPr="0038420A">
        <w:rPr>
          <w:rFonts w:ascii="Times New Roman" w:eastAsia="標楷體" w:hAnsi="Times New Roman" w:cs="Times New Roman" w:hint="eastAsia"/>
          <w:sz w:val="28"/>
          <w:szCs w:val="28"/>
        </w:rPr>
        <w:t>，</w:t>
      </w:r>
      <w:r w:rsidRPr="0038420A">
        <w:rPr>
          <w:rFonts w:ascii="Times New Roman" w:eastAsia="標楷體" w:hAnsi="Times New Roman" w:cs="Times New Roman" w:hint="eastAsia"/>
          <w:sz w:val="28"/>
          <w:szCs w:val="28"/>
        </w:rPr>
        <w:t>google</w:t>
      </w:r>
      <w:r w:rsidRPr="0038420A">
        <w:rPr>
          <w:rFonts w:ascii="Times New Roman" w:eastAsia="標楷體" w:hAnsi="Times New Roman" w:cs="Times New Roman" w:hint="eastAsia"/>
          <w:sz w:val="28"/>
          <w:szCs w:val="28"/>
        </w:rPr>
        <w:t>提供不同的主機規格，依</w:t>
      </w:r>
      <w:r w:rsidRPr="0038420A">
        <w:rPr>
          <w:rFonts w:ascii="Times New Roman" w:eastAsia="標楷體" w:hAnsi="Times New Roman" w:cs="Times New Roman" w:hint="eastAsia"/>
          <w:sz w:val="28"/>
          <w:szCs w:val="28"/>
        </w:rPr>
        <w:t>CPU</w:t>
      </w:r>
      <w:r w:rsidRPr="0038420A">
        <w:rPr>
          <w:rFonts w:ascii="Times New Roman" w:eastAsia="標楷體" w:hAnsi="Times New Roman" w:cs="Times New Roman" w:hint="eastAsia"/>
          <w:sz w:val="28"/>
          <w:szCs w:val="28"/>
        </w:rPr>
        <w:t>個數和記憶體大小作為區分，也可以做客製化機器，但是價格會比較昂貴，這裡我們使用</w:t>
      </w:r>
      <w:r w:rsidRPr="0038420A">
        <w:rPr>
          <w:rFonts w:ascii="Times New Roman" w:eastAsia="標楷體" w:hAnsi="Times New Roman" w:cs="Times New Roman" w:hint="eastAsia"/>
          <w:sz w:val="28"/>
          <w:szCs w:val="28"/>
        </w:rPr>
        <w:t>google</w:t>
      </w:r>
      <w:r w:rsidRPr="0038420A">
        <w:rPr>
          <w:rFonts w:ascii="Times New Roman" w:eastAsia="標楷體" w:hAnsi="Times New Roman" w:cs="Times New Roman" w:hint="eastAsia"/>
          <w:sz w:val="28"/>
          <w:szCs w:val="28"/>
        </w:rPr>
        <w:t>提供的小型主機</w:t>
      </w:r>
      <w:r w:rsidRPr="0038420A">
        <w:rPr>
          <w:rFonts w:ascii="Times New Roman" w:eastAsia="標楷體" w:hAnsi="Times New Roman" w:cs="Times New Roman" w:hint="eastAsia"/>
          <w:sz w:val="28"/>
          <w:szCs w:val="28"/>
        </w:rPr>
        <w:t>( 1</w:t>
      </w:r>
      <w:r w:rsidRPr="0038420A">
        <w:rPr>
          <w:rFonts w:ascii="Times New Roman" w:eastAsia="標楷體" w:hAnsi="Times New Roman" w:cs="Times New Roman" w:hint="eastAsia"/>
          <w:sz w:val="28"/>
          <w:szCs w:val="28"/>
        </w:rPr>
        <w:t>個共用</w:t>
      </w:r>
      <w:r w:rsidRPr="0038420A">
        <w:rPr>
          <w:rFonts w:ascii="Times New Roman" w:eastAsia="標楷體" w:hAnsi="Times New Roman" w:cs="Times New Roman" w:hint="eastAsia"/>
          <w:sz w:val="28"/>
          <w:szCs w:val="28"/>
        </w:rPr>
        <w:t>vCPU</w:t>
      </w:r>
      <w:r w:rsidRPr="0038420A">
        <w:rPr>
          <w:rFonts w:ascii="Times New Roman" w:eastAsia="標楷體" w:hAnsi="Times New Roman" w:cs="Times New Roman" w:hint="eastAsia"/>
          <w:sz w:val="28"/>
          <w:szCs w:val="28"/>
        </w:rPr>
        <w:t>，</w:t>
      </w:r>
      <w:r w:rsidRPr="0038420A">
        <w:rPr>
          <w:rFonts w:ascii="Times New Roman" w:eastAsia="標楷體" w:hAnsi="Times New Roman" w:cs="Times New Roman" w:hint="eastAsia"/>
          <w:sz w:val="28"/>
          <w:szCs w:val="28"/>
        </w:rPr>
        <w:t>1.7GB</w:t>
      </w:r>
      <w:r w:rsidRPr="0038420A">
        <w:rPr>
          <w:rFonts w:ascii="Times New Roman" w:eastAsia="標楷體" w:hAnsi="Times New Roman" w:cs="Times New Roman" w:hint="eastAsia"/>
          <w:sz w:val="28"/>
          <w:szCs w:val="28"/>
        </w:rPr>
        <w:t>記憶體</w:t>
      </w:r>
      <w:r w:rsidRPr="0038420A">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w:t>
      </w:r>
    </w:p>
    <w:p w:rsidR="004D7473" w:rsidDel="00787C2F" w:rsidRDefault="004D7473">
      <w:pPr>
        <w:widowControl/>
        <w:spacing w:after="120" w:line="480" w:lineRule="exact"/>
        <w:jc w:val="both"/>
        <w:rPr>
          <w:del w:id="1238" w:author="A5206572" w:date="2019-05-07T22:37:00Z"/>
          <w:rFonts w:ascii="Times New Roman" w:eastAsia="標楷體" w:hAnsi="Times New Roman" w:cs="Times New Roman"/>
          <w:sz w:val="28"/>
          <w:szCs w:val="28"/>
        </w:rPr>
        <w:pPrChange w:id="1239" w:author="A5206572" w:date="2019-05-07T22:37:00Z">
          <w:pPr>
            <w:widowControl/>
            <w:spacing w:after="120" w:line="480" w:lineRule="exact"/>
            <w:ind w:firstLineChars="200" w:firstLine="560"/>
            <w:jc w:val="both"/>
          </w:pPr>
        </w:pPrChange>
      </w:pPr>
    </w:p>
    <w:p w:rsidR="004D7473" w:rsidDel="00787C2F" w:rsidRDefault="004D7473">
      <w:pPr>
        <w:widowControl/>
        <w:spacing w:after="120" w:line="480" w:lineRule="exact"/>
        <w:jc w:val="both"/>
        <w:rPr>
          <w:del w:id="1240" w:author="A5206572" w:date="2019-05-07T22:37:00Z"/>
          <w:rFonts w:ascii="Times New Roman" w:eastAsia="標楷體" w:hAnsi="Times New Roman" w:cs="Times New Roman"/>
          <w:sz w:val="28"/>
          <w:szCs w:val="28"/>
        </w:rPr>
        <w:pPrChange w:id="1241" w:author="A5206572" w:date="2019-05-07T22:37:00Z">
          <w:pPr>
            <w:widowControl/>
            <w:spacing w:after="120" w:line="480" w:lineRule="exact"/>
            <w:ind w:firstLineChars="200" w:firstLine="560"/>
            <w:jc w:val="both"/>
          </w:pPr>
        </w:pPrChange>
      </w:pPr>
    </w:p>
    <w:p w:rsidR="004D7473" w:rsidRDefault="004D7473">
      <w:pPr>
        <w:widowControl/>
        <w:spacing w:after="120" w:line="480" w:lineRule="exact"/>
        <w:ind w:firstLineChars="200" w:firstLine="560"/>
        <w:jc w:val="both"/>
        <w:rPr>
          <w:rFonts w:ascii="Times New Roman" w:eastAsia="標楷體" w:hAnsi="Times New Roman" w:cs="Times New Roman"/>
          <w:sz w:val="28"/>
          <w:szCs w:val="28"/>
        </w:rPr>
      </w:pPr>
    </w:p>
    <w:p w:rsidR="004D7473" w:rsidRDefault="00E8152F">
      <w:pPr>
        <w:pStyle w:val="aff0"/>
        <w:pPrChange w:id="1242" w:author="A5206572" w:date="2019-05-10T21:52:00Z">
          <w:pPr>
            <w:widowControl/>
            <w:spacing w:beforeLines="100" w:before="360"/>
            <w:jc w:val="center"/>
          </w:pPr>
        </w:pPrChange>
      </w:pPr>
      <w:bookmarkStart w:id="1243" w:name="_Toc8422232"/>
      <w:r w:rsidRPr="00E8152F">
        <w:rPr>
          <w:noProof/>
        </w:rPr>
        <w:lastRenderedPageBreak/>
        <w:drawing>
          <wp:anchor distT="0" distB="0" distL="114300" distR="114300" simplePos="0" relativeHeight="251668480" behindDoc="1" locked="0" layoutInCell="1" allowOverlap="1">
            <wp:simplePos x="0" y="0"/>
            <wp:positionH relativeFrom="margin">
              <wp:posOffset>20955</wp:posOffset>
            </wp:positionH>
            <wp:positionV relativeFrom="margin">
              <wp:posOffset>52705</wp:posOffset>
            </wp:positionV>
            <wp:extent cx="5273040" cy="2966085"/>
            <wp:effectExtent l="19050" t="19050" r="22860" b="24765"/>
            <wp:wrapSquare wrapText="bothSides"/>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CP.JPG"/>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273040" cy="29660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7473" w:rsidRPr="00BB36D0">
        <w:rPr>
          <w:rFonts w:hint="eastAsia"/>
        </w:rPr>
        <w:t>圖</w:t>
      </w:r>
      <w:r w:rsidR="004D7473" w:rsidRPr="00BB36D0">
        <w:rPr>
          <w:rFonts w:hint="eastAsia"/>
        </w:rPr>
        <w:t>3</w:t>
      </w:r>
      <w:r w:rsidR="004D7473">
        <w:t>.</w:t>
      </w:r>
      <w:ins w:id="1244" w:author="A5206572" w:date="2019-05-07T22:39:00Z">
        <w:r w:rsidR="007B4ED4">
          <w:rPr>
            <w:rFonts w:hint="eastAsia"/>
          </w:rPr>
          <w:t>8</w:t>
        </w:r>
      </w:ins>
      <w:del w:id="1245" w:author="A5206572" w:date="2019-05-07T22:39:00Z">
        <w:r w:rsidR="004D7473" w:rsidDel="007B4ED4">
          <w:rPr>
            <w:rFonts w:hint="eastAsia"/>
          </w:rPr>
          <w:delText>6</w:delText>
        </w:r>
      </w:del>
      <w:r w:rsidR="004D7473" w:rsidRPr="00BB36D0">
        <w:rPr>
          <w:rFonts w:hint="eastAsia"/>
        </w:rPr>
        <w:t xml:space="preserve"> </w:t>
      </w:r>
      <w:r w:rsidR="004D7473" w:rsidRPr="004D7473">
        <w:t>Google Cloud Platform</w:t>
      </w:r>
      <w:r w:rsidR="004D7473">
        <w:rPr>
          <w:rFonts w:hint="eastAsia"/>
        </w:rPr>
        <w:t xml:space="preserve"> </w:t>
      </w:r>
      <w:r w:rsidR="00DB3018">
        <w:rPr>
          <w:rFonts w:hint="eastAsia"/>
        </w:rPr>
        <w:t>介面</w:t>
      </w:r>
      <w:r w:rsidR="00F94E3B">
        <w:rPr>
          <w:rFonts w:hint="eastAsia"/>
        </w:rPr>
        <w:t>圖</w:t>
      </w:r>
      <w:bookmarkEnd w:id="1243"/>
    </w:p>
    <w:p w:rsidR="00CB4407" w:rsidRDefault="00CB4407">
      <w:pPr>
        <w:pStyle w:val="af5"/>
        <w:pPrChange w:id="1246" w:author="A5206572" w:date="2019-05-10T21:20:00Z">
          <w:pPr>
            <w:widowControl/>
            <w:spacing w:beforeLines="100" w:before="360" w:afterLines="50" w:after="180"/>
            <w:ind w:left="720" w:hangingChars="300" w:hanging="720"/>
            <w:jc w:val="both"/>
          </w:pPr>
        </w:pPrChange>
      </w:pPr>
      <w:bookmarkStart w:id="1247" w:name="_Toc8484184"/>
      <w:r w:rsidRPr="00CE5ABC">
        <w:rPr>
          <w:rFonts w:hint="eastAsia"/>
        </w:rPr>
        <w:t>3.</w:t>
      </w:r>
      <w:r>
        <w:rPr>
          <w:rFonts w:hint="eastAsia"/>
        </w:rPr>
        <w:t>2</w:t>
      </w:r>
      <w:r w:rsidRPr="00CE5ABC">
        <w:rPr>
          <w:rFonts w:hint="eastAsia"/>
        </w:rPr>
        <w:t>.</w:t>
      </w:r>
      <w:r w:rsidR="00864D5A">
        <w:rPr>
          <w:rFonts w:hint="eastAsia"/>
        </w:rPr>
        <w:t>2</w:t>
      </w:r>
      <w:r w:rsidRPr="0038420A">
        <w:rPr>
          <w:rFonts w:hint="eastAsia"/>
        </w:rPr>
        <w:t xml:space="preserve"> </w:t>
      </w:r>
      <w:r w:rsidR="00864D5A" w:rsidRPr="00864D5A">
        <w:t>Node.js</w:t>
      </w:r>
      <w:bookmarkEnd w:id="1247"/>
    </w:p>
    <w:p w:rsidR="00864D5A" w:rsidRPr="00864D5A" w:rsidRDefault="00864D5A" w:rsidP="00864D5A">
      <w:pPr>
        <w:widowControl/>
        <w:spacing w:after="120" w:line="480" w:lineRule="exact"/>
        <w:ind w:firstLineChars="200" w:firstLine="560"/>
        <w:jc w:val="both"/>
        <w:rPr>
          <w:rFonts w:ascii="Times New Roman" w:eastAsia="標楷體" w:hAnsi="Times New Roman" w:cs="Times New Roman"/>
          <w:sz w:val="28"/>
          <w:szCs w:val="28"/>
        </w:rPr>
      </w:pPr>
      <w:r w:rsidRPr="00864D5A">
        <w:rPr>
          <w:rFonts w:ascii="Times New Roman" w:eastAsia="標楷體" w:hAnsi="Times New Roman" w:cs="Times New Roman" w:hint="eastAsia"/>
          <w:sz w:val="28"/>
          <w:szCs w:val="28"/>
        </w:rPr>
        <w:t>Node.</w:t>
      </w:r>
      <w:r w:rsidRPr="00864D5A">
        <w:rPr>
          <w:rFonts w:ascii="Times New Roman" w:eastAsia="標楷體" w:hAnsi="Times New Roman" w:cs="Times New Roman"/>
          <w:sz w:val="28"/>
          <w:szCs w:val="28"/>
        </w:rPr>
        <w:t>js</w:t>
      </w:r>
      <w:customXmlInsRangeStart w:id="1248" w:author="A5206572" w:date="2019-05-11T16:07:00Z"/>
      <w:sdt>
        <w:sdtPr>
          <w:rPr>
            <w:rFonts w:ascii="Times New Roman" w:eastAsia="標楷體" w:hAnsi="Times New Roman" w:cs="Times New Roman"/>
            <w:sz w:val="28"/>
            <w:szCs w:val="28"/>
          </w:rPr>
          <w:id w:val="-1052299423"/>
          <w:citation/>
        </w:sdtPr>
        <w:sdtEndPr/>
        <w:sdtContent>
          <w:customXmlInsRangeEnd w:id="1248"/>
          <w:ins w:id="1249" w:author="A5206572" w:date="2019-05-11T16:07:00Z">
            <w:r w:rsidR="00D04482">
              <w:rPr>
                <w:rFonts w:ascii="Times New Roman" w:eastAsia="標楷體" w:hAnsi="Times New Roman" w:cs="Times New Roman"/>
                <w:sz w:val="28"/>
                <w:szCs w:val="28"/>
              </w:rPr>
              <w:fldChar w:fldCharType="begin"/>
            </w:r>
            <w:r w:rsidR="00D04482">
              <w:rPr>
                <w:rFonts w:ascii="Times New Roman" w:eastAsia="標楷體" w:hAnsi="Times New Roman" w:cs="Times New Roman"/>
                <w:sz w:val="28"/>
                <w:szCs w:val="28"/>
              </w:rPr>
              <w:instrText xml:space="preserve"> </w:instrText>
            </w:r>
            <w:r w:rsidR="00D04482">
              <w:rPr>
                <w:rFonts w:ascii="Times New Roman" w:eastAsia="標楷體" w:hAnsi="Times New Roman" w:cs="Times New Roman" w:hint="eastAsia"/>
                <w:sz w:val="28"/>
                <w:szCs w:val="28"/>
              </w:rPr>
              <w:instrText>CITATION Nod \l 1028</w:instrText>
            </w:r>
            <w:r w:rsidR="00D04482">
              <w:rPr>
                <w:rFonts w:ascii="Times New Roman" w:eastAsia="標楷體" w:hAnsi="Times New Roman" w:cs="Times New Roman"/>
                <w:sz w:val="28"/>
                <w:szCs w:val="28"/>
              </w:rPr>
              <w:instrText xml:space="preserve"> </w:instrText>
            </w:r>
          </w:ins>
          <w:r w:rsidR="00D04482">
            <w:rPr>
              <w:rFonts w:ascii="Times New Roman" w:eastAsia="標楷體" w:hAnsi="Times New Roman" w:cs="Times New Roman"/>
              <w:sz w:val="28"/>
              <w:szCs w:val="28"/>
            </w:rPr>
            <w:fldChar w:fldCharType="separate"/>
          </w:r>
          <w:r w:rsidR="0007188B">
            <w:rPr>
              <w:rFonts w:ascii="Times New Roman" w:eastAsia="標楷體" w:hAnsi="Times New Roman" w:cs="Times New Roman" w:hint="eastAsia"/>
              <w:noProof/>
              <w:sz w:val="28"/>
              <w:szCs w:val="28"/>
            </w:rPr>
            <w:t xml:space="preserve"> </w:t>
          </w:r>
          <w:r w:rsidR="0007188B" w:rsidRPr="0007188B">
            <w:rPr>
              <w:rFonts w:ascii="Times New Roman" w:eastAsia="標楷體" w:hAnsi="Times New Roman" w:cs="Times New Roman"/>
              <w:noProof/>
              <w:sz w:val="28"/>
              <w:szCs w:val="28"/>
            </w:rPr>
            <w:t>[13]</w:t>
          </w:r>
          <w:ins w:id="1250" w:author="A5206572" w:date="2019-05-11T16:07:00Z">
            <w:r w:rsidR="00D04482">
              <w:rPr>
                <w:rFonts w:ascii="Times New Roman" w:eastAsia="標楷體" w:hAnsi="Times New Roman" w:cs="Times New Roman"/>
                <w:sz w:val="28"/>
                <w:szCs w:val="28"/>
              </w:rPr>
              <w:fldChar w:fldCharType="end"/>
            </w:r>
          </w:ins>
          <w:customXmlInsRangeStart w:id="1251" w:author="A5206572" w:date="2019-05-11T16:07:00Z"/>
        </w:sdtContent>
      </w:sdt>
      <w:customXmlInsRangeEnd w:id="1251"/>
      <w:r w:rsidRPr="00864D5A">
        <w:rPr>
          <w:rFonts w:ascii="Times New Roman" w:eastAsia="標楷體" w:hAnsi="Times New Roman" w:cs="Times New Roman" w:hint="eastAsia"/>
          <w:sz w:val="28"/>
          <w:szCs w:val="28"/>
        </w:rPr>
        <w:t>是能夠在伺服器端運行</w:t>
      </w:r>
      <w:r w:rsidRPr="00864D5A">
        <w:rPr>
          <w:rFonts w:ascii="Times New Roman" w:eastAsia="標楷體" w:hAnsi="Times New Roman" w:cs="Times New Roman" w:hint="eastAsia"/>
          <w:sz w:val="28"/>
          <w:szCs w:val="28"/>
        </w:rPr>
        <w:t>JavaScript</w:t>
      </w:r>
      <w:r w:rsidRPr="00864D5A">
        <w:rPr>
          <w:rFonts w:ascii="Times New Roman" w:eastAsia="標楷體" w:hAnsi="Times New Roman" w:cs="Times New Roman" w:hint="eastAsia"/>
          <w:sz w:val="28"/>
          <w:szCs w:val="28"/>
        </w:rPr>
        <w:t>的開放原始碼，在</w:t>
      </w:r>
      <w:r w:rsidRPr="00864D5A">
        <w:rPr>
          <w:rFonts w:ascii="Times New Roman" w:eastAsia="標楷體" w:hAnsi="Times New Roman" w:cs="Times New Roman" w:hint="eastAsia"/>
          <w:sz w:val="28"/>
          <w:szCs w:val="28"/>
        </w:rPr>
        <w:t>Node.js</w:t>
      </w:r>
      <w:r w:rsidRPr="00864D5A">
        <w:rPr>
          <w:rFonts w:ascii="Times New Roman" w:eastAsia="標楷體" w:hAnsi="Times New Roman" w:cs="Times New Roman" w:hint="eastAsia"/>
          <w:sz w:val="28"/>
          <w:szCs w:val="28"/>
        </w:rPr>
        <w:t>出現之前，</w:t>
      </w:r>
      <w:proofErr w:type="spellStart"/>
      <w:r w:rsidRPr="00864D5A">
        <w:rPr>
          <w:rFonts w:ascii="Times New Roman" w:eastAsia="標楷體" w:hAnsi="Times New Roman" w:cs="Times New Roman" w:hint="eastAsia"/>
          <w:sz w:val="28"/>
          <w:szCs w:val="28"/>
        </w:rPr>
        <w:t>JavaScrip</w:t>
      </w:r>
      <w:proofErr w:type="spellEnd"/>
      <w:r w:rsidRPr="00864D5A">
        <w:rPr>
          <w:rFonts w:ascii="Times New Roman" w:eastAsia="標楷體" w:hAnsi="Times New Roman" w:cs="Times New Roman" w:hint="eastAsia"/>
          <w:sz w:val="28"/>
          <w:szCs w:val="28"/>
        </w:rPr>
        <w:t>通常作為前端程式設計語言，</w:t>
      </w:r>
      <w:r w:rsidRPr="00864D5A">
        <w:rPr>
          <w:rFonts w:ascii="Times New Roman" w:eastAsia="標楷體" w:hAnsi="Times New Roman" w:cs="Times New Roman" w:hint="eastAsia"/>
          <w:sz w:val="28"/>
          <w:szCs w:val="28"/>
        </w:rPr>
        <w:t>Node.js</w:t>
      </w:r>
      <w:r w:rsidRPr="00864D5A">
        <w:rPr>
          <w:rFonts w:ascii="Times New Roman" w:eastAsia="標楷體" w:hAnsi="Times New Roman" w:cs="Times New Roman" w:hint="eastAsia"/>
          <w:sz w:val="28"/>
          <w:szCs w:val="28"/>
        </w:rPr>
        <w:t>出現之後使</w:t>
      </w:r>
      <w:r w:rsidRPr="00864D5A">
        <w:rPr>
          <w:rFonts w:ascii="Times New Roman" w:eastAsia="標楷體" w:hAnsi="Times New Roman" w:cs="Times New Roman" w:hint="eastAsia"/>
          <w:sz w:val="28"/>
          <w:szCs w:val="28"/>
        </w:rPr>
        <w:t>JavaScript</w:t>
      </w:r>
      <w:r w:rsidRPr="00864D5A">
        <w:rPr>
          <w:rFonts w:ascii="Times New Roman" w:eastAsia="標楷體" w:hAnsi="Times New Roman" w:cs="Times New Roman" w:hint="eastAsia"/>
          <w:sz w:val="28"/>
          <w:szCs w:val="28"/>
        </w:rPr>
        <w:t>也能用於伺服器端的編程，它主要用於編寫向</w:t>
      </w:r>
      <w:r w:rsidRPr="00864D5A">
        <w:rPr>
          <w:rFonts w:ascii="Times New Roman" w:eastAsia="標楷體" w:hAnsi="Times New Roman" w:cs="Times New Roman" w:hint="eastAsia"/>
          <w:sz w:val="28"/>
          <w:szCs w:val="28"/>
        </w:rPr>
        <w:t>Web</w:t>
      </w:r>
      <w:r w:rsidRPr="00864D5A">
        <w:rPr>
          <w:rFonts w:ascii="Times New Roman" w:eastAsia="標楷體" w:hAnsi="Times New Roman" w:cs="Times New Roman" w:hint="eastAsia"/>
          <w:sz w:val="28"/>
          <w:szCs w:val="28"/>
        </w:rPr>
        <w:t>伺服器的網路應用，和</w:t>
      </w:r>
      <w:r w:rsidRPr="00864D5A">
        <w:rPr>
          <w:rFonts w:ascii="Times New Roman" w:eastAsia="標楷體" w:hAnsi="Times New Roman" w:cs="Times New Roman" w:hint="eastAsia"/>
          <w:sz w:val="28"/>
          <w:szCs w:val="28"/>
        </w:rPr>
        <w:t>PHP</w:t>
      </w:r>
      <w:r w:rsidRPr="00864D5A">
        <w:rPr>
          <w:rFonts w:ascii="Times New Roman" w:eastAsia="標楷體" w:hAnsi="Times New Roman" w:cs="Times New Roman" w:hint="eastAsia"/>
          <w:sz w:val="28"/>
          <w:szCs w:val="28"/>
        </w:rPr>
        <w:t>與</w:t>
      </w:r>
      <w:r w:rsidRPr="00864D5A">
        <w:rPr>
          <w:rFonts w:ascii="Times New Roman" w:eastAsia="標楷體" w:hAnsi="Times New Roman" w:cs="Times New Roman" w:hint="eastAsia"/>
          <w:sz w:val="28"/>
          <w:szCs w:val="28"/>
        </w:rPr>
        <w:t>Python</w:t>
      </w:r>
      <w:r w:rsidRPr="00864D5A">
        <w:rPr>
          <w:rFonts w:ascii="Times New Roman" w:eastAsia="標楷體" w:hAnsi="Times New Roman" w:cs="Times New Roman" w:hint="eastAsia"/>
          <w:sz w:val="28"/>
          <w:szCs w:val="28"/>
        </w:rPr>
        <w:t>類似，</w:t>
      </w:r>
      <w:r w:rsidRPr="00864D5A">
        <w:rPr>
          <w:rFonts w:ascii="Times New Roman" w:eastAsia="標楷體" w:hAnsi="Times New Roman" w:cs="Times New Roman" w:hint="eastAsia"/>
          <w:sz w:val="28"/>
          <w:szCs w:val="28"/>
        </w:rPr>
        <w:t>Node.js</w:t>
      </w:r>
      <w:r w:rsidRPr="00864D5A">
        <w:rPr>
          <w:rFonts w:ascii="Times New Roman" w:eastAsia="標楷體" w:hAnsi="Times New Roman" w:cs="Times New Roman" w:hint="eastAsia"/>
          <w:sz w:val="28"/>
          <w:szCs w:val="28"/>
        </w:rPr>
        <w:t>與其他語言最大的不同之處在於它是非阻塞式</w:t>
      </w:r>
      <w:r w:rsidRPr="00864D5A">
        <w:rPr>
          <w:rFonts w:ascii="Times New Roman" w:eastAsia="標楷體" w:hAnsi="Times New Roman" w:cs="Times New Roman" w:hint="eastAsia"/>
          <w:sz w:val="28"/>
          <w:szCs w:val="28"/>
        </w:rPr>
        <w:t>(</w:t>
      </w:r>
      <w:r w:rsidRPr="00864D5A">
        <w:rPr>
          <w:rFonts w:ascii="Times New Roman" w:eastAsia="標楷體" w:hAnsi="Times New Roman" w:cs="Times New Roman" w:hint="eastAsia"/>
          <w:sz w:val="28"/>
          <w:szCs w:val="28"/>
        </w:rPr>
        <w:t>多條命令可以同時執行</w:t>
      </w:r>
      <w:r w:rsidRPr="00864D5A">
        <w:rPr>
          <w:rFonts w:ascii="Times New Roman" w:eastAsia="標楷體" w:hAnsi="Times New Roman" w:cs="Times New Roman" w:hint="eastAsia"/>
          <w:sz w:val="28"/>
          <w:szCs w:val="28"/>
        </w:rPr>
        <w:t>)</w:t>
      </w:r>
      <w:r w:rsidRPr="00864D5A">
        <w:rPr>
          <w:rFonts w:ascii="Times New Roman" w:eastAsia="標楷體" w:hAnsi="Times New Roman" w:cs="Times New Roman" w:hint="eastAsia"/>
          <w:sz w:val="28"/>
          <w:szCs w:val="28"/>
        </w:rPr>
        <w:t>，而像</w:t>
      </w:r>
      <w:r w:rsidRPr="00864D5A">
        <w:rPr>
          <w:rFonts w:ascii="Times New Roman" w:eastAsia="標楷體" w:hAnsi="Times New Roman" w:cs="Times New Roman" w:hint="eastAsia"/>
          <w:sz w:val="28"/>
          <w:szCs w:val="28"/>
        </w:rPr>
        <w:t>PHP</w:t>
      </w:r>
      <w:r w:rsidRPr="00864D5A">
        <w:rPr>
          <w:rFonts w:ascii="Times New Roman" w:eastAsia="標楷體" w:hAnsi="Times New Roman" w:cs="Times New Roman" w:hint="eastAsia"/>
          <w:sz w:val="28"/>
          <w:szCs w:val="28"/>
        </w:rPr>
        <w:t>等語言則是阻塞式</w:t>
      </w:r>
      <w:r w:rsidRPr="00864D5A">
        <w:rPr>
          <w:rFonts w:ascii="Times New Roman" w:eastAsia="標楷體" w:hAnsi="Times New Roman" w:cs="Times New Roman" w:hint="eastAsia"/>
          <w:sz w:val="28"/>
          <w:szCs w:val="28"/>
        </w:rPr>
        <w:t>(</w:t>
      </w:r>
      <w:r w:rsidRPr="00864D5A">
        <w:rPr>
          <w:rFonts w:ascii="Times New Roman" w:eastAsia="標楷體" w:hAnsi="Times New Roman" w:cs="Times New Roman" w:hint="eastAsia"/>
          <w:sz w:val="28"/>
          <w:szCs w:val="28"/>
        </w:rPr>
        <w:t>一條一條命令執行</w:t>
      </w:r>
      <w:r w:rsidRPr="00864D5A">
        <w:rPr>
          <w:rFonts w:ascii="Times New Roman" w:eastAsia="標楷體" w:hAnsi="Times New Roman" w:cs="Times New Roman" w:hint="eastAsia"/>
          <w:sz w:val="28"/>
          <w:szCs w:val="28"/>
        </w:rPr>
        <w:t>)</w:t>
      </w:r>
      <w:r w:rsidRPr="00864D5A">
        <w:rPr>
          <w:rFonts w:ascii="Times New Roman" w:eastAsia="標楷體" w:hAnsi="Times New Roman" w:cs="Times New Roman" w:hint="eastAsia"/>
          <w:sz w:val="28"/>
          <w:szCs w:val="28"/>
        </w:rPr>
        <w:t>。</w:t>
      </w:r>
    </w:p>
    <w:p w:rsidR="00E8152F" w:rsidRDefault="008348F1">
      <w:pPr>
        <w:pStyle w:val="af5"/>
        <w:pPrChange w:id="1252" w:author="A5206572" w:date="2019-05-10T21:20:00Z">
          <w:pPr>
            <w:widowControl/>
            <w:spacing w:beforeLines="100" w:before="360" w:afterLines="50" w:after="180"/>
            <w:ind w:left="720" w:hangingChars="300" w:hanging="720"/>
            <w:jc w:val="both"/>
          </w:pPr>
        </w:pPrChange>
      </w:pPr>
      <w:bookmarkStart w:id="1253" w:name="_Toc8484185"/>
      <w:r w:rsidRPr="00CE5ABC">
        <w:rPr>
          <w:rFonts w:hint="eastAsia"/>
        </w:rPr>
        <w:t>3.</w:t>
      </w:r>
      <w:r>
        <w:rPr>
          <w:rFonts w:hint="eastAsia"/>
        </w:rPr>
        <w:t>2</w:t>
      </w:r>
      <w:r w:rsidRPr="00CE5ABC">
        <w:rPr>
          <w:rFonts w:hint="eastAsia"/>
        </w:rPr>
        <w:t>.</w:t>
      </w:r>
      <w:r>
        <w:rPr>
          <w:rFonts w:hint="eastAsia"/>
        </w:rPr>
        <w:t>3</w:t>
      </w:r>
      <w:r w:rsidRPr="0038420A">
        <w:rPr>
          <w:rFonts w:hint="eastAsia"/>
        </w:rPr>
        <w:t xml:space="preserve"> </w:t>
      </w:r>
      <w:r>
        <w:rPr>
          <w:rFonts w:hint="eastAsia"/>
        </w:rPr>
        <w:t>資料庫</w:t>
      </w:r>
      <w:bookmarkEnd w:id="1253"/>
    </w:p>
    <w:p w:rsidR="00126CDA" w:rsidRDefault="00126CDA">
      <w:pPr>
        <w:pStyle w:val="af7"/>
        <w:pPrChange w:id="1254" w:author="A5206572" w:date="2019-05-10T21:22:00Z">
          <w:pPr>
            <w:widowControl/>
            <w:ind w:left="480" w:hangingChars="200" w:hanging="480"/>
            <w:jc w:val="both"/>
          </w:pPr>
        </w:pPrChange>
      </w:pPr>
      <w:r>
        <w:rPr>
          <w:rFonts w:hint="eastAsia"/>
        </w:rPr>
        <w:t xml:space="preserve">(1) </w:t>
      </w:r>
      <w:proofErr w:type="spellStart"/>
      <w:r w:rsidRPr="00126CDA">
        <w:t>MySql</w:t>
      </w:r>
      <w:proofErr w:type="spellEnd"/>
    </w:p>
    <w:p w:rsidR="00126CDA" w:rsidRDefault="00126CDA" w:rsidP="00126CDA">
      <w:pPr>
        <w:spacing w:after="120" w:line="480" w:lineRule="exact"/>
        <w:ind w:leftChars="250" w:left="600" w:firstLineChars="200" w:firstLine="560"/>
        <w:jc w:val="both"/>
        <w:rPr>
          <w:rFonts w:ascii="Times New Roman" w:eastAsia="標楷體" w:hAnsi="Times New Roman"/>
          <w:sz w:val="28"/>
          <w:szCs w:val="28"/>
        </w:rPr>
      </w:pPr>
      <w:r w:rsidRPr="000A4C16">
        <w:rPr>
          <w:rFonts w:ascii="Times New Roman" w:eastAsia="標楷體" w:hAnsi="Times New Roman" w:hint="eastAsia"/>
          <w:sz w:val="28"/>
          <w:szCs w:val="28"/>
        </w:rPr>
        <w:t>資料庫</w:t>
      </w:r>
      <w:r w:rsidRPr="000A4C16">
        <w:rPr>
          <w:rFonts w:ascii="Times New Roman" w:eastAsia="標楷體" w:hAnsi="Times New Roman" w:hint="eastAsia"/>
          <w:sz w:val="28"/>
          <w:szCs w:val="28"/>
        </w:rPr>
        <w:t>(database)</w:t>
      </w:r>
      <w:r w:rsidRPr="000A4C16">
        <w:rPr>
          <w:rFonts w:ascii="Times New Roman" w:eastAsia="標楷體" w:hAnsi="Times New Roman" w:hint="eastAsia"/>
          <w:sz w:val="28"/>
          <w:szCs w:val="28"/>
        </w:rPr>
        <w:t>就是依數據結構進行組織、儲存以及管理資料的倉庫。</w:t>
      </w:r>
      <w:proofErr w:type="spellStart"/>
      <w:r w:rsidRPr="000A4C16">
        <w:rPr>
          <w:rFonts w:ascii="Times New Roman" w:eastAsia="標楷體" w:hAnsi="Times New Roman" w:hint="eastAsia"/>
          <w:sz w:val="28"/>
          <w:szCs w:val="28"/>
        </w:rPr>
        <w:t>Mysql</w:t>
      </w:r>
      <w:proofErr w:type="spellEnd"/>
      <w:customXmlInsRangeStart w:id="1255" w:author="A5206572" w:date="2019-05-11T16:07:00Z"/>
      <w:sdt>
        <w:sdtPr>
          <w:rPr>
            <w:rFonts w:ascii="Times New Roman" w:eastAsia="標楷體" w:hAnsi="Times New Roman" w:hint="eastAsia"/>
            <w:sz w:val="28"/>
            <w:szCs w:val="28"/>
          </w:rPr>
          <w:id w:val="-1910757152"/>
          <w:citation/>
        </w:sdtPr>
        <w:sdtEndPr/>
        <w:sdtContent>
          <w:customXmlInsRangeEnd w:id="1255"/>
          <w:ins w:id="1256" w:author="A5206572" w:date="2019-05-11T16:07:00Z">
            <w:r w:rsidR="00D04482">
              <w:rPr>
                <w:rFonts w:ascii="Times New Roman" w:eastAsia="標楷體" w:hAnsi="Times New Roman"/>
                <w:sz w:val="28"/>
                <w:szCs w:val="28"/>
              </w:rPr>
              <w:fldChar w:fldCharType="begin"/>
            </w:r>
            <w:r w:rsidR="00D04482">
              <w:rPr>
                <w:rFonts w:ascii="Times New Roman" w:eastAsia="標楷體" w:hAnsi="Times New Roman"/>
                <w:sz w:val="28"/>
                <w:szCs w:val="28"/>
              </w:rPr>
              <w:instrText xml:space="preserve"> </w:instrText>
            </w:r>
            <w:r w:rsidR="00D04482">
              <w:rPr>
                <w:rFonts w:ascii="Times New Roman" w:eastAsia="標楷體" w:hAnsi="Times New Roman" w:hint="eastAsia"/>
                <w:sz w:val="28"/>
                <w:szCs w:val="28"/>
              </w:rPr>
              <w:instrText>CITATION Mys \l 1028</w:instrText>
            </w:r>
            <w:r w:rsidR="00D04482">
              <w:rPr>
                <w:rFonts w:ascii="Times New Roman" w:eastAsia="標楷體" w:hAnsi="Times New Roman"/>
                <w:sz w:val="28"/>
                <w:szCs w:val="28"/>
              </w:rPr>
              <w:instrText xml:space="preserve"> </w:instrText>
            </w:r>
          </w:ins>
          <w:r w:rsidR="00D04482">
            <w:rPr>
              <w:rFonts w:ascii="Times New Roman" w:eastAsia="標楷體" w:hAnsi="Times New Roman"/>
              <w:sz w:val="28"/>
              <w:szCs w:val="28"/>
            </w:rPr>
            <w:fldChar w:fldCharType="separate"/>
          </w:r>
          <w:r w:rsidR="0007188B">
            <w:rPr>
              <w:rFonts w:ascii="Times New Roman" w:eastAsia="標楷體" w:hAnsi="Times New Roman" w:hint="eastAsia"/>
              <w:noProof/>
              <w:sz w:val="28"/>
              <w:szCs w:val="28"/>
            </w:rPr>
            <w:t xml:space="preserve"> </w:t>
          </w:r>
          <w:r w:rsidR="0007188B" w:rsidRPr="0007188B">
            <w:rPr>
              <w:rFonts w:ascii="Times New Roman" w:eastAsia="標楷體" w:hAnsi="Times New Roman"/>
              <w:noProof/>
              <w:sz w:val="28"/>
              <w:szCs w:val="28"/>
            </w:rPr>
            <w:t>[14]</w:t>
          </w:r>
          <w:ins w:id="1257" w:author="A5206572" w:date="2019-05-11T16:07:00Z">
            <w:r w:rsidR="00D04482">
              <w:rPr>
                <w:rFonts w:ascii="Times New Roman" w:eastAsia="標楷體" w:hAnsi="Times New Roman"/>
                <w:sz w:val="28"/>
                <w:szCs w:val="28"/>
              </w:rPr>
              <w:fldChar w:fldCharType="end"/>
            </w:r>
          </w:ins>
          <w:customXmlInsRangeStart w:id="1258" w:author="A5206572" w:date="2019-05-11T16:07:00Z"/>
        </w:sdtContent>
      </w:sdt>
      <w:customXmlInsRangeEnd w:id="1258"/>
      <w:r>
        <w:rPr>
          <w:rFonts w:ascii="Times New Roman" w:eastAsia="標楷體" w:hAnsi="Times New Roman" w:hint="eastAsia"/>
          <w:sz w:val="28"/>
          <w:szCs w:val="28"/>
        </w:rPr>
        <w:t>是</w:t>
      </w:r>
      <w:r w:rsidRPr="000A4C16">
        <w:rPr>
          <w:rFonts w:ascii="Times New Roman" w:eastAsia="標楷體" w:hAnsi="Times New Roman" w:hint="eastAsia"/>
          <w:sz w:val="28"/>
          <w:szCs w:val="28"/>
        </w:rPr>
        <w:t>關聯式資料庫，</w:t>
      </w:r>
      <w:r w:rsidRPr="000A4C16">
        <w:rPr>
          <w:rFonts w:ascii="Times New Roman" w:eastAsia="標楷體" w:hAnsi="Times New Roman"/>
          <w:sz w:val="28"/>
          <w:szCs w:val="28"/>
        </w:rPr>
        <w:t>由瑞典</w:t>
      </w:r>
      <w:r w:rsidRPr="000A4C16">
        <w:rPr>
          <w:rFonts w:ascii="Times New Roman" w:eastAsia="標楷體" w:hAnsi="Times New Roman"/>
          <w:sz w:val="28"/>
          <w:szCs w:val="28"/>
        </w:rPr>
        <w:t xml:space="preserve"> MySQL AB </w:t>
      </w:r>
      <w:r w:rsidRPr="000A4C16">
        <w:rPr>
          <w:rFonts w:ascii="Times New Roman" w:eastAsia="標楷體" w:hAnsi="Times New Roman" w:hint="eastAsia"/>
          <w:sz w:val="28"/>
          <w:szCs w:val="28"/>
        </w:rPr>
        <w:t>公司開發，目前屬</w:t>
      </w:r>
      <w:r w:rsidRPr="000A4C16">
        <w:rPr>
          <w:rFonts w:ascii="Times New Roman" w:eastAsia="標楷體" w:hAnsi="Times New Roman"/>
          <w:sz w:val="28"/>
          <w:szCs w:val="28"/>
        </w:rPr>
        <w:t>Oracle</w:t>
      </w:r>
      <w:r w:rsidRPr="000A4C16">
        <w:rPr>
          <w:rFonts w:ascii="Times New Roman" w:eastAsia="標楷體" w:hAnsi="Times New Roman" w:hint="eastAsia"/>
          <w:sz w:val="28"/>
          <w:szCs w:val="28"/>
        </w:rPr>
        <w:t>公司，</w:t>
      </w:r>
      <w:proofErr w:type="spellStart"/>
      <w:r>
        <w:rPr>
          <w:rFonts w:ascii="Times New Roman" w:eastAsia="標楷體" w:hAnsi="Times New Roman" w:hint="eastAsia"/>
          <w:sz w:val="28"/>
          <w:szCs w:val="28"/>
        </w:rPr>
        <w:t>Mysql</w:t>
      </w:r>
      <w:proofErr w:type="spellEnd"/>
      <w:r w:rsidRPr="000A4C16">
        <w:rPr>
          <w:rFonts w:ascii="Times New Roman" w:eastAsia="標楷體" w:hAnsi="Times New Roman" w:hint="eastAsia"/>
          <w:sz w:val="28"/>
          <w:szCs w:val="28"/>
        </w:rPr>
        <w:t>將資料有序性的保存在不同的表中，而不是無理頭的堆積在空間中，這樣便能增加</w:t>
      </w:r>
      <w:r w:rsidR="002E1D75">
        <w:rPr>
          <w:rFonts w:ascii="Times New Roman" w:eastAsia="標楷體" w:hAnsi="Times New Roman" w:hint="eastAsia"/>
          <w:sz w:val="28"/>
          <w:szCs w:val="28"/>
        </w:rPr>
        <w:t>APP</w:t>
      </w:r>
      <w:r w:rsidRPr="000A4C16">
        <w:rPr>
          <w:rFonts w:ascii="Times New Roman" w:eastAsia="標楷體" w:hAnsi="Times New Roman" w:hint="eastAsia"/>
          <w:sz w:val="28"/>
          <w:szCs w:val="28"/>
        </w:rPr>
        <w:t>速度和靈活性。</w:t>
      </w:r>
      <w:proofErr w:type="spellStart"/>
      <w:r w:rsidRPr="000A4C16">
        <w:rPr>
          <w:rFonts w:ascii="Times New Roman" w:eastAsia="標楷體" w:hAnsi="Times New Roman" w:hint="eastAsia"/>
          <w:sz w:val="28"/>
          <w:szCs w:val="28"/>
        </w:rPr>
        <w:t>Mysql</w:t>
      </w:r>
      <w:proofErr w:type="spellEnd"/>
      <w:r w:rsidRPr="000A4C16">
        <w:rPr>
          <w:rFonts w:ascii="Times New Roman" w:eastAsia="標楷體" w:hAnsi="Times New Roman"/>
          <w:sz w:val="28"/>
          <w:szCs w:val="28"/>
        </w:rPr>
        <w:t>由於效能高、成本低、可靠性好，已經成為</w:t>
      </w:r>
      <w:r w:rsidRPr="000A4C16">
        <w:rPr>
          <w:rFonts w:ascii="Times New Roman" w:eastAsia="標楷體" w:hAnsi="Times New Roman"/>
          <w:sz w:val="28"/>
          <w:szCs w:val="28"/>
        </w:rPr>
        <w:lastRenderedPageBreak/>
        <w:t>最流行的開源資料庫，因此被廣泛地應用在</w:t>
      </w:r>
      <w:hyperlink r:id="rId23" w:tooltip="Internet" w:history="1">
        <w:r w:rsidRPr="000A4C16">
          <w:rPr>
            <w:rFonts w:ascii="Times New Roman" w:eastAsia="標楷體" w:hAnsi="Times New Roman"/>
            <w:sz w:val="28"/>
            <w:szCs w:val="28"/>
          </w:rPr>
          <w:t>Internet</w:t>
        </w:r>
      </w:hyperlink>
      <w:r w:rsidRPr="000A4C16">
        <w:rPr>
          <w:rFonts w:ascii="Times New Roman" w:eastAsia="標楷體" w:hAnsi="Times New Roman"/>
          <w:sz w:val="28"/>
          <w:szCs w:val="28"/>
        </w:rPr>
        <w:t>上的中小型</w:t>
      </w:r>
      <w:hyperlink r:id="rId24" w:tooltip="網站" w:history="1">
        <w:r w:rsidRPr="000A4C16">
          <w:rPr>
            <w:rFonts w:ascii="Times New Roman" w:eastAsia="標楷體" w:hAnsi="Times New Roman"/>
            <w:sz w:val="28"/>
            <w:szCs w:val="28"/>
          </w:rPr>
          <w:t>網站</w:t>
        </w:r>
      </w:hyperlink>
      <w:r w:rsidRPr="000A4C16">
        <w:rPr>
          <w:rFonts w:ascii="Times New Roman" w:eastAsia="標楷體" w:hAnsi="Times New Roman"/>
          <w:sz w:val="28"/>
          <w:szCs w:val="28"/>
        </w:rPr>
        <w:t>中</w:t>
      </w:r>
      <w:r w:rsidRPr="000A4C16">
        <w:rPr>
          <w:rFonts w:ascii="Times New Roman" w:eastAsia="標楷體" w:hAnsi="Times New Roman" w:hint="eastAsia"/>
          <w:sz w:val="28"/>
          <w:szCs w:val="28"/>
        </w:rPr>
        <w:t>，甚至</w:t>
      </w:r>
      <w:r w:rsidRPr="000A4C16">
        <w:rPr>
          <w:rFonts w:ascii="Times New Roman" w:eastAsia="標楷體" w:hAnsi="Times New Roman"/>
          <w:sz w:val="28"/>
          <w:szCs w:val="28"/>
        </w:rPr>
        <w:t>用於更多大規模</w:t>
      </w:r>
      <w:hyperlink r:id="rId25" w:tooltip="網站" w:history="1">
        <w:r w:rsidRPr="000A4C16">
          <w:rPr>
            <w:rFonts w:ascii="Times New Roman" w:eastAsia="標楷體" w:hAnsi="Times New Roman"/>
            <w:sz w:val="28"/>
            <w:szCs w:val="28"/>
          </w:rPr>
          <w:t>網站</w:t>
        </w:r>
      </w:hyperlink>
      <w:r w:rsidRPr="000A4C16">
        <w:rPr>
          <w:rFonts w:ascii="Times New Roman" w:eastAsia="標楷體" w:hAnsi="Times New Roman"/>
          <w:sz w:val="28"/>
          <w:szCs w:val="28"/>
        </w:rPr>
        <w:t>和應用</w:t>
      </w:r>
      <w:r w:rsidRPr="000A4C16">
        <w:rPr>
          <w:rFonts w:ascii="Times New Roman" w:eastAsia="標楷體" w:hAnsi="Times New Roman" w:hint="eastAsia"/>
          <w:sz w:val="28"/>
          <w:szCs w:val="28"/>
        </w:rPr>
        <w:t>。</w:t>
      </w:r>
    </w:p>
    <w:p w:rsidR="00126CDA" w:rsidRDefault="00126CDA">
      <w:pPr>
        <w:pStyle w:val="af7"/>
        <w:pPrChange w:id="1259" w:author="A5206572" w:date="2019-05-10T21:22:00Z">
          <w:pPr>
            <w:widowControl/>
            <w:ind w:left="480" w:hangingChars="200" w:hanging="480"/>
            <w:jc w:val="both"/>
          </w:pPr>
        </w:pPrChange>
      </w:pPr>
      <w:r>
        <w:rPr>
          <w:rFonts w:hint="eastAsia"/>
        </w:rPr>
        <w:t xml:space="preserve">(2) </w:t>
      </w:r>
      <w:r w:rsidRPr="00126CDA">
        <w:t>SQLite</w:t>
      </w:r>
    </w:p>
    <w:p w:rsidR="00C30445" w:rsidRDefault="00126CDA" w:rsidP="00126CDA">
      <w:pPr>
        <w:spacing w:after="120" w:line="480" w:lineRule="exact"/>
        <w:ind w:leftChars="250" w:left="600" w:firstLineChars="200" w:firstLine="560"/>
        <w:jc w:val="both"/>
        <w:rPr>
          <w:rFonts w:ascii="Times New Roman" w:eastAsia="標楷體" w:hAnsi="Times New Roman"/>
          <w:sz w:val="28"/>
          <w:szCs w:val="28"/>
          <w:lang w:eastAsia="zh-CN"/>
        </w:rPr>
      </w:pPr>
      <w:r w:rsidRPr="00126CDA">
        <w:rPr>
          <w:rFonts w:ascii="Times New Roman" w:eastAsia="標楷體" w:hAnsi="Times New Roman" w:hint="eastAsia"/>
          <w:sz w:val="28"/>
          <w:szCs w:val="28"/>
        </w:rPr>
        <w:t>SQLite</w:t>
      </w:r>
      <w:customXmlInsRangeStart w:id="1260" w:author="A5206572" w:date="2019-05-11T16:08:00Z"/>
      <w:sdt>
        <w:sdtPr>
          <w:rPr>
            <w:rFonts w:ascii="Times New Roman" w:eastAsia="標楷體" w:hAnsi="Times New Roman" w:hint="eastAsia"/>
            <w:sz w:val="28"/>
            <w:szCs w:val="28"/>
          </w:rPr>
          <w:id w:val="1744750898"/>
          <w:citation/>
        </w:sdtPr>
        <w:sdtEndPr/>
        <w:sdtContent>
          <w:customXmlInsRangeEnd w:id="1260"/>
          <w:ins w:id="1261" w:author="A5206572" w:date="2019-05-11T16:08:00Z">
            <w:r w:rsidR="00D04482">
              <w:rPr>
                <w:rFonts w:ascii="Times New Roman" w:eastAsia="標楷體" w:hAnsi="Times New Roman"/>
                <w:sz w:val="28"/>
                <w:szCs w:val="28"/>
              </w:rPr>
              <w:fldChar w:fldCharType="begin"/>
            </w:r>
            <w:r w:rsidR="00D04482">
              <w:rPr>
                <w:rFonts w:ascii="Times New Roman" w:eastAsia="標楷體" w:hAnsi="Times New Roman"/>
                <w:sz w:val="28"/>
                <w:szCs w:val="28"/>
              </w:rPr>
              <w:instrText xml:space="preserve"> </w:instrText>
            </w:r>
            <w:r w:rsidR="00D04482">
              <w:rPr>
                <w:rFonts w:ascii="Times New Roman" w:eastAsia="標楷體" w:hAnsi="Times New Roman" w:hint="eastAsia"/>
                <w:sz w:val="28"/>
                <w:szCs w:val="28"/>
              </w:rPr>
              <w:instrText>CITATION sql \l 1028</w:instrText>
            </w:r>
            <w:r w:rsidR="00D04482">
              <w:rPr>
                <w:rFonts w:ascii="Times New Roman" w:eastAsia="標楷體" w:hAnsi="Times New Roman"/>
                <w:sz w:val="28"/>
                <w:szCs w:val="28"/>
              </w:rPr>
              <w:instrText xml:space="preserve"> </w:instrText>
            </w:r>
          </w:ins>
          <w:r w:rsidR="00D04482">
            <w:rPr>
              <w:rFonts w:ascii="Times New Roman" w:eastAsia="標楷體" w:hAnsi="Times New Roman"/>
              <w:sz w:val="28"/>
              <w:szCs w:val="28"/>
            </w:rPr>
            <w:fldChar w:fldCharType="separate"/>
          </w:r>
          <w:r w:rsidR="0007188B">
            <w:rPr>
              <w:rFonts w:ascii="Times New Roman" w:eastAsia="標楷體" w:hAnsi="Times New Roman" w:hint="eastAsia"/>
              <w:noProof/>
              <w:sz w:val="28"/>
              <w:szCs w:val="28"/>
            </w:rPr>
            <w:t xml:space="preserve"> </w:t>
          </w:r>
          <w:r w:rsidR="0007188B" w:rsidRPr="0007188B">
            <w:rPr>
              <w:rFonts w:ascii="Times New Roman" w:eastAsia="標楷體" w:hAnsi="Times New Roman"/>
              <w:noProof/>
              <w:sz w:val="28"/>
              <w:szCs w:val="28"/>
            </w:rPr>
            <w:t>[15]</w:t>
          </w:r>
          <w:ins w:id="1262" w:author="A5206572" w:date="2019-05-11T16:08:00Z">
            <w:r w:rsidR="00D04482">
              <w:rPr>
                <w:rFonts w:ascii="Times New Roman" w:eastAsia="標楷體" w:hAnsi="Times New Roman"/>
                <w:sz w:val="28"/>
                <w:szCs w:val="28"/>
              </w:rPr>
              <w:fldChar w:fldCharType="end"/>
            </w:r>
          </w:ins>
          <w:customXmlInsRangeStart w:id="1263" w:author="A5206572" w:date="2019-05-11T16:08:00Z"/>
        </w:sdtContent>
      </w:sdt>
      <w:customXmlInsRangeEnd w:id="1263"/>
      <w:r w:rsidRPr="00126CDA">
        <w:rPr>
          <w:rFonts w:ascii="Times New Roman" w:eastAsia="標楷體" w:hAnsi="Times New Roman" w:hint="eastAsia"/>
          <w:sz w:val="28"/>
          <w:szCs w:val="28"/>
        </w:rPr>
        <w:t>是關聯式資料庫，</w:t>
      </w:r>
      <w:r w:rsidR="00AF7B94" w:rsidRPr="00126CDA">
        <w:rPr>
          <w:rFonts w:ascii="Times New Roman" w:eastAsia="標楷體" w:hAnsi="Times New Roman" w:hint="eastAsia"/>
          <w:sz w:val="28"/>
          <w:szCs w:val="28"/>
        </w:rPr>
        <w:t>它不同於以往的資料庫是一個用戶端連接</w:t>
      </w:r>
      <w:r w:rsidR="00AF7B94">
        <w:rPr>
          <w:rFonts w:ascii="Times New Roman" w:eastAsia="標楷體" w:hAnsi="Times New Roman" w:hint="eastAsia"/>
          <w:sz w:val="28"/>
          <w:szCs w:val="28"/>
        </w:rPr>
        <w:t>伺</w:t>
      </w:r>
      <w:r w:rsidR="00AF7B94" w:rsidRPr="00126CDA">
        <w:rPr>
          <w:rFonts w:ascii="Times New Roman" w:eastAsia="標楷體" w:hAnsi="Times New Roman" w:hint="eastAsia"/>
          <w:sz w:val="28"/>
          <w:szCs w:val="28"/>
        </w:rPr>
        <w:t>服器的架構</w:t>
      </w:r>
      <w:r w:rsidRPr="00126CDA">
        <w:rPr>
          <w:rFonts w:ascii="Times New Roman" w:eastAsia="標楷體" w:hAnsi="Times New Roman" w:hint="eastAsia"/>
          <w:sz w:val="28"/>
          <w:szCs w:val="28"/>
        </w:rPr>
        <w:t>，而是被整合在用戶的程式中。應用程式藉由程式語言中的</w:t>
      </w:r>
      <w:r w:rsidRPr="00126CDA">
        <w:rPr>
          <w:rFonts w:ascii="Times New Roman" w:eastAsia="標楷體" w:hAnsi="Times New Roman" w:hint="eastAsia"/>
          <w:sz w:val="28"/>
          <w:szCs w:val="28"/>
        </w:rPr>
        <w:t>API</w:t>
      </w:r>
      <w:r w:rsidRPr="00126CDA">
        <w:rPr>
          <w:rFonts w:ascii="Times New Roman" w:eastAsia="標楷體" w:hAnsi="Times New Roman" w:hint="eastAsia"/>
          <w:sz w:val="28"/>
          <w:szCs w:val="28"/>
        </w:rPr>
        <w:t>呼叫</w:t>
      </w:r>
      <w:r w:rsidRPr="00126CDA">
        <w:rPr>
          <w:rFonts w:ascii="Times New Roman" w:eastAsia="標楷體" w:hAnsi="Times New Roman" w:hint="eastAsia"/>
          <w:sz w:val="28"/>
          <w:szCs w:val="28"/>
        </w:rPr>
        <w:t>SQLite</w:t>
      </w:r>
      <w:r w:rsidRPr="00126CDA">
        <w:rPr>
          <w:rFonts w:ascii="Times New Roman" w:eastAsia="標楷體" w:hAnsi="Times New Roman" w:hint="eastAsia"/>
          <w:sz w:val="28"/>
          <w:szCs w:val="28"/>
        </w:rPr>
        <w:t>的功能，這樣可以減少資料庫存取延遲，</w:t>
      </w:r>
      <w:r w:rsidRPr="00126CDA">
        <w:rPr>
          <w:rFonts w:ascii="Times New Roman" w:eastAsia="標楷體" w:hAnsi="Times New Roman" w:hint="eastAsia"/>
          <w:sz w:val="28"/>
          <w:szCs w:val="28"/>
        </w:rPr>
        <w:t>SQLite</w:t>
      </w:r>
      <w:r w:rsidRPr="00126CDA">
        <w:rPr>
          <w:rFonts w:ascii="Times New Roman" w:eastAsia="標楷體" w:hAnsi="Times New Roman" w:hint="eastAsia"/>
          <w:sz w:val="28"/>
          <w:szCs w:val="28"/>
        </w:rPr>
        <w:t>將整個資料庫，包括定義、表、索引以及資料本身，作為一個單獨的、可跨平台使用的檔案儲存在主機中。它採用了在寫入資料時將整個資料庫檔案加鎖的簡單設計。實現了自給自足的、無伺服器的、零配置的、事務性的</w:t>
      </w:r>
      <w:r w:rsidRPr="00126CDA">
        <w:rPr>
          <w:rFonts w:ascii="Times New Roman" w:eastAsia="標楷體" w:hAnsi="Times New Roman" w:hint="eastAsia"/>
          <w:sz w:val="28"/>
          <w:szCs w:val="28"/>
        </w:rPr>
        <w:t xml:space="preserve"> SQL </w:t>
      </w:r>
      <w:r w:rsidRPr="00126CDA">
        <w:rPr>
          <w:rFonts w:ascii="Times New Roman" w:eastAsia="標楷體" w:hAnsi="Times New Roman" w:hint="eastAsia"/>
          <w:sz w:val="28"/>
          <w:szCs w:val="28"/>
        </w:rPr>
        <w:t>資料庫引擎。因此我們便能利用</w:t>
      </w:r>
      <w:r w:rsidRPr="00126CDA">
        <w:rPr>
          <w:rFonts w:ascii="Times New Roman" w:eastAsia="標楷體" w:hAnsi="Times New Roman" w:hint="eastAsia"/>
          <w:sz w:val="28"/>
          <w:szCs w:val="28"/>
        </w:rPr>
        <w:t>SQLite</w:t>
      </w:r>
      <w:r w:rsidRPr="00126CDA">
        <w:rPr>
          <w:rFonts w:ascii="Times New Roman" w:eastAsia="標楷體" w:hAnsi="Times New Roman" w:hint="eastAsia"/>
          <w:sz w:val="28"/>
          <w:szCs w:val="28"/>
        </w:rPr>
        <w:t>的特性做出</w:t>
      </w:r>
      <w:proofErr w:type="gramStart"/>
      <w:r w:rsidRPr="00126CDA">
        <w:rPr>
          <w:rFonts w:ascii="Times New Roman" w:eastAsia="標楷體" w:hAnsi="Times New Roman" w:hint="eastAsia"/>
          <w:sz w:val="28"/>
          <w:szCs w:val="28"/>
        </w:rPr>
        <w:t>離線版的</w:t>
      </w:r>
      <w:proofErr w:type="gramEnd"/>
      <w:r w:rsidRPr="00126CDA">
        <w:rPr>
          <w:rFonts w:ascii="Times New Roman" w:eastAsia="標楷體" w:hAnsi="Times New Roman" w:hint="eastAsia"/>
          <w:sz w:val="28"/>
          <w:szCs w:val="28"/>
        </w:rPr>
        <w:t>錯誤筆記，讓使用者就算在沒有網路的情況下也能使用</w:t>
      </w:r>
      <w:r w:rsidR="002E1D75">
        <w:rPr>
          <w:rFonts w:ascii="Times New Roman" w:eastAsia="標楷體" w:hAnsi="Times New Roman" w:hint="eastAsia"/>
          <w:sz w:val="28"/>
          <w:szCs w:val="28"/>
        </w:rPr>
        <w:t>APP</w:t>
      </w:r>
      <w:r w:rsidRPr="00126CDA">
        <w:rPr>
          <w:rFonts w:ascii="Times New Roman" w:eastAsia="標楷體" w:hAnsi="Times New Roman" w:hint="eastAsia"/>
          <w:sz w:val="28"/>
          <w:szCs w:val="28"/>
        </w:rPr>
        <w:t>。</w:t>
      </w:r>
    </w:p>
    <w:p w:rsidR="00E6674E" w:rsidRDefault="00E6674E">
      <w:pPr>
        <w:pStyle w:val="af7"/>
        <w:pPrChange w:id="1264" w:author="A5206572" w:date="2019-05-10T21:23:00Z">
          <w:pPr>
            <w:widowControl/>
            <w:ind w:left="480" w:hangingChars="200" w:hanging="480"/>
            <w:jc w:val="both"/>
          </w:pPr>
        </w:pPrChange>
      </w:pPr>
      <w:r>
        <w:rPr>
          <w:rFonts w:hint="eastAsia"/>
        </w:rPr>
        <w:t xml:space="preserve">(3) </w:t>
      </w:r>
      <w:r w:rsidRPr="00E6674E">
        <w:t>ER</w:t>
      </w:r>
      <w:r>
        <w:rPr>
          <w:rFonts w:hint="eastAsia"/>
        </w:rPr>
        <w:t xml:space="preserve"> M</w:t>
      </w:r>
      <w:r w:rsidRPr="00E6674E">
        <w:t>odel</w:t>
      </w:r>
    </w:p>
    <w:p w:rsidR="001D3DD4" w:rsidRDefault="00CA5D16" w:rsidP="001D3DD4">
      <w:pPr>
        <w:spacing w:after="120" w:line="480" w:lineRule="exact"/>
        <w:ind w:leftChars="250" w:left="600" w:firstLineChars="200" w:firstLine="560"/>
        <w:jc w:val="both"/>
        <w:rPr>
          <w:rFonts w:ascii="Times New Roman" w:eastAsia="標楷體" w:hAnsi="Times New Roman"/>
          <w:sz w:val="28"/>
          <w:szCs w:val="28"/>
        </w:rPr>
      </w:pPr>
      <w:r w:rsidRPr="000A4C16">
        <w:rPr>
          <w:rFonts w:ascii="Times New Roman" w:eastAsia="標楷體" w:hAnsi="Times New Roman" w:hint="eastAsia"/>
          <w:noProof/>
          <w:sz w:val="28"/>
          <w:szCs w:val="28"/>
        </w:rPr>
        <w:drawing>
          <wp:anchor distT="0" distB="0" distL="114300" distR="114300" simplePos="0" relativeHeight="251669504" behindDoc="1" locked="0" layoutInCell="1" allowOverlap="1" wp14:anchorId="3E2630D6">
            <wp:simplePos x="0" y="0"/>
            <wp:positionH relativeFrom="margin">
              <wp:posOffset>74682</wp:posOffset>
            </wp:positionH>
            <wp:positionV relativeFrom="margin">
              <wp:posOffset>5827395</wp:posOffset>
            </wp:positionV>
            <wp:extent cx="5269865" cy="2058670"/>
            <wp:effectExtent l="0" t="0" r="6985" b="0"/>
            <wp:wrapSquare wrapText="bothSides"/>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擷取.JPG"/>
                    <pic:cNvPicPr/>
                  </pic:nvPicPr>
                  <pic:blipFill rotWithShape="1">
                    <a:blip r:embed="rId26">
                      <a:extLst>
                        <a:ext uri="{28A0092B-C50C-407E-A947-70E740481C1C}">
                          <a14:useLocalDpi xmlns:a14="http://schemas.microsoft.com/office/drawing/2010/main" val="0"/>
                        </a:ext>
                      </a:extLst>
                    </a:blip>
                    <a:srcRect t="6811" b="13014"/>
                    <a:stretch/>
                  </pic:blipFill>
                  <pic:spPr bwMode="auto">
                    <a:xfrm>
                      <a:off x="0" y="0"/>
                      <a:ext cx="5269865" cy="2058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E1D75">
        <w:rPr>
          <w:rFonts w:ascii="Times New Roman" w:eastAsia="標楷體" w:hAnsi="Times New Roman" w:hint="eastAsia"/>
          <w:sz w:val="28"/>
          <w:szCs w:val="28"/>
        </w:rPr>
        <w:t>如圖</w:t>
      </w:r>
      <w:r w:rsidR="002E1D75">
        <w:rPr>
          <w:rFonts w:ascii="Times New Roman" w:eastAsia="標楷體" w:hAnsi="Times New Roman" w:hint="eastAsia"/>
          <w:sz w:val="28"/>
          <w:szCs w:val="28"/>
        </w:rPr>
        <w:t>3.7</w:t>
      </w:r>
      <w:r w:rsidR="002E1D75">
        <w:rPr>
          <w:rFonts w:ascii="Times New Roman" w:eastAsia="標楷體" w:hAnsi="Times New Roman" w:hint="eastAsia"/>
          <w:sz w:val="28"/>
          <w:szCs w:val="28"/>
        </w:rPr>
        <w:t>，</w:t>
      </w:r>
      <w:r w:rsidR="001D3DD4" w:rsidRPr="005A0341">
        <w:rPr>
          <w:rFonts w:ascii="Times New Roman" w:eastAsia="標楷體" w:hAnsi="Times New Roman" w:hint="eastAsia"/>
          <w:sz w:val="28"/>
          <w:szCs w:val="28"/>
        </w:rPr>
        <w:t>這裡我們設立了一個表格存入使用者的姓名、帳號和密碼，每位使用者都會給予他一個「使用者編號」作為主鍵。另外一格表格能夠記錄筆記標題、內容和圖片，還能賦予筆記標籤，「標籤」欄位</w:t>
      </w:r>
      <w:proofErr w:type="gramStart"/>
      <w:r w:rsidR="001D3DD4" w:rsidRPr="005A0341">
        <w:rPr>
          <w:rFonts w:ascii="Times New Roman" w:eastAsia="標楷體" w:hAnsi="Times New Roman" w:hint="eastAsia"/>
          <w:sz w:val="28"/>
          <w:szCs w:val="28"/>
        </w:rPr>
        <w:t>有多值屬性</w:t>
      </w:r>
      <w:proofErr w:type="gramEnd"/>
      <w:r w:rsidR="001D3DD4" w:rsidRPr="005A0341">
        <w:rPr>
          <w:rFonts w:ascii="Times New Roman" w:eastAsia="標楷體" w:hAnsi="Times New Roman" w:hint="eastAsia"/>
          <w:sz w:val="28"/>
          <w:szCs w:val="28"/>
        </w:rPr>
        <w:t>，例如</w:t>
      </w:r>
      <w:r w:rsidR="007C7B30">
        <w:rPr>
          <w:rFonts w:ascii="Times New Roman" w:eastAsia="標楷體" w:hAnsi="Times New Roman" w:hint="eastAsia"/>
          <w:sz w:val="28"/>
          <w:szCs w:val="28"/>
        </w:rPr>
        <w:t>：</w:t>
      </w:r>
      <w:r w:rsidR="001D3DD4" w:rsidRPr="005A0341">
        <w:rPr>
          <w:rFonts w:ascii="Times New Roman" w:eastAsia="標楷體" w:hAnsi="Times New Roman" w:hint="eastAsia"/>
          <w:sz w:val="28"/>
          <w:szCs w:val="28"/>
        </w:rPr>
        <w:t>翰林數學高一下第二課，他的標籤便為「翰林」、「數學」、「高一下」、「第二課」，每一則筆記也會給予「編號」作為主鍵使用，外來鍵則是「使用者編號」。</w:t>
      </w:r>
    </w:p>
    <w:p w:rsidR="007953CB" w:rsidRDefault="007953CB">
      <w:pPr>
        <w:pStyle w:val="aff0"/>
        <w:pPrChange w:id="1265" w:author="A5206572" w:date="2019-05-10T21:52:00Z">
          <w:pPr>
            <w:widowControl/>
            <w:spacing w:beforeLines="100" w:before="360"/>
            <w:jc w:val="center"/>
          </w:pPr>
        </w:pPrChange>
      </w:pPr>
      <w:bookmarkStart w:id="1266" w:name="_Toc8422233"/>
      <w:r w:rsidRPr="00BB36D0">
        <w:rPr>
          <w:rFonts w:hint="eastAsia"/>
        </w:rPr>
        <w:t>圖</w:t>
      </w:r>
      <w:r w:rsidRPr="00BB36D0">
        <w:rPr>
          <w:rFonts w:hint="eastAsia"/>
        </w:rPr>
        <w:t>3</w:t>
      </w:r>
      <w:r>
        <w:t>.</w:t>
      </w:r>
      <w:ins w:id="1267" w:author="A5206572" w:date="2019-05-07T22:39:00Z">
        <w:r w:rsidR="007B4ED4">
          <w:rPr>
            <w:rFonts w:hint="eastAsia"/>
          </w:rPr>
          <w:t>9</w:t>
        </w:r>
      </w:ins>
      <w:del w:id="1268" w:author="A5206572" w:date="2019-05-07T22:39:00Z">
        <w:r w:rsidDel="007B4ED4">
          <w:rPr>
            <w:rFonts w:hint="eastAsia"/>
          </w:rPr>
          <w:delText>7</w:delText>
        </w:r>
      </w:del>
      <w:r w:rsidRPr="00BB36D0">
        <w:rPr>
          <w:rFonts w:hint="eastAsia"/>
        </w:rPr>
        <w:t xml:space="preserve"> </w:t>
      </w:r>
      <w:r w:rsidRPr="007953CB">
        <w:t>ER Model</w:t>
      </w:r>
      <w:bookmarkEnd w:id="1266"/>
    </w:p>
    <w:p w:rsidR="0096550E" w:rsidRDefault="0096550E">
      <w:pPr>
        <w:pStyle w:val="af3"/>
        <w:pPrChange w:id="1269" w:author="A5206572" w:date="2019-05-10T21:18:00Z">
          <w:pPr>
            <w:widowControl/>
            <w:spacing w:afterLines="50" w:after="180"/>
            <w:ind w:left="480" w:hangingChars="200" w:hanging="480"/>
            <w:jc w:val="both"/>
          </w:pPr>
        </w:pPrChange>
      </w:pPr>
      <w:bookmarkStart w:id="1270" w:name="_Toc8484186"/>
      <w:r w:rsidRPr="00147E6A">
        <w:rPr>
          <w:rFonts w:hint="eastAsia"/>
        </w:rPr>
        <w:lastRenderedPageBreak/>
        <w:t>3.</w:t>
      </w:r>
      <w:r>
        <w:rPr>
          <w:rFonts w:hint="eastAsia"/>
        </w:rPr>
        <w:t>3</w:t>
      </w:r>
      <w:r w:rsidRPr="00147E6A">
        <w:rPr>
          <w:rFonts w:hint="eastAsia"/>
        </w:rPr>
        <w:t xml:space="preserve"> </w:t>
      </w:r>
      <w:r>
        <w:rPr>
          <w:rFonts w:hint="eastAsia"/>
        </w:rPr>
        <w:t>系統功能與架構</w:t>
      </w:r>
      <w:bookmarkEnd w:id="1270"/>
    </w:p>
    <w:p w:rsidR="0096550E" w:rsidRDefault="0096550E">
      <w:pPr>
        <w:pStyle w:val="af5"/>
        <w:pPrChange w:id="1271" w:author="A5206572" w:date="2019-05-10T21:20:00Z">
          <w:pPr>
            <w:widowControl/>
            <w:spacing w:beforeLines="100" w:before="360" w:afterLines="50" w:after="180"/>
            <w:ind w:left="720" w:hangingChars="300" w:hanging="720"/>
            <w:jc w:val="both"/>
          </w:pPr>
        </w:pPrChange>
      </w:pPr>
      <w:bookmarkStart w:id="1272" w:name="_Toc8484187"/>
      <w:r w:rsidRPr="00CE5ABC">
        <w:rPr>
          <w:rFonts w:hint="eastAsia"/>
        </w:rPr>
        <w:t>3.</w:t>
      </w:r>
      <w:r>
        <w:rPr>
          <w:rFonts w:hint="eastAsia"/>
        </w:rPr>
        <w:t>3</w:t>
      </w:r>
      <w:r w:rsidRPr="00CE5ABC">
        <w:rPr>
          <w:rFonts w:hint="eastAsia"/>
        </w:rPr>
        <w:t>.</w:t>
      </w:r>
      <w:r>
        <w:rPr>
          <w:rFonts w:hint="eastAsia"/>
        </w:rPr>
        <w:t>1</w:t>
      </w:r>
      <w:r w:rsidRPr="0038420A">
        <w:rPr>
          <w:rFonts w:hint="eastAsia"/>
        </w:rPr>
        <w:t xml:space="preserve"> </w:t>
      </w:r>
      <w:r>
        <w:rPr>
          <w:rFonts w:hint="eastAsia"/>
        </w:rPr>
        <w:t>系統功能</w:t>
      </w:r>
      <w:bookmarkEnd w:id="1272"/>
    </w:p>
    <w:p w:rsidR="006E3D13" w:rsidRDefault="006E3D13" w:rsidP="006E3D13">
      <w:pPr>
        <w:widowControl/>
        <w:spacing w:after="120" w:line="480" w:lineRule="exact"/>
        <w:ind w:firstLineChars="200" w:firstLine="560"/>
        <w:jc w:val="both"/>
        <w:rPr>
          <w:rFonts w:ascii="Times New Roman" w:eastAsia="標楷體" w:hAnsi="Times New Roman" w:cs="Times New Roman"/>
          <w:sz w:val="28"/>
          <w:szCs w:val="28"/>
        </w:rPr>
      </w:pPr>
      <w:r w:rsidRPr="006E3D13">
        <w:rPr>
          <w:rFonts w:ascii="Times New Roman" w:eastAsia="標楷體" w:hAnsi="Times New Roman" w:cs="Times New Roman" w:hint="eastAsia"/>
          <w:sz w:val="28"/>
          <w:szCs w:val="28"/>
        </w:rPr>
        <w:t>系統功能</w:t>
      </w:r>
      <w:r>
        <w:rPr>
          <w:rFonts w:ascii="Times New Roman" w:eastAsia="標楷體" w:hAnsi="Times New Roman" w:cs="Times New Roman" w:hint="eastAsia"/>
          <w:sz w:val="28"/>
          <w:szCs w:val="28"/>
        </w:rPr>
        <w:t>目前我們大致分為四個方面：筆記編輯、圖片編輯、匯入、匯出，如圖</w:t>
      </w:r>
      <w:r>
        <w:rPr>
          <w:rFonts w:ascii="Times New Roman" w:eastAsia="標楷體" w:hAnsi="Times New Roman" w:cs="Times New Roman" w:hint="eastAsia"/>
          <w:sz w:val="28"/>
          <w:szCs w:val="28"/>
        </w:rPr>
        <w:t>3.8</w:t>
      </w:r>
      <w:r>
        <w:rPr>
          <w:rFonts w:ascii="Times New Roman" w:eastAsia="標楷體" w:hAnsi="Times New Roman" w:cs="Times New Roman" w:hint="eastAsia"/>
          <w:sz w:val="28"/>
          <w:szCs w:val="28"/>
        </w:rPr>
        <w:t>。</w:t>
      </w:r>
    </w:p>
    <w:p w:rsidR="006E3D13" w:rsidRDefault="006E3D13">
      <w:pPr>
        <w:pStyle w:val="af7"/>
        <w:pPrChange w:id="1273" w:author="A5206572" w:date="2019-05-10T21:23:00Z">
          <w:pPr>
            <w:widowControl/>
            <w:ind w:left="480" w:hangingChars="200" w:hanging="480"/>
            <w:jc w:val="both"/>
          </w:pPr>
        </w:pPrChange>
      </w:pPr>
      <w:r>
        <w:rPr>
          <w:rFonts w:hint="eastAsia"/>
        </w:rPr>
        <w:t xml:space="preserve">(1) </w:t>
      </w:r>
      <w:r>
        <w:rPr>
          <w:rFonts w:hint="eastAsia"/>
        </w:rPr>
        <w:t>筆記編輯</w:t>
      </w:r>
    </w:p>
    <w:p w:rsidR="00C66524" w:rsidRDefault="00C66524" w:rsidP="00C66524">
      <w:pPr>
        <w:spacing w:after="120" w:line="480" w:lineRule="exact"/>
        <w:ind w:leftChars="250" w:left="600" w:firstLineChars="200" w:firstLine="560"/>
        <w:jc w:val="both"/>
        <w:rPr>
          <w:rFonts w:ascii="Times New Roman" w:eastAsia="標楷體" w:hAnsi="Times New Roman"/>
          <w:sz w:val="28"/>
          <w:szCs w:val="28"/>
        </w:rPr>
      </w:pPr>
      <w:r>
        <w:rPr>
          <w:rFonts w:ascii="Times New Roman" w:eastAsia="標楷體" w:hAnsi="Times New Roman" w:hint="eastAsia"/>
          <w:sz w:val="28"/>
          <w:szCs w:val="28"/>
        </w:rPr>
        <w:t>筆記編輯中將再細分為三項：分科目章節、文字編輯、區分題目與答案，以達到我們錯誤筆記本的理念與目標</w:t>
      </w:r>
      <w:r w:rsidR="007F180F">
        <w:rPr>
          <w:rFonts w:ascii="Times New Roman" w:eastAsia="標楷體" w:hAnsi="Times New Roman" w:hint="eastAsia"/>
          <w:sz w:val="28"/>
          <w:szCs w:val="28"/>
        </w:rPr>
        <w:t>。</w:t>
      </w:r>
    </w:p>
    <w:p w:rsidR="007F180F" w:rsidRDefault="007F180F">
      <w:pPr>
        <w:pStyle w:val="af7"/>
        <w:pPrChange w:id="1274" w:author="A5206572" w:date="2019-05-10T21:23:00Z">
          <w:pPr>
            <w:widowControl/>
            <w:ind w:left="480" w:hangingChars="200" w:hanging="480"/>
            <w:jc w:val="both"/>
          </w:pPr>
        </w:pPrChange>
      </w:pPr>
      <w:r>
        <w:rPr>
          <w:rFonts w:hint="eastAsia"/>
        </w:rPr>
        <w:t xml:space="preserve">(2) </w:t>
      </w:r>
      <w:r>
        <w:rPr>
          <w:rFonts w:hint="eastAsia"/>
        </w:rPr>
        <w:t>圖片編輯</w:t>
      </w:r>
    </w:p>
    <w:p w:rsidR="007F180F" w:rsidRDefault="007F180F" w:rsidP="007F180F">
      <w:pPr>
        <w:spacing w:after="120" w:line="480" w:lineRule="exact"/>
        <w:ind w:leftChars="250" w:left="600" w:firstLineChars="200" w:firstLine="560"/>
        <w:jc w:val="both"/>
        <w:rPr>
          <w:rFonts w:ascii="Times New Roman" w:eastAsia="標楷體" w:hAnsi="Times New Roman"/>
          <w:sz w:val="28"/>
          <w:szCs w:val="28"/>
        </w:rPr>
      </w:pPr>
      <w:r>
        <w:rPr>
          <w:rFonts w:ascii="Times New Roman" w:eastAsia="標楷體" w:hAnsi="Times New Roman" w:hint="eastAsia"/>
          <w:sz w:val="28"/>
          <w:szCs w:val="28"/>
        </w:rPr>
        <w:t>圖片編輯中將再細分為兩項：擷取題目、遮住答案，因為我們錯誤筆記本最重要就是能夠透過圖片的編輯</w:t>
      </w:r>
      <w:r w:rsidR="00124D98">
        <w:rPr>
          <w:rFonts w:ascii="Times New Roman" w:eastAsia="標楷體" w:hAnsi="Times New Roman" w:hint="eastAsia"/>
          <w:sz w:val="28"/>
          <w:szCs w:val="28"/>
        </w:rPr>
        <w:t>將題目與答案分離，方便使用者重複練習</w:t>
      </w:r>
      <w:r w:rsidR="00023E44">
        <w:rPr>
          <w:rFonts w:ascii="Times New Roman" w:eastAsia="標楷體" w:hAnsi="Times New Roman" w:hint="eastAsia"/>
          <w:sz w:val="28"/>
          <w:szCs w:val="28"/>
        </w:rPr>
        <w:t>，提升學習效果。</w:t>
      </w:r>
    </w:p>
    <w:p w:rsidR="00023E44" w:rsidRDefault="00023E44">
      <w:pPr>
        <w:pStyle w:val="af7"/>
        <w:pPrChange w:id="1275" w:author="A5206572" w:date="2019-05-10T21:23:00Z">
          <w:pPr>
            <w:widowControl/>
            <w:ind w:left="480" w:hangingChars="200" w:hanging="480"/>
            <w:jc w:val="both"/>
          </w:pPr>
        </w:pPrChange>
      </w:pPr>
      <w:r>
        <w:rPr>
          <w:rFonts w:hint="eastAsia"/>
        </w:rPr>
        <w:t xml:space="preserve">(3) </w:t>
      </w:r>
      <w:r>
        <w:rPr>
          <w:rFonts w:hint="eastAsia"/>
        </w:rPr>
        <w:t>匯入</w:t>
      </w:r>
    </w:p>
    <w:p w:rsidR="00023E44" w:rsidRDefault="00023E44" w:rsidP="001550B5">
      <w:pPr>
        <w:spacing w:after="120" w:line="480" w:lineRule="exact"/>
        <w:ind w:leftChars="250" w:left="600" w:firstLineChars="200" w:firstLine="560"/>
        <w:jc w:val="both"/>
        <w:rPr>
          <w:rFonts w:ascii="Times New Roman" w:eastAsia="標楷體" w:hAnsi="Times New Roman"/>
          <w:sz w:val="28"/>
          <w:szCs w:val="28"/>
        </w:rPr>
      </w:pPr>
      <w:r>
        <w:rPr>
          <w:rFonts w:ascii="Times New Roman" w:eastAsia="標楷體" w:hAnsi="Times New Roman" w:hint="eastAsia"/>
          <w:sz w:val="28"/>
          <w:szCs w:val="28"/>
        </w:rPr>
        <w:t>其中再細分為三項：開鏡頭拍</w:t>
      </w:r>
      <w:r w:rsidR="00900BFA">
        <w:rPr>
          <w:rFonts w:ascii="Times New Roman" w:eastAsia="標楷體" w:hAnsi="Times New Roman" w:hint="eastAsia"/>
          <w:sz w:val="28"/>
          <w:szCs w:val="28"/>
        </w:rPr>
        <w:t>攝</w:t>
      </w:r>
      <w:r>
        <w:rPr>
          <w:rFonts w:ascii="Times New Roman" w:eastAsia="標楷體" w:hAnsi="Times New Roman" w:hint="eastAsia"/>
          <w:sz w:val="28"/>
          <w:szCs w:val="28"/>
        </w:rPr>
        <w:t>題目、選擇原有照片</w:t>
      </w:r>
      <w:r w:rsidR="001550B5">
        <w:rPr>
          <w:rFonts w:ascii="Times New Roman" w:eastAsia="標楷體" w:hAnsi="Times New Roman" w:hint="eastAsia"/>
          <w:sz w:val="28"/>
          <w:szCs w:val="28"/>
        </w:rPr>
        <w:t>進行圖片處理、擷取網頁，使用者可以透過開啟手機內建鏡頭拍攝題目或使用原有已拍攝的照片皆可進行圖片的編輯</w:t>
      </w:r>
      <w:r w:rsidR="00614867">
        <w:rPr>
          <w:rFonts w:ascii="Times New Roman" w:eastAsia="標楷體" w:hAnsi="Times New Roman" w:hint="eastAsia"/>
          <w:sz w:val="28"/>
          <w:szCs w:val="28"/>
        </w:rPr>
        <w:t>，甚至從網路上找到相關解答後擷取網頁內容製作筆記。</w:t>
      </w:r>
    </w:p>
    <w:p w:rsidR="00614867" w:rsidRDefault="00614867">
      <w:pPr>
        <w:pStyle w:val="af7"/>
        <w:pPrChange w:id="1276" w:author="A5206572" w:date="2019-05-10T21:23:00Z">
          <w:pPr>
            <w:widowControl/>
            <w:ind w:left="480" w:hangingChars="200" w:hanging="480"/>
            <w:jc w:val="both"/>
          </w:pPr>
        </w:pPrChange>
      </w:pPr>
      <w:r>
        <w:rPr>
          <w:rFonts w:hint="eastAsia"/>
        </w:rPr>
        <w:t xml:space="preserve">(4) </w:t>
      </w:r>
      <w:r>
        <w:rPr>
          <w:rFonts w:hint="eastAsia"/>
        </w:rPr>
        <w:t>匯出</w:t>
      </w:r>
    </w:p>
    <w:p w:rsidR="00614867" w:rsidRDefault="00614867" w:rsidP="00614867">
      <w:pPr>
        <w:spacing w:after="120" w:line="480" w:lineRule="exact"/>
        <w:ind w:leftChars="250" w:left="600" w:firstLineChars="200" w:firstLine="560"/>
        <w:jc w:val="both"/>
        <w:rPr>
          <w:rFonts w:ascii="Times New Roman" w:eastAsia="標楷體" w:hAnsi="Times New Roman"/>
          <w:sz w:val="28"/>
          <w:szCs w:val="28"/>
        </w:rPr>
      </w:pPr>
      <w:r>
        <w:rPr>
          <w:rFonts w:ascii="Times New Roman" w:eastAsia="標楷體" w:hAnsi="Times New Roman" w:hint="eastAsia"/>
          <w:sz w:val="28"/>
          <w:szCs w:val="28"/>
        </w:rPr>
        <w:t>其中再細分為五項：</w:t>
      </w:r>
      <w:proofErr w:type="gramStart"/>
      <w:r>
        <w:rPr>
          <w:rFonts w:ascii="Times New Roman" w:eastAsia="標楷體" w:hAnsi="Times New Roman" w:hint="eastAsia"/>
          <w:sz w:val="28"/>
          <w:szCs w:val="28"/>
        </w:rPr>
        <w:t>匯</w:t>
      </w:r>
      <w:proofErr w:type="gramEnd"/>
      <w:r>
        <w:rPr>
          <w:rFonts w:ascii="Times New Roman" w:eastAsia="標楷體" w:hAnsi="Times New Roman" w:hint="eastAsia"/>
          <w:sz w:val="28"/>
          <w:szCs w:val="28"/>
        </w:rPr>
        <w:t>成</w:t>
      </w:r>
      <w:r>
        <w:rPr>
          <w:rFonts w:ascii="Times New Roman" w:eastAsia="標楷體" w:hAnsi="Times New Roman" w:hint="eastAsia"/>
          <w:sz w:val="28"/>
          <w:szCs w:val="28"/>
        </w:rPr>
        <w:t>PDF</w:t>
      </w:r>
      <w:r>
        <w:rPr>
          <w:rFonts w:ascii="Times New Roman" w:eastAsia="標楷體" w:hAnsi="Times New Roman" w:hint="eastAsia"/>
          <w:sz w:val="28"/>
          <w:szCs w:val="28"/>
        </w:rPr>
        <w:t>、存入</w:t>
      </w:r>
      <w:r>
        <w:rPr>
          <w:rFonts w:ascii="Times New Roman" w:eastAsia="標楷體" w:hAnsi="Times New Roman"/>
          <w:sz w:val="28"/>
          <w:szCs w:val="28"/>
        </w:rPr>
        <w:t>Google Drive</w:t>
      </w:r>
      <w:r>
        <w:rPr>
          <w:rFonts w:ascii="Times New Roman" w:eastAsia="標楷體" w:hAnsi="Times New Roman" w:hint="eastAsia"/>
          <w:sz w:val="28"/>
          <w:szCs w:val="28"/>
        </w:rPr>
        <w:t>、用</w:t>
      </w:r>
      <w:r>
        <w:rPr>
          <w:rFonts w:ascii="Times New Roman" w:eastAsia="標楷體" w:hAnsi="Times New Roman" w:hint="eastAsia"/>
          <w:sz w:val="28"/>
          <w:szCs w:val="28"/>
        </w:rPr>
        <w:t>E</w:t>
      </w:r>
      <w:r>
        <w:rPr>
          <w:rFonts w:ascii="Times New Roman" w:eastAsia="標楷體" w:hAnsi="Times New Roman"/>
          <w:sz w:val="28"/>
          <w:szCs w:val="28"/>
        </w:rPr>
        <w:t>mail</w:t>
      </w:r>
      <w:r>
        <w:rPr>
          <w:rFonts w:ascii="Times New Roman" w:eastAsia="標楷體" w:hAnsi="Times New Roman" w:hint="eastAsia"/>
          <w:sz w:val="28"/>
          <w:szCs w:val="28"/>
        </w:rPr>
        <w:t>寄出、共同編輯、列印，將編輯完成的筆記用時下使用者最常用的方式進行存取。</w:t>
      </w:r>
    </w:p>
    <w:p w:rsidR="00795268" w:rsidRDefault="00795268" w:rsidP="00614867">
      <w:pPr>
        <w:spacing w:after="120" w:line="480" w:lineRule="exact"/>
        <w:ind w:leftChars="250" w:left="600" w:firstLineChars="200" w:firstLine="560"/>
        <w:jc w:val="both"/>
        <w:rPr>
          <w:rFonts w:ascii="Times New Roman" w:eastAsia="標楷體" w:hAnsi="Times New Roman"/>
          <w:sz w:val="28"/>
          <w:szCs w:val="28"/>
        </w:rPr>
      </w:pPr>
    </w:p>
    <w:p w:rsidR="00795268" w:rsidRDefault="00B87E0F">
      <w:pPr>
        <w:pStyle w:val="aff0"/>
        <w:pPrChange w:id="1277" w:author="A5206572" w:date="2019-05-10T21:53:00Z">
          <w:pPr>
            <w:widowControl/>
            <w:spacing w:beforeLines="100" w:before="360"/>
            <w:jc w:val="center"/>
          </w:pPr>
        </w:pPrChange>
      </w:pPr>
      <w:bookmarkStart w:id="1278" w:name="_Toc8422234"/>
      <w:r w:rsidRPr="00B87E0F">
        <w:rPr>
          <w:rFonts w:hint="eastAsia"/>
          <w:noProof/>
        </w:rPr>
        <w:lastRenderedPageBreak/>
        <w:drawing>
          <wp:anchor distT="0" distB="0" distL="114300" distR="114300" simplePos="0" relativeHeight="251670528" behindDoc="1" locked="0" layoutInCell="1" allowOverlap="1">
            <wp:simplePos x="0" y="0"/>
            <wp:positionH relativeFrom="margin">
              <wp:posOffset>71755</wp:posOffset>
            </wp:positionH>
            <wp:positionV relativeFrom="margin">
              <wp:posOffset>164465</wp:posOffset>
            </wp:positionV>
            <wp:extent cx="5029200" cy="2667000"/>
            <wp:effectExtent l="0" t="0" r="0" b="0"/>
            <wp:wrapSquare wrapText="bothSides"/>
            <wp:docPr id="12" name="圖片 1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功能圖.JPG"/>
                    <pic:cNvPicPr/>
                  </pic:nvPicPr>
                  <pic:blipFill rotWithShape="1">
                    <a:blip r:embed="rId27">
                      <a:extLst>
                        <a:ext uri="{28A0092B-C50C-407E-A947-70E740481C1C}">
                          <a14:useLocalDpi xmlns:a14="http://schemas.microsoft.com/office/drawing/2010/main" val="0"/>
                        </a:ext>
                      </a:extLst>
                    </a:blip>
                    <a:srcRect l="2766" t="3825" r="1948" b="11617"/>
                    <a:stretch/>
                  </pic:blipFill>
                  <pic:spPr bwMode="auto">
                    <a:xfrm>
                      <a:off x="0" y="0"/>
                      <a:ext cx="5029200" cy="2667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5268" w:rsidRPr="00BB36D0">
        <w:rPr>
          <w:rFonts w:hint="eastAsia"/>
        </w:rPr>
        <w:t>圖</w:t>
      </w:r>
      <w:r w:rsidR="00795268" w:rsidRPr="00BB36D0">
        <w:rPr>
          <w:rFonts w:hint="eastAsia"/>
        </w:rPr>
        <w:t>3</w:t>
      </w:r>
      <w:r w:rsidR="00795268">
        <w:t>.</w:t>
      </w:r>
      <w:ins w:id="1279" w:author="A5206572" w:date="2019-05-07T22:39:00Z">
        <w:r w:rsidR="007B4ED4">
          <w:rPr>
            <w:rFonts w:hint="eastAsia"/>
          </w:rPr>
          <w:t>10</w:t>
        </w:r>
      </w:ins>
      <w:del w:id="1280" w:author="A5206572" w:date="2019-05-07T22:39:00Z">
        <w:r w:rsidR="00DC4007" w:rsidDel="007B4ED4">
          <w:rPr>
            <w:rFonts w:hint="eastAsia"/>
          </w:rPr>
          <w:delText>8</w:delText>
        </w:r>
      </w:del>
      <w:r w:rsidR="00795268" w:rsidRPr="00BB36D0">
        <w:rPr>
          <w:rFonts w:hint="eastAsia"/>
        </w:rPr>
        <w:t xml:space="preserve"> </w:t>
      </w:r>
      <w:r w:rsidR="00DC4007">
        <w:rPr>
          <w:rFonts w:hint="eastAsia"/>
        </w:rPr>
        <w:t>系統功能圖</w:t>
      </w:r>
      <w:bookmarkEnd w:id="1278"/>
    </w:p>
    <w:p w:rsidR="00DA2DCE" w:rsidRDefault="00DA2DCE" w:rsidP="00E9475A">
      <w:pPr>
        <w:widowControl/>
        <w:spacing w:beforeLines="100" w:before="360" w:afterLines="50" w:after="180"/>
        <w:ind w:left="961" w:hangingChars="300" w:hanging="961"/>
        <w:jc w:val="both"/>
        <w:rPr>
          <w:rFonts w:ascii="Times New Roman" w:eastAsia="標楷體" w:hAnsi="Times New Roman" w:cs="Times New Roman"/>
          <w:b/>
          <w:sz w:val="32"/>
          <w:szCs w:val="36"/>
        </w:rPr>
      </w:pPr>
    </w:p>
    <w:p w:rsidR="00E9475A" w:rsidRDefault="00E9475A">
      <w:pPr>
        <w:pStyle w:val="af5"/>
        <w:pPrChange w:id="1281" w:author="A5206572" w:date="2019-05-10T21:20:00Z">
          <w:pPr>
            <w:widowControl/>
            <w:spacing w:beforeLines="100" w:before="360" w:afterLines="50" w:after="180"/>
            <w:ind w:left="720" w:hangingChars="300" w:hanging="720"/>
            <w:jc w:val="both"/>
          </w:pPr>
        </w:pPrChange>
      </w:pPr>
      <w:bookmarkStart w:id="1282" w:name="_Toc8484188"/>
      <w:r w:rsidRPr="00CE5ABC">
        <w:rPr>
          <w:rFonts w:hint="eastAsia"/>
        </w:rPr>
        <w:t>3.</w:t>
      </w:r>
      <w:r>
        <w:rPr>
          <w:rFonts w:hint="eastAsia"/>
        </w:rPr>
        <w:t>3</w:t>
      </w:r>
      <w:r w:rsidRPr="00CE5ABC">
        <w:rPr>
          <w:rFonts w:hint="eastAsia"/>
        </w:rPr>
        <w:t>.</w:t>
      </w:r>
      <w:r>
        <w:rPr>
          <w:rFonts w:hint="eastAsia"/>
        </w:rPr>
        <w:t>2</w:t>
      </w:r>
      <w:r w:rsidRPr="0038420A">
        <w:rPr>
          <w:rFonts w:hint="eastAsia"/>
        </w:rPr>
        <w:t xml:space="preserve"> </w:t>
      </w:r>
      <w:r>
        <w:rPr>
          <w:rFonts w:hint="eastAsia"/>
        </w:rPr>
        <w:t>系統架構</w:t>
      </w:r>
      <w:r w:rsidR="00FD3D92">
        <w:rPr>
          <w:rFonts w:hint="eastAsia"/>
        </w:rPr>
        <w:t>與流程</w:t>
      </w:r>
      <w:bookmarkEnd w:id="1282"/>
    </w:p>
    <w:p w:rsidR="00E9475A" w:rsidRDefault="00FD3D92" w:rsidP="00FD3D92">
      <w:pPr>
        <w:widowControl/>
        <w:spacing w:after="120" w:line="480" w:lineRule="exact"/>
        <w:ind w:firstLineChars="200" w:firstLine="560"/>
        <w:jc w:val="both"/>
        <w:rPr>
          <w:rFonts w:ascii="Times New Roman" w:eastAsia="標楷體" w:hAnsi="Times New Roman" w:cs="Times New Roman"/>
          <w:sz w:val="28"/>
          <w:szCs w:val="28"/>
          <w:lang w:eastAsia="zh-CN"/>
        </w:rPr>
      </w:pPr>
      <w:r>
        <w:rPr>
          <w:rFonts w:ascii="Times New Roman" w:eastAsia="標楷體" w:hAnsi="Times New Roman" w:cs="Times New Roman" w:hint="eastAsia"/>
          <w:sz w:val="28"/>
          <w:szCs w:val="28"/>
        </w:rPr>
        <w:t>如圖</w:t>
      </w:r>
      <w:r>
        <w:rPr>
          <w:rFonts w:ascii="Times New Roman" w:eastAsia="標楷體" w:hAnsi="Times New Roman" w:cs="Times New Roman" w:hint="eastAsia"/>
          <w:sz w:val="28"/>
          <w:szCs w:val="28"/>
        </w:rPr>
        <w:t>3.9</w:t>
      </w:r>
      <w:r>
        <w:rPr>
          <w:rFonts w:ascii="Times New Roman" w:eastAsia="標楷體" w:hAnsi="Times New Roman" w:cs="Times New Roman" w:hint="eastAsia"/>
          <w:sz w:val="28"/>
          <w:szCs w:val="28"/>
        </w:rPr>
        <w:t>和圖</w:t>
      </w:r>
      <w:r>
        <w:rPr>
          <w:rFonts w:ascii="Times New Roman" w:eastAsia="標楷體" w:hAnsi="Times New Roman" w:cs="Times New Roman" w:hint="eastAsia"/>
          <w:sz w:val="28"/>
          <w:szCs w:val="28"/>
        </w:rPr>
        <w:t>3.10</w:t>
      </w:r>
      <w:r>
        <w:rPr>
          <w:rFonts w:ascii="Times New Roman" w:eastAsia="標楷體" w:hAnsi="Times New Roman" w:cs="Times New Roman" w:hint="eastAsia"/>
          <w:sz w:val="28"/>
          <w:szCs w:val="28"/>
        </w:rPr>
        <w:t>，使用者可以透過手中的行動裝置，不論是</w:t>
      </w:r>
      <w:r>
        <w:rPr>
          <w:rFonts w:ascii="Times New Roman" w:eastAsia="標楷體" w:hAnsi="Times New Roman" w:cs="Times New Roman" w:hint="eastAsia"/>
          <w:sz w:val="28"/>
          <w:szCs w:val="28"/>
        </w:rPr>
        <w:t>i</w:t>
      </w:r>
      <w:r>
        <w:rPr>
          <w:rFonts w:ascii="Times New Roman" w:eastAsia="標楷體" w:hAnsi="Times New Roman" w:cs="Times New Roman"/>
          <w:sz w:val="28"/>
          <w:szCs w:val="28"/>
        </w:rPr>
        <w:t>OS</w:t>
      </w:r>
      <w:r>
        <w:rPr>
          <w:rFonts w:ascii="Times New Roman" w:eastAsia="標楷體" w:hAnsi="Times New Roman" w:cs="Times New Roman" w:hint="eastAsia"/>
          <w:sz w:val="28"/>
          <w:szCs w:val="28"/>
        </w:rPr>
        <w:t>或是</w:t>
      </w:r>
      <w:r>
        <w:rPr>
          <w:rFonts w:ascii="Times New Roman" w:eastAsia="標楷體" w:hAnsi="Times New Roman" w:cs="Times New Roman" w:hint="eastAsia"/>
          <w:sz w:val="28"/>
          <w:szCs w:val="28"/>
        </w:rPr>
        <w:t>A</w:t>
      </w:r>
      <w:r>
        <w:rPr>
          <w:rFonts w:ascii="Times New Roman" w:eastAsia="標楷體" w:hAnsi="Times New Roman" w:cs="Times New Roman"/>
          <w:sz w:val="28"/>
          <w:szCs w:val="28"/>
        </w:rPr>
        <w:t>ndroid</w:t>
      </w:r>
      <w:r w:rsidR="00915EBC">
        <w:rPr>
          <w:rFonts w:ascii="Times New Roman" w:eastAsia="標楷體" w:hAnsi="Times New Roman" w:cs="Times New Roman" w:hint="eastAsia"/>
          <w:sz w:val="28"/>
          <w:szCs w:val="28"/>
        </w:rPr>
        <w:t>系統</w:t>
      </w:r>
      <w:r>
        <w:rPr>
          <w:rFonts w:ascii="Times New Roman" w:eastAsia="標楷體" w:hAnsi="Times New Roman" w:cs="Times New Roman" w:hint="eastAsia"/>
          <w:sz w:val="28"/>
          <w:szCs w:val="28"/>
        </w:rPr>
        <w:t>，</w:t>
      </w:r>
      <w:r w:rsidR="00915EBC">
        <w:rPr>
          <w:rFonts w:ascii="Times New Roman" w:eastAsia="標楷體" w:hAnsi="Times New Roman" w:cs="Times New Roman" w:hint="eastAsia"/>
          <w:sz w:val="28"/>
          <w:szCs w:val="28"/>
        </w:rPr>
        <w:t>首次使用，</w:t>
      </w:r>
      <w:r w:rsidR="00163E5E">
        <w:rPr>
          <w:rFonts w:ascii="Times New Roman" w:eastAsia="標楷體" w:hAnsi="Times New Roman" w:cs="Times New Roman" w:hint="eastAsia"/>
          <w:sz w:val="28"/>
          <w:szCs w:val="28"/>
        </w:rPr>
        <w:t>可</w:t>
      </w:r>
      <w:r>
        <w:rPr>
          <w:rFonts w:ascii="Times New Roman" w:eastAsia="標楷體" w:hAnsi="Times New Roman" w:cs="Times New Roman" w:hint="eastAsia"/>
          <w:sz w:val="28"/>
          <w:szCs w:val="28"/>
        </w:rPr>
        <w:t>免費註冊成為本研究製作</w:t>
      </w:r>
      <w:r w:rsidR="00915EBC">
        <w:rPr>
          <w:rFonts w:ascii="Times New Roman" w:eastAsia="標楷體" w:hAnsi="Times New Roman" w:cs="Times New Roman" w:hint="eastAsia"/>
          <w:sz w:val="28"/>
          <w:szCs w:val="28"/>
        </w:rPr>
        <w:t>的</w:t>
      </w:r>
      <w:r w:rsidR="002E1D75">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會員，便可以自行撰寫筆記</w:t>
      </w:r>
      <w:r w:rsidR="00915EBC">
        <w:rPr>
          <w:rFonts w:ascii="Times New Roman" w:eastAsia="標楷體" w:hAnsi="Times New Roman" w:cs="Times New Roman" w:hint="eastAsia"/>
          <w:sz w:val="28"/>
          <w:szCs w:val="28"/>
        </w:rPr>
        <w:t>，在撰寫筆記的過程當中可以將筆記分門別類</w:t>
      </w:r>
      <w:r w:rsidR="00163E5E">
        <w:rPr>
          <w:rFonts w:ascii="Times New Roman" w:eastAsia="標楷體" w:hAnsi="Times New Roman" w:cs="Times New Roman" w:hint="eastAsia"/>
          <w:sz w:val="28"/>
          <w:szCs w:val="28"/>
        </w:rPr>
        <w:t>，如科目、章節、標籤</w:t>
      </w:r>
      <w:r w:rsidR="00163E5E">
        <w:rPr>
          <w:rFonts w:ascii="Times New Roman" w:eastAsia="標楷體" w:hAnsi="Times New Roman" w:cs="Times New Roman"/>
          <w:sz w:val="28"/>
          <w:szCs w:val="28"/>
        </w:rPr>
        <w:t>…</w:t>
      </w:r>
      <w:r w:rsidR="00163E5E">
        <w:rPr>
          <w:rFonts w:ascii="Times New Roman" w:eastAsia="標楷體" w:hAnsi="Times New Roman" w:cs="Times New Roman" w:hint="eastAsia"/>
          <w:sz w:val="28"/>
          <w:szCs w:val="28"/>
        </w:rPr>
        <w:t>等方式</w:t>
      </w:r>
      <w:r w:rsidR="00F22AE4">
        <w:rPr>
          <w:rFonts w:ascii="Times New Roman" w:eastAsia="標楷體" w:hAnsi="Times New Roman" w:cs="Times New Roman" w:hint="eastAsia"/>
          <w:sz w:val="28"/>
          <w:szCs w:val="28"/>
        </w:rPr>
        <w:t>，</w:t>
      </w:r>
      <w:r w:rsidR="00163E5E">
        <w:rPr>
          <w:rFonts w:ascii="Times New Roman" w:eastAsia="標楷體" w:hAnsi="Times New Roman" w:cs="Times New Roman" w:hint="eastAsia"/>
          <w:sz w:val="28"/>
          <w:szCs w:val="28"/>
        </w:rPr>
        <w:t>並</w:t>
      </w:r>
      <w:r w:rsidR="00F22AE4">
        <w:rPr>
          <w:rFonts w:ascii="Times New Roman" w:eastAsia="標楷體" w:hAnsi="Times New Roman" w:cs="Times New Roman" w:hint="eastAsia"/>
          <w:sz w:val="28"/>
          <w:szCs w:val="28"/>
        </w:rPr>
        <w:t>依照使用者的喜好</w:t>
      </w:r>
      <w:r w:rsidR="00163E5E">
        <w:rPr>
          <w:rFonts w:ascii="Times New Roman" w:eastAsia="標楷體" w:hAnsi="Times New Roman" w:cs="Times New Roman" w:hint="eastAsia"/>
          <w:sz w:val="28"/>
          <w:szCs w:val="28"/>
        </w:rPr>
        <w:t>自行</w:t>
      </w:r>
      <w:r w:rsidR="00F22AE4">
        <w:rPr>
          <w:rFonts w:ascii="Times New Roman" w:eastAsia="標楷體" w:hAnsi="Times New Roman" w:cs="Times New Roman" w:hint="eastAsia"/>
          <w:sz w:val="28"/>
          <w:szCs w:val="28"/>
        </w:rPr>
        <w:t>編輯文字與圖片，</w:t>
      </w:r>
      <w:r w:rsidR="00163E5E">
        <w:rPr>
          <w:rFonts w:ascii="Times New Roman" w:eastAsia="標楷體" w:hAnsi="Times New Roman" w:cs="Times New Roman" w:hint="eastAsia"/>
          <w:sz w:val="28"/>
          <w:szCs w:val="28"/>
        </w:rPr>
        <w:t>方可</w:t>
      </w:r>
      <w:r w:rsidR="00F22AE4">
        <w:rPr>
          <w:rFonts w:ascii="Times New Roman" w:eastAsia="標楷體" w:hAnsi="Times New Roman" w:cs="Times New Roman" w:hint="eastAsia"/>
          <w:sz w:val="28"/>
          <w:szCs w:val="28"/>
        </w:rPr>
        <w:t>製作</w:t>
      </w:r>
      <w:r w:rsidR="00163E5E">
        <w:rPr>
          <w:rFonts w:ascii="Times New Roman" w:eastAsia="標楷體" w:hAnsi="Times New Roman" w:cs="Times New Roman" w:hint="eastAsia"/>
          <w:sz w:val="28"/>
          <w:szCs w:val="28"/>
        </w:rPr>
        <w:t>出屬於自己的錯誤筆記</w:t>
      </w:r>
      <w:r>
        <w:rPr>
          <w:rFonts w:ascii="Times New Roman" w:eastAsia="標楷體" w:hAnsi="Times New Roman" w:cs="Times New Roman" w:hint="eastAsia"/>
          <w:sz w:val="28"/>
          <w:szCs w:val="28"/>
        </w:rPr>
        <w:t>，</w:t>
      </w:r>
      <w:r w:rsidR="00163E5E">
        <w:rPr>
          <w:rFonts w:ascii="Times New Roman" w:eastAsia="標楷體" w:hAnsi="Times New Roman" w:cs="Times New Roman" w:hint="eastAsia"/>
          <w:sz w:val="28"/>
          <w:szCs w:val="28"/>
        </w:rPr>
        <w:t>製作完成後</w:t>
      </w:r>
      <w:r>
        <w:rPr>
          <w:rFonts w:ascii="Times New Roman" w:eastAsia="標楷體" w:hAnsi="Times New Roman" w:cs="Times New Roman" w:hint="eastAsia"/>
          <w:sz w:val="28"/>
          <w:szCs w:val="28"/>
        </w:rPr>
        <w:t>透過行動裝置內簡易的資料庫暫存筆記，待裝置連結網際網路後，筆記資料將傳送至後端伺服器</w:t>
      </w:r>
      <w:r w:rsidR="00DA2DCE">
        <w:rPr>
          <w:rFonts w:ascii="Times New Roman" w:eastAsia="標楷體" w:hAnsi="Times New Roman" w:cs="Times New Roman" w:hint="eastAsia"/>
          <w:sz w:val="28"/>
          <w:szCs w:val="28"/>
        </w:rPr>
        <w:t>且</w:t>
      </w:r>
      <w:r>
        <w:rPr>
          <w:rFonts w:ascii="Times New Roman" w:eastAsia="標楷體" w:hAnsi="Times New Roman" w:cs="Times New Roman" w:hint="eastAsia"/>
          <w:sz w:val="28"/>
          <w:szCs w:val="28"/>
        </w:rPr>
        <w:t>儲存至雲端資料庫，</w:t>
      </w:r>
      <w:r w:rsidR="00163E5E">
        <w:rPr>
          <w:rFonts w:ascii="Times New Roman" w:eastAsia="標楷體" w:hAnsi="Times New Roman" w:cs="Times New Roman" w:hint="eastAsia"/>
          <w:sz w:val="28"/>
          <w:szCs w:val="28"/>
        </w:rPr>
        <w:t>長期保存資料，</w:t>
      </w:r>
      <w:r w:rsidR="002861B6">
        <w:rPr>
          <w:rFonts w:ascii="Times New Roman" w:eastAsia="標楷體" w:hAnsi="Times New Roman" w:cs="Times New Roman" w:hint="eastAsia"/>
          <w:sz w:val="28"/>
          <w:szCs w:val="28"/>
        </w:rPr>
        <w:t>讓</w:t>
      </w:r>
      <w:r w:rsidR="00163E5E">
        <w:rPr>
          <w:rFonts w:ascii="Times New Roman" w:eastAsia="標楷體" w:hAnsi="Times New Roman" w:cs="Times New Roman" w:hint="eastAsia"/>
          <w:sz w:val="28"/>
          <w:szCs w:val="28"/>
        </w:rPr>
        <w:t>使用者在跨平台的操作時可以輕鬆</w:t>
      </w:r>
      <w:proofErr w:type="gramStart"/>
      <w:r w:rsidR="00163E5E">
        <w:rPr>
          <w:rFonts w:ascii="Times New Roman" w:eastAsia="標楷體" w:hAnsi="Times New Roman" w:cs="Times New Roman" w:hint="eastAsia"/>
          <w:sz w:val="28"/>
          <w:szCs w:val="28"/>
        </w:rPr>
        <w:t>無縫接軌</w:t>
      </w:r>
      <w:proofErr w:type="gramEnd"/>
      <w:r w:rsidR="00DA2DCE">
        <w:rPr>
          <w:rFonts w:ascii="Times New Roman" w:eastAsia="標楷體" w:hAnsi="Times New Roman" w:cs="Times New Roman" w:hint="eastAsia"/>
          <w:sz w:val="28"/>
          <w:szCs w:val="28"/>
        </w:rPr>
        <w:t>繼續撰寫與編輯</w:t>
      </w:r>
      <w:r w:rsidR="002861B6">
        <w:rPr>
          <w:rFonts w:ascii="Times New Roman" w:eastAsia="標楷體" w:hAnsi="Times New Roman" w:cs="Times New Roman" w:hint="eastAsia"/>
          <w:sz w:val="28"/>
          <w:szCs w:val="28"/>
        </w:rPr>
        <w:t>。</w:t>
      </w:r>
    </w:p>
    <w:p w:rsidR="00790770" w:rsidRDefault="00790770" w:rsidP="00FD3D92">
      <w:pPr>
        <w:widowControl/>
        <w:spacing w:after="120" w:line="480" w:lineRule="exact"/>
        <w:ind w:firstLineChars="200" w:firstLine="560"/>
        <w:jc w:val="both"/>
        <w:rPr>
          <w:rFonts w:ascii="Times New Roman" w:eastAsia="標楷體" w:hAnsi="Times New Roman" w:cs="Times New Roman"/>
          <w:sz w:val="28"/>
          <w:szCs w:val="28"/>
        </w:rPr>
      </w:pPr>
    </w:p>
    <w:p w:rsidR="00790770" w:rsidRDefault="00790770" w:rsidP="00FD3D92">
      <w:pPr>
        <w:widowControl/>
        <w:spacing w:after="120" w:line="480" w:lineRule="exact"/>
        <w:ind w:firstLineChars="200" w:firstLine="560"/>
        <w:jc w:val="both"/>
        <w:rPr>
          <w:rFonts w:ascii="Times New Roman" w:eastAsia="標楷體" w:hAnsi="Times New Roman" w:cs="Times New Roman"/>
          <w:sz w:val="28"/>
          <w:szCs w:val="28"/>
        </w:rPr>
      </w:pPr>
    </w:p>
    <w:p w:rsidR="00F16B3A" w:rsidRDefault="00F16B3A" w:rsidP="00790770">
      <w:pPr>
        <w:widowControl/>
        <w:spacing w:beforeLines="100" w:before="360"/>
        <w:jc w:val="center"/>
        <w:rPr>
          <w:ins w:id="1283" w:author="A5206572" w:date="2019-05-07T23:02:00Z"/>
          <w:rFonts w:ascii="Times New Roman" w:eastAsia="標楷體" w:hAnsi="Times New Roman" w:cs="Times New Roman"/>
          <w:b/>
          <w:sz w:val="28"/>
          <w:szCs w:val="28"/>
        </w:rPr>
      </w:pPr>
    </w:p>
    <w:p w:rsidR="00790770" w:rsidRPr="00790770" w:rsidRDefault="00F16B3A">
      <w:pPr>
        <w:pStyle w:val="aff0"/>
        <w:pPrChange w:id="1284" w:author="A5206572" w:date="2019-05-10T21:53:00Z">
          <w:pPr>
            <w:widowControl/>
            <w:spacing w:beforeLines="100" w:before="360"/>
            <w:jc w:val="center"/>
          </w:pPr>
        </w:pPrChange>
      </w:pPr>
      <w:bookmarkStart w:id="1285" w:name="_Toc8422235"/>
      <w:r>
        <w:rPr>
          <w:rFonts w:hint="eastAsia"/>
          <w:noProof/>
        </w:rPr>
        <w:lastRenderedPageBreak/>
        <w:drawing>
          <wp:anchor distT="0" distB="0" distL="114300" distR="114300" simplePos="0" relativeHeight="251672576" behindDoc="1" locked="0" layoutInCell="1" allowOverlap="1">
            <wp:simplePos x="0" y="0"/>
            <wp:positionH relativeFrom="margin">
              <wp:posOffset>826770</wp:posOffset>
            </wp:positionH>
            <wp:positionV relativeFrom="margin">
              <wp:posOffset>3964534</wp:posOffset>
            </wp:positionV>
            <wp:extent cx="3783330" cy="3778250"/>
            <wp:effectExtent l="0" t="0" r="7620" b="0"/>
            <wp:wrapSquare wrapText="bothSides"/>
            <wp:docPr id="15" name="圖片 1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流程圖.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83330" cy="3778250"/>
                    </a:xfrm>
                    <a:prstGeom prst="rect">
                      <a:avLst/>
                    </a:prstGeom>
                  </pic:spPr>
                </pic:pic>
              </a:graphicData>
            </a:graphic>
            <wp14:sizeRelH relativeFrom="page">
              <wp14:pctWidth>0</wp14:pctWidth>
            </wp14:sizeRelH>
            <wp14:sizeRelV relativeFrom="page">
              <wp14:pctHeight>0</wp14:pctHeight>
            </wp14:sizeRelV>
          </wp:anchor>
        </w:drawing>
      </w:r>
      <w:r w:rsidR="00790770" w:rsidRPr="00BB36D0">
        <w:rPr>
          <w:rFonts w:hint="eastAsia"/>
        </w:rPr>
        <w:t>圖</w:t>
      </w:r>
      <w:r w:rsidR="00790770" w:rsidRPr="00BB36D0">
        <w:rPr>
          <w:rFonts w:hint="eastAsia"/>
        </w:rPr>
        <w:t>3</w:t>
      </w:r>
      <w:r w:rsidR="00790770">
        <w:t>.</w:t>
      </w:r>
      <w:ins w:id="1286" w:author="A5206572" w:date="2019-05-07T22:39:00Z">
        <w:r w:rsidR="007B4ED4">
          <w:rPr>
            <w:rFonts w:hint="eastAsia"/>
          </w:rPr>
          <w:t>1</w:t>
        </w:r>
      </w:ins>
      <w:ins w:id="1287" w:author="A5206572" w:date="2019-05-07T22:40:00Z">
        <w:r w:rsidR="007B4ED4">
          <w:rPr>
            <w:rFonts w:hint="eastAsia"/>
          </w:rPr>
          <w:t>1</w:t>
        </w:r>
      </w:ins>
      <w:del w:id="1288" w:author="A5206572" w:date="2019-05-07T22:39:00Z">
        <w:r w:rsidR="00790770" w:rsidDel="007B4ED4">
          <w:rPr>
            <w:rFonts w:hint="eastAsia"/>
          </w:rPr>
          <w:delText>9</w:delText>
        </w:r>
      </w:del>
      <w:r w:rsidR="00790770" w:rsidRPr="00BB36D0">
        <w:rPr>
          <w:rFonts w:hint="eastAsia"/>
        </w:rPr>
        <w:t xml:space="preserve"> </w:t>
      </w:r>
      <w:r w:rsidR="00790770">
        <w:rPr>
          <w:rFonts w:hint="eastAsia"/>
        </w:rPr>
        <w:t>系統架構圖</w:t>
      </w:r>
      <w:bookmarkEnd w:id="1285"/>
    </w:p>
    <w:p w:rsidR="00790770" w:rsidRDefault="00F16B3A" w:rsidP="00FD3D92">
      <w:pPr>
        <w:widowControl/>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noProof/>
          <w:sz w:val="28"/>
          <w:szCs w:val="28"/>
        </w:rPr>
        <w:drawing>
          <wp:anchor distT="0" distB="0" distL="114300" distR="114300" simplePos="0" relativeHeight="251671552" behindDoc="1" locked="0" layoutInCell="1" allowOverlap="1">
            <wp:simplePos x="0" y="0"/>
            <wp:positionH relativeFrom="margin">
              <wp:posOffset>18644</wp:posOffset>
            </wp:positionH>
            <wp:positionV relativeFrom="margin">
              <wp:posOffset>69469</wp:posOffset>
            </wp:positionV>
            <wp:extent cx="5278120" cy="3213735"/>
            <wp:effectExtent l="0" t="0" r="0" b="5715"/>
            <wp:wrapSquare wrapText="bothSides"/>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架構圖.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8120" cy="3213735"/>
                    </a:xfrm>
                    <a:prstGeom prst="rect">
                      <a:avLst/>
                    </a:prstGeom>
                  </pic:spPr>
                </pic:pic>
              </a:graphicData>
            </a:graphic>
            <wp14:sizeRelH relativeFrom="page">
              <wp14:pctWidth>0</wp14:pctWidth>
            </wp14:sizeRelH>
            <wp14:sizeRelV relativeFrom="page">
              <wp14:pctHeight>0</wp14:pctHeight>
            </wp14:sizeRelV>
          </wp:anchor>
        </w:drawing>
      </w:r>
    </w:p>
    <w:p w:rsidR="00790770" w:rsidRDefault="00790770" w:rsidP="00FD3D92">
      <w:pPr>
        <w:widowControl/>
        <w:spacing w:after="120" w:line="480" w:lineRule="exact"/>
        <w:ind w:firstLineChars="200" w:firstLine="560"/>
        <w:jc w:val="both"/>
        <w:rPr>
          <w:rFonts w:ascii="Times New Roman" w:eastAsia="標楷體" w:hAnsi="Times New Roman" w:cs="Times New Roman"/>
          <w:sz w:val="28"/>
          <w:szCs w:val="28"/>
        </w:rPr>
      </w:pPr>
    </w:p>
    <w:p w:rsidR="00790770" w:rsidRDefault="00790770" w:rsidP="00FD3D92">
      <w:pPr>
        <w:widowControl/>
        <w:spacing w:after="120" w:line="480" w:lineRule="exact"/>
        <w:ind w:firstLineChars="200" w:firstLine="560"/>
        <w:jc w:val="both"/>
        <w:rPr>
          <w:rFonts w:ascii="Times New Roman" w:eastAsia="標楷體" w:hAnsi="Times New Roman" w:cs="Times New Roman"/>
          <w:sz w:val="28"/>
          <w:szCs w:val="28"/>
        </w:rPr>
      </w:pPr>
    </w:p>
    <w:p w:rsidR="00790770" w:rsidRDefault="00790770" w:rsidP="00FD3D92">
      <w:pPr>
        <w:widowControl/>
        <w:spacing w:after="120" w:line="480" w:lineRule="exact"/>
        <w:ind w:firstLineChars="200" w:firstLine="560"/>
        <w:jc w:val="both"/>
        <w:rPr>
          <w:rFonts w:ascii="Times New Roman" w:eastAsia="標楷體" w:hAnsi="Times New Roman" w:cs="Times New Roman"/>
          <w:sz w:val="28"/>
          <w:szCs w:val="28"/>
        </w:rPr>
      </w:pPr>
    </w:p>
    <w:p w:rsidR="00790770" w:rsidRDefault="00790770" w:rsidP="00FD3D92">
      <w:pPr>
        <w:widowControl/>
        <w:spacing w:after="120" w:line="480" w:lineRule="exact"/>
        <w:ind w:firstLineChars="200" w:firstLine="560"/>
        <w:jc w:val="both"/>
        <w:rPr>
          <w:rFonts w:ascii="Times New Roman" w:eastAsia="標楷體" w:hAnsi="Times New Roman" w:cs="Times New Roman"/>
          <w:sz w:val="28"/>
          <w:szCs w:val="28"/>
        </w:rPr>
      </w:pPr>
    </w:p>
    <w:p w:rsidR="00790770" w:rsidRDefault="00790770" w:rsidP="00FD3D92">
      <w:pPr>
        <w:widowControl/>
        <w:spacing w:after="120" w:line="480" w:lineRule="exact"/>
        <w:ind w:firstLineChars="200" w:firstLine="560"/>
        <w:jc w:val="both"/>
        <w:rPr>
          <w:rFonts w:ascii="Times New Roman" w:eastAsia="標楷體" w:hAnsi="Times New Roman" w:cs="Times New Roman"/>
          <w:sz w:val="28"/>
          <w:szCs w:val="28"/>
        </w:rPr>
      </w:pPr>
    </w:p>
    <w:p w:rsidR="00790770" w:rsidRDefault="00790770" w:rsidP="00FD3D92">
      <w:pPr>
        <w:widowControl/>
        <w:spacing w:after="120" w:line="480" w:lineRule="exact"/>
        <w:ind w:firstLineChars="200" w:firstLine="560"/>
        <w:jc w:val="both"/>
        <w:rPr>
          <w:rFonts w:ascii="Times New Roman" w:eastAsia="標楷體" w:hAnsi="Times New Roman" w:cs="Times New Roman"/>
          <w:sz w:val="28"/>
          <w:szCs w:val="28"/>
        </w:rPr>
      </w:pPr>
    </w:p>
    <w:p w:rsidR="00790770" w:rsidRDefault="00790770" w:rsidP="00FD3D92">
      <w:pPr>
        <w:widowControl/>
        <w:spacing w:after="120" w:line="480" w:lineRule="exact"/>
        <w:ind w:firstLineChars="200" w:firstLine="560"/>
        <w:jc w:val="both"/>
        <w:rPr>
          <w:rFonts w:ascii="Times New Roman" w:eastAsia="標楷體" w:hAnsi="Times New Roman" w:cs="Times New Roman"/>
          <w:sz w:val="28"/>
          <w:szCs w:val="28"/>
        </w:rPr>
      </w:pPr>
    </w:p>
    <w:p w:rsidR="00790770" w:rsidRDefault="00790770" w:rsidP="00FD3D92">
      <w:pPr>
        <w:widowControl/>
        <w:spacing w:after="120" w:line="480" w:lineRule="exact"/>
        <w:ind w:firstLineChars="200" w:firstLine="560"/>
        <w:jc w:val="both"/>
        <w:rPr>
          <w:rFonts w:ascii="Times New Roman" w:eastAsia="標楷體" w:hAnsi="Times New Roman" w:cs="Times New Roman"/>
          <w:sz w:val="28"/>
          <w:szCs w:val="28"/>
        </w:rPr>
      </w:pPr>
    </w:p>
    <w:p w:rsidR="00790770" w:rsidRDefault="00790770" w:rsidP="00790770">
      <w:pPr>
        <w:widowControl/>
        <w:spacing w:after="120" w:line="480" w:lineRule="exact"/>
        <w:jc w:val="both"/>
        <w:rPr>
          <w:rFonts w:ascii="Times New Roman" w:eastAsia="標楷體" w:hAnsi="Times New Roman" w:cs="Times New Roman"/>
          <w:sz w:val="28"/>
          <w:szCs w:val="28"/>
        </w:rPr>
      </w:pPr>
    </w:p>
    <w:p w:rsidR="00790770" w:rsidRDefault="00790770">
      <w:pPr>
        <w:pStyle w:val="aff0"/>
        <w:rPr>
          <w:ins w:id="1289" w:author="A5206572" w:date="2019-05-09T20:24:00Z"/>
        </w:rPr>
        <w:pPrChange w:id="1290" w:author="A5206572" w:date="2019-05-10T21:53:00Z">
          <w:pPr>
            <w:widowControl/>
            <w:spacing w:beforeLines="100" w:before="360"/>
            <w:jc w:val="center"/>
          </w:pPr>
        </w:pPrChange>
      </w:pPr>
      <w:bookmarkStart w:id="1291" w:name="_Toc8422236"/>
      <w:r w:rsidRPr="00BB36D0">
        <w:rPr>
          <w:rFonts w:hint="eastAsia"/>
        </w:rPr>
        <w:t>圖</w:t>
      </w:r>
      <w:r w:rsidRPr="00BB36D0">
        <w:rPr>
          <w:rFonts w:hint="eastAsia"/>
        </w:rPr>
        <w:t>3</w:t>
      </w:r>
      <w:r>
        <w:t>.</w:t>
      </w:r>
      <w:r>
        <w:rPr>
          <w:rFonts w:hint="eastAsia"/>
        </w:rPr>
        <w:t>1</w:t>
      </w:r>
      <w:ins w:id="1292" w:author="A5206572" w:date="2019-05-07T22:40:00Z">
        <w:r w:rsidR="007B4ED4">
          <w:rPr>
            <w:rFonts w:hint="eastAsia"/>
          </w:rPr>
          <w:t>2</w:t>
        </w:r>
      </w:ins>
      <w:del w:id="1293" w:author="A5206572" w:date="2019-05-07T22:40:00Z">
        <w:r w:rsidDel="007B4ED4">
          <w:rPr>
            <w:rFonts w:hint="eastAsia"/>
          </w:rPr>
          <w:delText>0</w:delText>
        </w:r>
      </w:del>
      <w:r w:rsidRPr="00BB36D0">
        <w:rPr>
          <w:rFonts w:hint="eastAsia"/>
        </w:rPr>
        <w:t xml:space="preserve"> </w:t>
      </w:r>
      <w:r>
        <w:rPr>
          <w:rFonts w:hint="eastAsia"/>
        </w:rPr>
        <w:t>系統流程圖</w:t>
      </w:r>
      <w:bookmarkEnd w:id="1291"/>
    </w:p>
    <w:p w:rsidR="009B0673" w:rsidRDefault="009B0673" w:rsidP="00553381">
      <w:pPr>
        <w:widowControl/>
        <w:spacing w:beforeLines="100" w:before="360"/>
        <w:jc w:val="center"/>
        <w:rPr>
          <w:ins w:id="1294" w:author="A5206572" w:date="2019-05-09T20:24:00Z"/>
          <w:rFonts w:ascii="Times New Roman" w:eastAsia="標楷體" w:hAnsi="Times New Roman" w:cs="Times New Roman"/>
          <w:b/>
          <w:sz w:val="28"/>
          <w:szCs w:val="28"/>
        </w:rPr>
      </w:pPr>
    </w:p>
    <w:p w:rsidR="009B0673" w:rsidRPr="00DD200E" w:rsidRDefault="009B0673">
      <w:pPr>
        <w:pStyle w:val="af1"/>
        <w:rPr>
          <w:ins w:id="1295" w:author="A5206572" w:date="2019-05-09T21:07:00Z"/>
          <w:rPrChange w:id="1296" w:author="A5206572" w:date="2019-05-09T22:00:00Z">
            <w:rPr>
              <w:ins w:id="1297" w:author="A5206572" w:date="2019-05-09T21:07:00Z"/>
              <w:rFonts w:ascii="Times New Roman" w:eastAsia="標楷體" w:hAnsi="Times New Roman" w:cs="Times New Roman"/>
              <w:sz w:val="28"/>
              <w:szCs w:val="28"/>
            </w:rPr>
          </w:rPrChange>
        </w:rPr>
        <w:pPrChange w:id="1298" w:author="A5206572" w:date="2019-05-10T21:16:00Z">
          <w:pPr>
            <w:widowControl/>
            <w:spacing w:after="120" w:line="480" w:lineRule="exact"/>
            <w:ind w:firstLineChars="200" w:firstLine="480"/>
            <w:jc w:val="both"/>
          </w:pPr>
        </w:pPrChange>
      </w:pPr>
      <w:bookmarkStart w:id="1299" w:name="_Toc8484189"/>
      <w:ins w:id="1300" w:author="A5206572" w:date="2019-05-09T20:24:00Z">
        <w:r w:rsidRPr="00F2599E">
          <w:rPr>
            <w:rFonts w:hint="eastAsia"/>
          </w:rPr>
          <w:lastRenderedPageBreak/>
          <w:t>第</w:t>
        </w:r>
        <w:r>
          <w:rPr>
            <w:rFonts w:hint="eastAsia"/>
          </w:rPr>
          <w:t>4</w:t>
        </w:r>
        <w:r w:rsidRPr="00F2599E">
          <w:rPr>
            <w:rFonts w:hint="eastAsia"/>
          </w:rPr>
          <w:t>章</w:t>
        </w:r>
        <w:r w:rsidRPr="00F2599E">
          <w:rPr>
            <w:rFonts w:hint="eastAsia"/>
          </w:rPr>
          <w:t xml:space="preserve"> </w:t>
        </w:r>
        <w:r>
          <w:rPr>
            <w:rFonts w:hint="eastAsia"/>
          </w:rPr>
          <w:t>人</w:t>
        </w:r>
      </w:ins>
      <w:ins w:id="1301" w:author="A5206572" w:date="2019-05-09T20:25:00Z">
        <w:r>
          <w:rPr>
            <w:rFonts w:hint="eastAsia"/>
          </w:rPr>
          <w:t>力</w:t>
        </w:r>
      </w:ins>
      <w:ins w:id="1302" w:author="A5206572" w:date="2019-05-09T20:24:00Z">
        <w:r>
          <w:rPr>
            <w:rFonts w:hint="eastAsia"/>
          </w:rPr>
          <w:t>配置</w:t>
        </w:r>
      </w:ins>
      <w:bookmarkEnd w:id="1299"/>
    </w:p>
    <w:p w:rsidR="00C1337F" w:rsidRDefault="00C1337F" w:rsidP="00C1337F">
      <w:pPr>
        <w:widowControl/>
        <w:spacing w:after="120" w:line="480" w:lineRule="exact"/>
        <w:ind w:firstLineChars="200" w:firstLine="560"/>
        <w:jc w:val="both"/>
        <w:rPr>
          <w:ins w:id="1303" w:author="A5206572" w:date="2019-05-09T21:10:00Z"/>
          <w:rFonts w:ascii="Times New Roman" w:eastAsia="標楷體" w:hAnsi="Times New Roman" w:cs="Times New Roman"/>
          <w:sz w:val="28"/>
          <w:szCs w:val="28"/>
        </w:rPr>
      </w:pPr>
      <w:ins w:id="1304" w:author="A5206572" w:date="2019-05-09T21:07:00Z">
        <w:r>
          <w:rPr>
            <w:rFonts w:ascii="Times New Roman" w:eastAsia="標楷體" w:hAnsi="Times New Roman" w:cs="Times New Roman" w:hint="eastAsia"/>
            <w:sz w:val="28"/>
            <w:szCs w:val="28"/>
          </w:rPr>
          <w:t>參與本研究之工作人員及規劃分工之工作</w:t>
        </w:r>
      </w:ins>
      <w:ins w:id="1305" w:author="A5206572" w:date="2019-05-09T21:08:00Z">
        <w:r>
          <w:rPr>
            <w:rFonts w:ascii="Times New Roman" w:eastAsia="標楷體" w:hAnsi="Times New Roman" w:cs="Times New Roman" w:hint="eastAsia"/>
            <w:sz w:val="28"/>
            <w:szCs w:val="28"/>
          </w:rPr>
          <w:t>內容如表</w:t>
        </w:r>
        <w:r>
          <w:rPr>
            <w:rFonts w:ascii="Times New Roman" w:eastAsia="標楷體" w:hAnsi="Times New Roman" w:cs="Times New Roman" w:hint="eastAsia"/>
            <w:sz w:val="28"/>
            <w:szCs w:val="28"/>
          </w:rPr>
          <w:t>4.1</w:t>
        </w:r>
        <w:r>
          <w:rPr>
            <w:rFonts w:ascii="Times New Roman" w:eastAsia="標楷體" w:hAnsi="Times New Roman" w:cs="Times New Roman" w:hint="eastAsia"/>
            <w:sz w:val="28"/>
            <w:szCs w:val="28"/>
          </w:rPr>
          <w:t>所示。</w:t>
        </w:r>
      </w:ins>
    </w:p>
    <w:p w:rsidR="00472612" w:rsidRDefault="004D39C4">
      <w:pPr>
        <w:pStyle w:val="aff2"/>
        <w:rPr>
          <w:ins w:id="1306" w:author="A5206572" w:date="2019-05-09T21:10:00Z"/>
          <w:szCs w:val="28"/>
        </w:rPr>
        <w:pPrChange w:id="1307" w:author="A5206572" w:date="2019-05-10T21:53:00Z">
          <w:pPr>
            <w:widowControl/>
            <w:spacing w:after="120" w:line="480" w:lineRule="exact"/>
            <w:ind w:firstLineChars="200" w:firstLine="480"/>
            <w:jc w:val="both"/>
          </w:pPr>
        </w:pPrChange>
      </w:pPr>
      <w:bookmarkStart w:id="1308" w:name="_Toc8421226"/>
      <w:ins w:id="1309" w:author="A5206572" w:date="2019-05-09T21:19:00Z">
        <w:r w:rsidRPr="005E7187">
          <w:rPr>
            <w:rFonts w:hint="eastAsia"/>
          </w:rPr>
          <w:t>表</w:t>
        </w:r>
        <w:r w:rsidRPr="009700B2">
          <w:t>4.1</w:t>
        </w:r>
      </w:ins>
      <w:bookmarkStart w:id="1310" w:name="_Hlk8331592"/>
      <w:ins w:id="1311" w:author="A5206572" w:date="2019-05-09T21:20:00Z">
        <w:r w:rsidRPr="00441B19">
          <w:rPr>
            <w:rFonts w:hint="eastAsia"/>
          </w:rPr>
          <w:t>參與本研究工作人員與工作內容</w:t>
        </w:r>
      </w:ins>
      <w:bookmarkEnd w:id="1308"/>
      <w:bookmarkEnd w:id="1310"/>
    </w:p>
    <w:tbl>
      <w:tblPr>
        <w:tblStyle w:val="4-3"/>
        <w:tblW w:w="0" w:type="auto"/>
        <w:tblLook w:val="04A0" w:firstRow="1" w:lastRow="0" w:firstColumn="1" w:lastColumn="0" w:noHBand="0" w:noVBand="1"/>
        <w:tblPrChange w:id="1312" w:author="A5206572" w:date="2019-05-09T21:15:00Z">
          <w:tblPr>
            <w:tblStyle w:val="af0"/>
            <w:tblW w:w="0" w:type="auto"/>
            <w:tblLook w:val="04A0" w:firstRow="1" w:lastRow="0" w:firstColumn="1" w:lastColumn="0" w:noHBand="0" w:noVBand="1"/>
          </w:tblPr>
        </w:tblPrChange>
      </w:tblPr>
      <w:tblGrid>
        <w:gridCol w:w="1271"/>
        <w:gridCol w:w="7031"/>
        <w:tblGridChange w:id="1313">
          <w:tblGrid>
            <w:gridCol w:w="4151"/>
            <w:gridCol w:w="4151"/>
          </w:tblGrid>
        </w:tblGridChange>
      </w:tblGrid>
      <w:tr w:rsidR="00957086" w:rsidTr="00957086">
        <w:trPr>
          <w:cnfStyle w:val="100000000000" w:firstRow="1" w:lastRow="0" w:firstColumn="0" w:lastColumn="0" w:oddVBand="0" w:evenVBand="0" w:oddHBand="0" w:evenHBand="0" w:firstRowFirstColumn="0" w:firstRowLastColumn="0" w:lastRowFirstColumn="0" w:lastRowLastColumn="0"/>
          <w:ins w:id="1314" w:author="A5206572" w:date="2019-05-09T21:10:00Z"/>
        </w:trPr>
        <w:tc>
          <w:tcPr>
            <w:cnfStyle w:val="001000000000" w:firstRow="0" w:lastRow="0" w:firstColumn="1" w:lastColumn="0" w:oddVBand="0" w:evenVBand="0" w:oddHBand="0" w:evenHBand="0" w:firstRowFirstColumn="0" w:firstRowLastColumn="0" w:lastRowFirstColumn="0" w:lastRowLastColumn="0"/>
            <w:tcW w:w="1271" w:type="dxa"/>
            <w:tcPrChange w:id="1315" w:author="A5206572" w:date="2019-05-09T21:15:00Z">
              <w:tcPr>
                <w:tcW w:w="4151" w:type="dxa"/>
              </w:tcPr>
            </w:tcPrChange>
          </w:tcPr>
          <w:p w:rsidR="00957086" w:rsidRDefault="00957086">
            <w:pPr>
              <w:widowControl/>
              <w:spacing w:after="120" w:line="480" w:lineRule="exact"/>
              <w:jc w:val="center"/>
              <w:cnfStyle w:val="101000000000" w:firstRow="1" w:lastRow="0" w:firstColumn="1" w:lastColumn="0" w:oddVBand="0" w:evenVBand="0" w:oddHBand="0" w:evenHBand="0" w:firstRowFirstColumn="0" w:firstRowLastColumn="0" w:lastRowFirstColumn="0" w:lastRowLastColumn="0"/>
              <w:rPr>
                <w:ins w:id="1316" w:author="A5206572" w:date="2019-05-09T21:10:00Z"/>
                <w:rFonts w:ascii="Times New Roman" w:eastAsia="標楷體" w:hAnsi="Times New Roman" w:cs="Times New Roman"/>
                <w:sz w:val="28"/>
                <w:szCs w:val="28"/>
              </w:rPr>
              <w:pPrChange w:id="1317" w:author="A5206572" w:date="2019-05-09T21:11:00Z">
                <w:pPr>
                  <w:widowControl/>
                  <w:spacing w:after="120" w:line="480" w:lineRule="exact"/>
                  <w:jc w:val="both"/>
                  <w:cnfStyle w:val="101000000000" w:firstRow="1" w:lastRow="0" w:firstColumn="1" w:lastColumn="0" w:oddVBand="0" w:evenVBand="0" w:oddHBand="0" w:evenHBand="0" w:firstRowFirstColumn="0" w:firstRowLastColumn="0" w:lastRowFirstColumn="0" w:lastRowLastColumn="0"/>
                </w:pPr>
              </w:pPrChange>
            </w:pPr>
            <w:ins w:id="1318" w:author="A5206572" w:date="2019-05-09T21:11:00Z">
              <w:r>
                <w:rPr>
                  <w:rFonts w:ascii="Times New Roman" w:eastAsia="標楷體" w:hAnsi="Times New Roman" w:cs="Times New Roman" w:hint="eastAsia"/>
                  <w:sz w:val="28"/>
                  <w:szCs w:val="28"/>
                </w:rPr>
                <w:t>姓名</w:t>
              </w:r>
            </w:ins>
          </w:p>
        </w:tc>
        <w:tc>
          <w:tcPr>
            <w:tcW w:w="7031" w:type="dxa"/>
            <w:tcPrChange w:id="1319" w:author="A5206572" w:date="2019-05-09T21:15:00Z">
              <w:tcPr>
                <w:tcW w:w="4151" w:type="dxa"/>
              </w:tcPr>
            </w:tcPrChange>
          </w:tcPr>
          <w:p w:rsidR="00957086" w:rsidRDefault="00957086">
            <w:pPr>
              <w:widowControl/>
              <w:spacing w:after="120" w:line="480" w:lineRule="exact"/>
              <w:jc w:val="center"/>
              <w:cnfStyle w:val="100000000000" w:firstRow="1" w:lastRow="0" w:firstColumn="0" w:lastColumn="0" w:oddVBand="0" w:evenVBand="0" w:oddHBand="0" w:evenHBand="0" w:firstRowFirstColumn="0" w:firstRowLastColumn="0" w:lastRowFirstColumn="0" w:lastRowLastColumn="0"/>
              <w:rPr>
                <w:ins w:id="1320" w:author="A5206572" w:date="2019-05-09T21:10:00Z"/>
                <w:rFonts w:ascii="Times New Roman" w:eastAsia="標楷體" w:hAnsi="Times New Roman" w:cs="Times New Roman"/>
                <w:sz w:val="28"/>
                <w:szCs w:val="28"/>
              </w:rPr>
              <w:pPrChange w:id="1321" w:author="A5206572" w:date="2019-05-09T21:11:00Z">
                <w:pPr>
                  <w:widowControl/>
                  <w:spacing w:after="120" w:line="480" w:lineRule="exact"/>
                  <w:jc w:val="both"/>
                  <w:cnfStyle w:val="100000000000" w:firstRow="1" w:lastRow="0" w:firstColumn="0" w:lastColumn="0" w:oddVBand="0" w:evenVBand="0" w:oddHBand="0" w:evenHBand="0" w:firstRowFirstColumn="0" w:firstRowLastColumn="0" w:lastRowFirstColumn="0" w:lastRowLastColumn="0"/>
                </w:pPr>
              </w:pPrChange>
            </w:pPr>
            <w:ins w:id="1322" w:author="A5206572" w:date="2019-05-09T21:11:00Z">
              <w:r>
                <w:rPr>
                  <w:rFonts w:ascii="Times New Roman" w:eastAsia="標楷體" w:hAnsi="Times New Roman" w:cs="Times New Roman" w:hint="eastAsia"/>
                  <w:sz w:val="28"/>
                  <w:szCs w:val="28"/>
                </w:rPr>
                <w:t>工作內容</w:t>
              </w:r>
            </w:ins>
          </w:p>
        </w:tc>
      </w:tr>
      <w:tr w:rsidR="00957086" w:rsidTr="00957086">
        <w:trPr>
          <w:cnfStyle w:val="000000100000" w:firstRow="0" w:lastRow="0" w:firstColumn="0" w:lastColumn="0" w:oddVBand="0" w:evenVBand="0" w:oddHBand="1" w:evenHBand="0" w:firstRowFirstColumn="0" w:firstRowLastColumn="0" w:lastRowFirstColumn="0" w:lastRowLastColumn="0"/>
          <w:ins w:id="1323" w:author="A5206572" w:date="2019-05-09T21:10:00Z"/>
        </w:trPr>
        <w:tc>
          <w:tcPr>
            <w:cnfStyle w:val="001000000000" w:firstRow="0" w:lastRow="0" w:firstColumn="1" w:lastColumn="0" w:oddVBand="0" w:evenVBand="0" w:oddHBand="0" w:evenHBand="0" w:firstRowFirstColumn="0" w:firstRowLastColumn="0" w:lastRowFirstColumn="0" w:lastRowLastColumn="0"/>
            <w:tcW w:w="1271" w:type="dxa"/>
            <w:tcPrChange w:id="1324" w:author="A5206572" w:date="2019-05-09T21:15:00Z">
              <w:tcPr>
                <w:tcW w:w="4151" w:type="dxa"/>
              </w:tcPr>
            </w:tcPrChange>
          </w:tcPr>
          <w:p w:rsidR="00957086" w:rsidRPr="00957086" w:rsidRDefault="00957086">
            <w:pPr>
              <w:widowControl/>
              <w:spacing w:after="120" w:line="480" w:lineRule="exact"/>
              <w:jc w:val="center"/>
              <w:cnfStyle w:val="001000100000" w:firstRow="0" w:lastRow="0" w:firstColumn="1" w:lastColumn="0" w:oddVBand="0" w:evenVBand="0" w:oddHBand="1" w:evenHBand="0" w:firstRowFirstColumn="0" w:firstRowLastColumn="0" w:lastRowFirstColumn="0" w:lastRowLastColumn="0"/>
              <w:rPr>
                <w:ins w:id="1325" w:author="A5206572" w:date="2019-05-09T21:10:00Z"/>
                <w:rFonts w:ascii="Times New Roman" w:eastAsia="標楷體" w:hAnsi="Times New Roman" w:cs="Times New Roman"/>
                <w:b w:val="0"/>
                <w:sz w:val="28"/>
                <w:szCs w:val="28"/>
                <w:rPrChange w:id="1326" w:author="A5206572" w:date="2019-05-09T21:12:00Z">
                  <w:rPr>
                    <w:ins w:id="1327" w:author="A5206572" w:date="2019-05-09T21:10:00Z"/>
                    <w:rFonts w:ascii="Times New Roman" w:eastAsia="標楷體" w:hAnsi="Times New Roman" w:cs="Times New Roman"/>
                    <w:sz w:val="28"/>
                    <w:szCs w:val="28"/>
                  </w:rPr>
                </w:rPrChange>
              </w:rPr>
              <w:pPrChange w:id="1328" w:author="A5206572" w:date="2019-05-09T21:11:00Z">
                <w:pPr>
                  <w:widowControl/>
                  <w:spacing w:after="120" w:line="480" w:lineRule="exact"/>
                  <w:jc w:val="both"/>
                  <w:cnfStyle w:val="001000100000" w:firstRow="0" w:lastRow="0" w:firstColumn="1" w:lastColumn="0" w:oddVBand="0" w:evenVBand="0" w:oddHBand="1" w:evenHBand="0" w:firstRowFirstColumn="0" w:firstRowLastColumn="0" w:lastRowFirstColumn="0" w:lastRowLastColumn="0"/>
                </w:pPr>
              </w:pPrChange>
            </w:pPr>
            <w:ins w:id="1329" w:author="A5206572" w:date="2019-05-09T21:11:00Z">
              <w:r w:rsidRPr="00957086">
                <w:rPr>
                  <w:rFonts w:ascii="Times New Roman" w:eastAsia="標楷體" w:hAnsi="Times New Roman" w:cs="Times New Roman" w:hint="eastAsia"/>
                  <w:sz w:val="28"/>
                  <w:szCs w:val="28"/>
                </w:rPr>
                <w:t>戚</w:t>
              </w:r>
              <w:proofErr w:type="gramStart"/>
              <w:r w:rsidRPr="00957086">
                <w:rPr>
                  <w:rFonts w:ascii="Times New Roman" w:eastAsia="標楷體" w:hAnsi="Times New Roman" w:cs="Times New Roman" w:hint="eastAsia"/>
                  <w:sz w:val="28"/>
                  <w:szCs w:val="28"/>
                </w:rPr>
                <w:t>祐</w:t>
              </w:r>
              <w:proofErr w:type="gramEnd"/>
              <w:r w:rsidRPr="00957086">
                <w:rPr>
                  <w:rFonts w:ascii="Times New Roman" w:eastAsia="標楷體" w:hAnsi="Times New Roman" w:cs="Times New Roman" w:hint="eastAsia"/>
                  <w:sz w:val="28"/>
                  <w:szCs w:val="28"/>
                </w:rPr>
                <w:t>寧</w:t>
              </w:r>
            </w:ins>
          </w:p>
        </w:tc>
        <w:tc>
          <w:tcPr>
            <w:tcW w:w="7031" w:type="dxa"/>
            <w:tcPrChange w:id="1330" w:author="A5206572" w:date="2019-05-09T21:15:00Z">
              <w:tcPr>
                <w:tcW w:w="4151" w:type="dxa"/>
              </w:tcPr>
            </w:tcPrChange>
          </w:tcPr>
          <w:p w:rsidR="00957086" w:rsidRPr="00957086" w:rsidRDefault="00957086">
            <w:pPr>
              <w:widowControl/>
              <w:spacing w:after="120" w:line="480" w:lineRule="exact"/>
              <w:cnfStyle w:val="000000100000" w:firstRow="0" w:lastRow="0" w:firstColumn="0" w:lastColumn="0" w:oddVBand="0" w:evenVBand="0" w:oddHBand="1" w:evenHBand="0" w:firstRowFirstColumn="0" w:firstRowLastColumn="0" w:lastRowFirstColumn="0" w:lastRowLastColumn="0"/>
              <w:rPr>
                <w:ins w:id="1331" w:author="A5206572" w:date="2019-05-09T21:10:00Z"/>
                <w:rFonts w:ascii="Times New Roman" w:eastAsia="標楷體" w:hAnsi="Times New Roman" w:cs="Times New Roman"/>
                <w:sz w:val="28"/>
                <w:szCs w:val="28"/>
              </w:rPr>
              <w:pPrChange w:id="1332" w:author="A5206572" w:date="2019-05-09T21:13:00Z">
                <w:pPr>
                  <w:widowControl/>
                  <w:spacing w:after="120" w:line="480" w:lineRule="exact"/>
                  <w:jc w:val="both"/>
                  <w:cnfStyle w:val="000000100000" w:firstRow="0" w:lastRow="0" w:firstColumn="0" w:lastColumn="0" w:oddVBand="0" w:evenVBand="0" w:oddHBand="1" w:evenHBand="0" w:firstRowFirstColumn="0" w:firstRowLastColumn="0" w:lastRowFirstColumn="0" w:lastRowLastColumn="0"/>
                </w:pPr>
              </w:pPrChange>
            </w:pPr>
            <w:ins w:id="1333" w:author="A5206572" w:date="2019-05-09T21:12:00Z">
              <w:r>
                <w:rPr>
                  <w:rFonts w:ascii="Times New Roman" w:eastAsia="標楷體" w:hAnsi="Times New Roman" w:cs="Times New Roman" w:hint="eastAsia"/>
                  <w:sz w:val="28"/>
                  <w:szCs w:val="28"/>
                </w:rPr>
                <w:t>進行前端與後端的整合</w:t>
              </w:r>
            </w:ins>
            <w:ins w:id="1334" w:author="A5206572" w:date="2019-05-09T21:13:00Z">
              <w:r>
                <w:rPr>
                  <w:rFonts w:ascii="Times New Roman" w:eastAsia="標楷體" w:hAnsi="Times New Roman" w:cs="Times New Roman" w:hint="eastAsia"/>
                  <w:sz w:val="28"/>
                  <w:szCs w:val="28"/>
                </w:rPr>
                <w:t>、監督全組的工作分工與進度</w:t>
              </w:r>
            </w:ins>
          </w:p>
        </w:tc>
      </w:tr>
      <w:tr w:rsidR="00957086" w:rsidTr="00957086">
        <w:trPr>
          <w:ins w:id="1335" w:author="A5206572" w:date="2019-05-09T21:10:00Z"/>
        </w:trPr>
        <w:tc>
          <w:tcPr>
            <w:cnfStyle w:val="001000000000" w:firstRow="0" w:lastRow="0" w:firstColumn="1" w:lastColumn="0" w:oddVBand="0" w:evenVBand="0" w:oddHBand="0" w:evenHBand="0" w:firstRowFirstColumn="0" w:firstRowLastColumn="0" w:lastRowFirstColumn="0" w:lastRowLastColumn="0"/>
            <w:tcW w:w="1271" w:type="dxa"/>
            <w:tcPrChange w:id="1336" w:author="A5206572" w:date="2019-05-09T21:15:00Z">
              <w:tcPr>
                <w:tcW w:w="4151" w:type="dxa"/>
              </w:tcPr>
            </w:tcPrChange>
          </w:tcPr>
          <w:p w:rsidR="00957086" w:rsidRPr="00957086" w:rsidRDefault="00957086">
            <w:pPr>
              <w:widowControl/>
              <w:spacing w:after="120" w:line="480" w:lineRule="exact"/>
              <w:jc w:val="center"/>
              <w:rPr>
                <w:ins w:id="1337" w:author="A5206572" w:date="2019-05-09T21:10:00Z"/>
                <w:rFonts w:ascii="Times New Roman" w:eastAsia="標楷體" w:hAnsi="Times New Roman" w:cs="Times New Roman"/>
                <w:b w:val="0"/>
                <w:sz w:val="28"/>
                <w:szCs w:val="28"/>
                <w:rPrChange w:id="1338" w:author="A5206572" w:date="2019-05-09T21:12:00Z">
                  <w:rPr>
                    <w:ins w:id="1339" w:author="A5206572" w:date="2019-05-09T21:10:00Z"/>
                    <w:rFonts w:ascii="Times New Roman" w:eastAsia="標楷體" w:hAnsi="Times New Roman" w:cs="Times New Roman"/>
                    <w:sz w:val="28"/>
                    <w:szCs w:val="28"/>
                  </w:rPr>
                </w:rPrChange>
              </w:rPr>
              <w:pPrChange w:id="1340" w:author="A5206572" w:date="2019-05-09T21:11:00Z">
                <w:pPr>
                  <w:widowControl/>
                  <w:spacing w:after="120" w:line="480" w:lineRule="exact"/>
                  <w:jc w:val="both"/>
                </w:pPr>
              </w:pPrChange>
            </w:pPr>
            <w:ins w:id="1341" w:author="A5206572" w:date="2019-05-09T21:11:00Z">
              <w:r w:rsidRPr="00957086">
                <w:rPr>
                  <w:rFonts w:ascii="Times New Roman" w:eastAsia="標楷體" w:hAnsi="Times New Roman" w:cs="Times New Roman" w:hint="eastAsia"/>
                  <w:sz w:val="28"/>
                  <w:szCs w:val="28"/>
                </w:rPr>
                <w:t>陳嘉鴻</w:t>
              </w:r>
            </w:ins>
          </w:p>
        </w:tc>
        <w:tc>
          <w:tcPr>
            <w:tcW w:w="7031" w:type="dxa"/>
            <w:tcPrChange w:id="1342" w:author="A5206572" w:date="2019-05-09T21:15:00Z">
              <w:tcPr>
                <w:tcW w:w="4151" w:type="dxa"/>
              </w:tcPr>
            </w:tcPrChange>
          </w:tcPr>
          <w:p w:rsidR="00957086" w:rsidRPr="00957086" w:rsidRDefault="00957086">
            <w:pPr>
              <w:widowControl/>
              <w:spacing w:after="120" w:line="480" w:lineRule="exact"/>
              <w:cnfStyle w:val="000000000000" w:firstRow="0" w:lastRow="0" w:firstColumn="0" w:lastColumn="0" w:oddVBand="0" w:evenVBand="0" w:oddHBand="0" w:evenHBand="0" w:firstRowFirstColumn="0" w:firstRowLastColumn="0" w:lastRowFirstColumn="0" w:lastRowLastColumn="0"/>
              <w:rPr>
                <w:ins w:id="1343" w:author="A5206572" w:date="2019-05-09T21:10:00Z"/>
                <w:rFonts w:ascii="Times New Roman" w:eastAsia="標楷體" w:hAnsi="Times New Roman" w:cs="Times New Roman"/>
                <w:sz w:val="28"/>
                <w:szCs w:val="28"/>
              </w:rPr>
              <w:pPrChange w:id="1344" w:author="A5206572" w:date="2019-05-09T21:13:00Z">
                <w:pPr>
                  <w:widowControl/>
                  <w:spacing w:after="120" w:line="480" w:lineRule="exact"/>
                  <w:jc w:val="both"/>
                  <w:cnfStyle w:val="000000000000" w:firstRow="0" w:lastRow="0" w:firstColumn="0" w:lastColumn="0" w:oddVBand="0" w:evenVBand="0" w:oddHBand="0" w:evenHBand="0" w:firstRowFirstColumn="0" w:firstRowLastColumn="0" w:lastRowFirstColumn="0" w:lastRowLastColumn="0"/>
                </w:pPr>
              </w:pPrChange>
            </w:pPr>
            <w:ins w:id="1345" w:author="A5206572" w:date="2019-05-09T21:13:00Z">
              <w:r>
                <w:rPr>
                  <w:rFonts w:ascii="Times New Roman" w:eastAsia="標楷體" w:hAnsi="Times New Roman" w:cs="Times New Roman" w:hint="eastAsia"/>
                  <w:sz w:val="28"/>
                  <w:szCs w:val="28"/>
                </w:rPr>
                <w:t>圖片編輯功能研究</w:t>
              </w:r>
            </w:ins>
            <w:ins w:id="1346" w:author="A5206572" w:date="2019-05-09T21:19:00Z">
              <w:r>
                <w:rPr>
                  <w:rFonts w:ascii="Times New Roman" w:eastAsia="標楷體" w:hAnsi="Times New Roman" w:cs="Times New Roman" w:hint="eastAsia"/>
                  <w:sz w:val="28"/>
                  <w:szCs w:val="28"/>
                </w:rPr>
                <w:t>、軟體後續測試與維護</w:t>
              </w:r>
            </w:ins>
          </w:p>
        </w:tc>
      </w:tr>
      <w:tr w:rsidR="00957086" w:rsidTr="00957086">
        <w:trPr>
          <w:cnfStyle w:val="000000100000" w:firstRow="0" w:lastRow="0" w:firstColumn="0" w:lastColumn="0" w:oddVBand="0" w:evenVBand="0" w:oddHBand="1" w:evenHBand="0" w:firstRowFirstColumn="0" w:firstRowLastColumn="0" w:lastRowFirstColumn="0" w:lastRowLastColumn="0"/>
          <w:ins w:id="1347" w:author="A5206572" w:date="2019-05-09T21:10:00Z"/>
        </w:trPr>
        <w:tc>
          <w:tcPr>
            <w:cnfStyle w:val="001000000000" w:firstRow="0" w:lastRow="0" w:firstColumn="1" w:lastColumn="0" w:oddVBand="0" w:evenVBand="0" w:oddHBand="0" w:evenHBand="0" w:firstRowFirstColumn="0" w:firstRowLastColumn="0" w:lastRowFirstColumn="0" w:lastRowLastColumn="0"/>
            <w:tcW w:w="1271" w:type="dxa"/>
            <w:tcPrChange w:id="1348" w:author="A5206572" w:date="2019-05-09T21:15:00Z">
              <w:tcPr>
                <w:tcW w:w="4151" w:type="dxa"/>
              </w:tcPr>
            </w:tcPrChange>
          </w:tcPr>
          <w:p w:rsidR="00957086" w:rsidRPr="00957086" w:rsidRDefault="00957086">
            <w:pPr>
              <w:widowControl/>
              <w:spacing w:after="120" w:line="480" w:lineRule="exact"/>
              <w:jc w:val="center"/>
              <w:cnfStyle w:val="001000100000" w:firstRow="0" w:lastRow="0" w:firstColumn="1" w:lastColumn="0" w:oddVBand="0" w:evenVBand="0" w:oddHBand="1" w:evenHBand="0" w:firstRowFirstColumn="0" w:firstRowLastColumn="0" w:lastRowFirstColumn="0" w:lastRowLastColumn="0"/>
              <w:rPr>
                <w:ins w:id="1349" w:author="A5206572" w:date="2019-05-09T21:10:00Z"/>
                <w:rFonts w:ascii="Times New Roman" w:eastAsia="標楷體" w:hAnsi="Times New Roman" w:cs="Times New Roman"/>
                <w:b w:val="0"/>
                <w:sz w:val="28"/>
                <w:szCs w:val="28"/>
                <w:rPrChange w:id="1350" w:author="A5206572" w:date="2019-05-09T21:12:00Z">
                  <w:rPr>
                    <w:ins w:id="1351" w:author="A5206572" w:date="2019-05-09T21:10:00Z"/>
                    <w:rFonts w:ascii="Times New Roman" w:eastAsia="標楷體" w:hAnsi="Times New Roman" w:cs="Times New Roman"/>
                    <w:sz w:val="28"/>
                    <w:szCs w:val="28"/>
                  </w:rPr>
                </w:rPrChange>
              </w:rPr>
              <w:pPrChange w:id="1352" w:author="A5206572" w:date="2019-05-09T21:11:00Z">
                <w:pPr>
                  <w:widowControl/>
                  <w:spacing w:after="120" w:line="480" w:lineRule="exact"/>
                  <w:jc w:val="both"/>
                  <w:cnfStyle w:val="001000100000" w:firstRow="0" w:lastRow="0" w:firstColumn="1" w:lastColumn="0" w:oddVBand="0" w:evenVBand="0" w:oddHBand="1" w:evenHBand="0" w:firstRowFirstColumn="0" w:firstRowLastColumn="0" w:lastRowFirstColumn="0" w:lastRowLastColumn="0"/>
                </w:pPr>
              </w:pPrChange>
            </w:pPr>
            <w:ins w:id="1353" w:author="A5206572" w:date="2019-05-09T21:11:00Z">
              <w:r w:rsidRPr="00957086">
                <w:rPr>
                  <w:rFonts w:ascii="Times New Roman" w:eastAsia="標楷體" w:hAnsi="Times New Roman" w:cs="Times New Roman" w:hint="eastAsia"/>
                  <w:sz w:val="28"/>
                  <w:szCs w:val="28"/>
                </w:rPr>
                <w:t>古瑞安</w:t>
              </w:r>
            </w:ins>
          </w:p>
        </w:tc>
        <w:tc>
          <w:tcPr>
            <w:tcW w:w="7031" w:type="dxa"/>
            <w:tcPrChange w:id="1354" w:author="A5206572" w:date="2019-05-09T21:15:00Z">
              <w:tcPr>
                <w:tcW w:w="4151" w:type="dxa"/>
              </w:tcPr>
            </w:tcPrChange>
          </w:tcPr>
          <w:p w:rsidR="00957086" w:rsidRPr="00957086" w:rsidRDefault="00957086">
            <w:pPr>
              <w:widowControl/>
              <w:spacing w:after="120" w:line="480" w:lineRule="exact"/>
              <w:cnfStyle w:val="000000100000" w:firstRow="0" w:lastRow="0" w:firstColumn="0" w:lastColumn="0" w:oddVBand="0" w:evenVBand="0" w:oddHBand="1" w:evenHBand="0" w:firstRowFirstColumn="0" w:firstRowLastColumn="0" w:lastRowFirstColumn="0" w:lastRowLastColumn="0"/>
              <w:rPr>
                <w:ins w:id="1355" w:author="A5206572" w:date="2019-05-09T21:10:00Z"/>
                <w:rFonts w:ascii="Times New Roman" w:eastAsia="標楷體" w:hAnsi="Times New Roman" w:cs="Times New Roman"/>
                <w:sz w:val="28"/>
                <w:szCs w:val="28"/>
              </w:rPr>
              <w:pPrChange w:id="1356" w:author="A5206572" w:date="2019-05-09T21:13:00Z">
                <w:pPr>
                  <w:widowControl/>
                  <w:spacing w:after="120" w:line="480" w:lineRule="exact"/>
                  <w:jc w:val="both"/>
                  <w:cnfStyle w:val="000000100000" w:firstRow="0" w:lastRow="0" w:firstColumn="0" w:lastColumn="0" w:oddVBand="0" w:evenVBand="0" w:oddHBand="1" w:evenHBand="0" w:firstRowFirstColumn="0" w:firstRowLastColumn="0" w:lastRowFirstColumn="0" w:lastRowLastColumn="0"/>
                </w:pPr>
              </w:pPrChange>
            </w:pPr>
            <w:ins w:id="1357" w:author="A5206572" w:date="2019-05-09T21:13:00Z">
              <w:r>
                <w:rPr>
                  <w:rFonts w:ascii="Times New Roman" w:eastAsia="標楷體" w:hAnsi="Times New Roman" w:cs="Times New Roman" w:hint="eastAsia"/>
                  <w:sz w:val="28"/>
                  <w:szCs w:val="28"/>
                </w:rPr>
                <w:t>伺服器與資料</w:t>
              </w:r>
            </w:ins>
            <w:ins w:id="1358" w:author="A5206572" w:date="2019-05-09T21:14:00Z">
              <w:r>
                <w:rPr>
                  <w:rFonts w:ascii="Times New Roman" w:eastAsia="標楷體" w:hAnsi="Times New Roman" w:cs="Times New Roman" w:hint="eastAsia"/>
                  <w:sz w:val="28"/>
                  <w:szCs w:val="28"/>
                </w:rPr>
                <w:t>庫研究、後端後續維護</w:t>
              </w:r>
            </w:ins>
          </w:p>
        </w:tc>
      </w:tr>
      <w:tr w:rsidR="00957086" w:rsidTr="00957086">
        <w:trPr>
          <w:ins w:id="1359" w:author="A5206572" w:date="2019-05-09T21:10:00Z"/>
        </w:trPr>
        <w:tc>
          <w:tcPr>
            <w:cnfStyle w:val="001000000000" w:firstRow="0" w:lastRow="0" w:firstColumn="1" w:lastColumn="0" w:oddVBand="0" w:evenVBand="0" w:oddHBand="0" w:evenHBand="0" w:firstRowFirstColumn="0" w:firstRowLastColumn="0" w:lastRowFirstColumn="0" w:lastRowLastColumn="0"/>
            <w:tcW w:w="1271" w:type="dxa"/>
            <w:tcPrChange w:id="1360" w:author="A5206572" w:date="2019-05-09T21:15:00Z">
              <w:tcPr>
                <w:tcW w:w="4151" w:type="dxa"/>
              </w:tcPr>
            </w:tcPrChange>
          </w:tcPr>
          <w:p w:rsidR="00957086" w:rsidRPr="00957086" w:rsidRDefault="00957086">
            <w:pPr>
              <w:widowControl/>
              <w:spacing w:after="120" w:line="480" w:lineRule="exact"/>
              <w:jc w:val="center"/>
              <w:rPr>
                <w:ins w:id="1361" w:author="A5206572" w:date="2019-05-09T21:10:00Z"/>
                <w:rFonts w:ascii="Times New Roman" w:eastAsia="標楷體" w:hAnsi="Times New Roman" w:cs="Times New Roman"/>
                <w:b w:val="0"/>
                <w:sz w:val="28"/>
                <w:szCs w:val="28"/>
                <w:rPrChange w:id="1362" w:author="A5206572" w:date="2019-05-09T21:12:00Z">
                  <w:rPr>
                    <w:ins w:id="1363" w:author="A5206572" w:date="2019-05-09T21:10:00Z"/>
                    <w:rFonts w:ascii="Times New Roman" w:eastAsia="標楷體" w:hAnsi="Times New Roman" w:cs="Times New Roman"/>
                    <w:sz w:val="28"/>
                    <w:szCs w:val="28"/>
                  </w:rPr>
                </w:rPrChange>
              </w:rPr>
              <w:pPrChange w:id="1364" w:author="A5206572" w:date="2019-05-09T21:11:00Z">
                <w:pPr>
                  <w:widowControl/>
                  <w:spacing w:after="120" w:line="480" w:lineRule="exact"/>
                  <w:jc w:val="both"/>
                </w:pPr>
              </w:pPrChange>
            </w:pPr>
            <w:ins w:id="1365" w:author="A5206572" w:date="2019-05-09T21:11:00Z">
              <w:r w:rsidRPr="00957086">
                <w:rPr>
                  <w:rFonts w:ascii="Times New Roman" w:eastAsia="標楷體" w:hAnsi="Times New Roman" w:cs="Times New Roman" w:hint="eastAsia"/>
                  <w:sz w:val="28"/>
                  <w:szCs w:val="28"/>
                </w:rPr>
                <w:t>黃</w:t>
              </w:r>
            </w:ins>
            <w:ins w:id="1366" w:author="A5206572" w:date="2019-05-09T21:12:00Z">
              <w:r w:rsidRPr="00957086">
                <w:rPr>
                  <w:rFonts w:ascii="Times New Roman" w:eastAsia="標楷體" w:hAnsi="Times New Roman" w:cs="Times New Roman" w:hint="eastAsia"/>
                  <w:sz w:val="28"/>
                  <w:szCs w:val="28"/>
                </w:rPr>
                <w:t>祥銘</w:t>
              </w:r>
            </w:ins>
          </w:p>
        </w:tc>
        <w:tc>
          <w:tcPr>
            <w:tcW w:w="7031" w:type="dxa"/>
            <w:tcPrChange w:id="1367" w:author="A5206572" w:date="2019-05-09T21:15:00Z">
              <w:tcPr>
                <w:tcW w:w="4151" w:type="dxa"/>
              </w:tcPr>
            </w:tcPrChange>
          </w:tcPr>
          <w:p w:rsidR="00957086" w:rsidRPr="00957086" w:rsidRDefault="00957086">
            <w:pPr>
              <w:widowControl/>
              <w:spacing w:after="120" w:line="480" w:lineRule="exact"/>
              <w:cnfStyle w:val="000000000000" w:firstRow="0" w:lastRow="0" w:firstColumn="0" w:lastColumn="0" w:oddVBand="0" w:evenVBand="0" w:oddHBand="0" w:evenHBand="0" w:firstRowFirstColumn="0" w:firstRowLastColumn="0" w:lastRowFirstColumn="0" w:lastRowLastColumn="0"/>
              <w:rPr>
                <w:ins w:id="1368" w:author="A5206572" w:date="2019-05-09T21:10:00Z"/>
                <w:rFonts w:ascii="Times New Roman" w:eastAsia="標楷體" w:hAnsi="Times New Roman" w:cs="Times New Roman"/>
                <w:sz w:val="28"/>
                <w:szCs w:val="28"/>
              </w:rPr>
              <w:pPrChange w:id="1369" w:author="A5206572" w:date="2019-05-09T21:13:00Z">
                <w:pPr>
                  <w:widowControl/>
                  <w:spacing w:after="120" w:line="480" w:lineRule="exact"/>
                  <w:jc w:val="both"/>
                  <w:cnfStyle w:val="000000000000" w:firstRow="0" w:lastRow="0" w:firstColumn="0" w:lastColumn="0" w:oddVBand="0" w:evenVBand="0" w:oddHBand="0" w:evenHBand="0" w:firstRowFirstColumn="0" w:firstRowLastColumn="0" w:lastRowFirstColumn="0" w:lastRowLastColumn="0"/>
                </w:pPr>
              </w:pPrChange>
            </w:pPr>
            <w:ins w:id="1370" w:author="A5206572" w:date="2019-05-09T21:14:00Z">
              <w:r>
                <w:rPr>
                  <w:rFonts w:ascii="Times New Roman" w:eastAsia="標楷體" w:hAnsi="Times New Roman" w:cs="Times New Roman" w:hint="eastAsia"/>
                  <w:sz w:val="28"/>
                  <w:szCs w:val="28"/>
                </w:rPr>
                <w:t>前端介面功能研究、設</w:t>
              </w:r>
            </w:ins>
            <w:ins w:id="1371" w:author="A5206572" w:date="2019-05-09T21:15:00Z">
              <w:r>
                <w:rPr>
                  <w:rFonts w:ascii="Times New Roman" w:eastAsia="標楷體" w:hAnsi="Times New Roman" w:cs="Times New Roman" w:hint="eastAsia"/>
                  <w:sz w:val="28"/>
                  <w:szCs w:val="28"/>
                </w:rPr>
                <w:t>計系統規劃</w:t>
              </w:r>
            </w:ins>
          </w:p>
        </w:tc>
      </w:tr>
    </w:tbl>
    <w:p w:rsidR="0055102D" w:rsidRDefault="0055102D" w:rsidP="00D62488">
      <w:pPr>
        <w:widowControl/>
        <w:spacing w:after="120" w:line="480" w:lineRule="exact"/>
        <w:ind w:firstLineChars="200" w:firstLine="560"/>
        <w:jc w:val="both"/>
        <w:rPr>
          <w:ins w:id="1372" w:author="A5206572" w:date="2019-05-09T21:53:00Z"/>
          <w:rFonts w:ascii="Times New Roman" w:eastAsia="標楷體" w:hAnsi="Times New Roman" w:cs="Times New Roman"/>
          <w:sz w:val="28"/>
          <w:szCs w:val="28"/>
        </w:rPr>
      </w:pPr>
    </w:p>
    <w:p w:rsidR="00D62488" w:rsidRDefault="00D62488" w:rsidP="00D62488">
      <w:pPr>
        <w:widowControl/>
        <w:spacing w:after="120" w:line="480" w:lineRule="exact"/>
        <w:ind w:firstLineChars="200" w:firstLine="560"/>
        <w:jc w:val="both"/>
        <w:rPr>
          <w:ins w:id="1373" w:author="A5206572" w:date="2019-05-09T22:00:00Z"/>
          <w:rFonts w:ascii="Times New Roman" w:eastAsia="標楷體" w:hAnsi="Times New Roman" w:cs="Times New Roman"/>
          <w:sz w:val="28"/>
          <w:szCs w:val="28"/>
        </w:rPr>
      </w:pPr>
      <w:ins w:id="1374" w:author="A5206572" w:date="2019-05-09T21:20:00Z">
        <w:r>
          <w:rPr>
            <w:rFonts w:ascii="Times New Roman" w:eastAsia="標楷體" w:hAnsi="Times New Roman" w:cs="Times New Roman" w:hint="eastAsia"/>
            <w:sz w:val="28"/>
            <w:szCs w:val="28"/>
          </w:rPr>
          <w:t>根據表</w:t>
        </w:r>
      </w:ins>
      <w:ins w:id="1375" w:author="A5206572" w:date="2019-05-09T21:21:00Z">
        <w:r>
          <w:rPr>
            <w:rFonts w:ascii="Times New Roman" w:eastAsia="標楷體" w:hAnsi="Times New Roman" w:cs="Times New Roman" w:hint="eastAsia"/>
            <w:sz w:val="28"/>
            <w:szCs w:val="28"/>
          </w:rPr>
          <w:t>4.1</w:t>
        </w:r>
        <w:r>
          <w:rPr>
            <w:rFonts w:ascii="Times New Roman" w:eastAsia="標楷體" w:hAnsi="Times New Roman" w:cs="Times New Roman" w:hint="eastAsia"/>
            <w:sz w:val="28"/>
            <w:szCs w:val="28"/>
          </w:rPr>
          <w:t>，我們分成三大部分進行分工：</w:t>
        </w:r>
      </w:ins>
      <w:ins w:id="1376" w:author="A5206572" w:date="2019-05-09T21:22:00Z">
        <w:r>
          <w:rPr>
            <w:rFonts w:ascii="Times New Roman" w:eastAsia="標楷體" w:hAnsi="Times New Roman" w:cs="Times New Roman" w:hint="eastAsia"/>
            <w:sz w:val="28"/>
            <w:szCs w:val="28"/>
          </w:rPr>
          <w:t>前端、後端、圖片編輯功能，</w:t>
        </w:r>
      </w:ins>
      <w:ins w:id="1377" w:author="A5206572" w:date="2019-05-09T21:23:00Z">
        <w:r>
          <w:rPr>
            <w:rFonts w:ascii="Times New Roman" w:eastAsia="標楷體" w:hAnsi="Times New Roman" w:cs="Times New Roman" w:hint="eastAsia"/>
            <w:sz w:val="28"/>
            <w:szCs w:val="28"/>
          </w:rPr>
          <w:t>由於本</w:t>
        </w:r>
      </w:ins>
      <w:ins w:id="1378" w:author="A5206572" w:date="2019-05-09T21:24:00Z">
        <w:r>
          <w:rPr>
            <w:rFonts w:ascii="Times New Roman" w:eastAsia="標楷體" w:hAnsi="Times New Roman" w:cs="Times New Roman" w:hint="eastAsia"/>
            <w:sz w:val="28"/>
            <w:szCs w:val="28"/>
          </w:rPr>
          <w:t>專題</w:t>
        </w:r>
      </w:ins>
      <w:ins w:id="1379" w:author="A5206572" w:date="2019-05-09T21:23:00Z">
        <w:r>
          <w:rPr>
            <w:rFonts w:ascii="Times New Roman" w:eastAsia="標楷體" w:hAnsi="Times New Roman" w:cs="Times New Roman" w:hint="eastAsia"/>
            <w:sz w:val="28"/>
            <w:szCs w:val="28"/>
          </w:rPr>
          <w:t>研究需要處理大量的圖片編輯，因此，將</w:t>
        </w:r>
      </w:ins>
      <w:ins w:id="1380" w:author="A5206572" w:date="2019-05-09T21:24:00Z">
        <w:r>
          <w:rPr>
            <w:rFonts w:ascii="Times New Roman" w:eastAsia="標楷體" w:hAnsi="Times New Roman" w:cs="Times New Roman" w:hint="eastAsia"/>
            <w:sz w:val="28"/>
            <w:szCs w:val="28"/>
          </w:rPr>
          <w:t>該</w:t>
        </w:r>
      </w:ins>
      <w:ins w:id="1381" w:author="A5206572" w:date="2019-05-09T21:25:00Z">
        <w:r>
          <w:rPr>
            <w:rFonts w:ascii="Times New Roman" w:eastAsia="標楷體" w:hAnsi="Times New Roman" w:cs="Times New Roman" w:hint="eastAsia"/>
            <w:sz w:val="28"/>
            <w:szCs w:val="28"/>
          </w:rPr>
          <w:t>功能</w:t>
        </w:r>
      </w:ins>
      <w:ins w:id="1382" w:author="A5206572" w:date="2019-05-09T21:24:00Z">
        <w:r>
          <w:rPr>
            <w:rFonts w:ascii="Times New Roman" w:eastAsia="標楷體" w:hAnsi="Times New Roman" w:cs="Times New Roman" w:hint="eastAsia"/>
            <w:sz w:val="28"/>
            <w:szCs w:val="28"/>
          </w:rPr>
          <w:t>特別獨立</w:t>
        </w:r>
      </w:ins>
      <w:ins w:id="1383" w:author="A5206572" w:date="2019-05-09T21:25:00Z">
        <w:r>
          <w:rPr>
            <w:rFonts w:ascii="Times New Roman" w:eastAsia="標楷體" w:hAnsi="Times New Roman" w:cs="Times New Roman" w:hint="eastAsia"/>
            <w:sz w:val="28"/>
            <w:szCs w:val="28"/>
          </w:rPr>
          <w:t>進行研究；前端是每位使用者首要接觸的</w:t>
        </w:r>
      </w:ins>
      <w:ins w:id="1384" w:author="A5206572" w:date="2019-05-09T21:49:00Z">
        <w:r w:rsidR="0055102D">
          <w:rPr>
            <w:rFonts w:ascii="Times New Roman" w:eastAsia="標楷體" w:hAnsi="Times New Roman" w:cs="Times New Roman" w:hint="eastAsia"/>
            <w:sz w:val="28"/>
            <w:szCs w:val="28"/>
          </w:rPr>
          <w:t>，</w:t>
        </w:r>
      </w:ins>
      <w:ins w:id="1385" w:author="A5206572" w:date="2019-05-09T21:54:00Z">
        <w:r w:rsidR="0055102D">
          <w:rPr>
            <w:rFonts w:ascii="Times New Roman" w:eastAsia="標楷體" w:hAnsi="Times New Roman" w:cs="Times New Roman" w:hint="eastAsia"/>
            <w:sz w:val="28"/>
            <w:szCs w:val="28"/>
          </w:rPr>
          <w:t>而</w:t>
        </w:r>
      </w:ins>
      <w:ins w:id="1386" w:author="A5206572" w:date="2019-05-09T21:49:00Z">
        <w:r w:rsidR="0055102D">
          <w:rPr>
            <w:rFonts w:ascii="Times New Roman" w:eastAsia="標楷體" w:hAnsi="Times New Roman" w:cs="Times New Roman" w:hint="eastAsia"/>
            <w:sz w:val="28"/>
            <w:szCs w:val="28"/>
          </w:rPr>
          <w:t>對於使用者的體驗相</w:t>
        </w:r>
      </w:ins>
      <w:ins w:id="1387" w:author="A5206572" w:date="2019-05-09T21:50:00Z">
        <w:r w:rsidR="0055102D">
          <w:rPr>
            <w:rFonts w:ascii="Times New Roman" w:eastAsia="標楷體" w:hAnsi="Times New Roman" w:cs="Times New Roman" w:hint="eastAsia"/>
            <w:sz w:val="28"/>
            <w:szCs w:val="28"/>
          </w:rPr>
          <w:t>當重視</w:t>
        </w:r>
      </w:ins>
      <w:ins w:id="1388" w:author="A5206572" w:date="2019-05-09T21:54:00Z">
        <w:r w:rsidR="0055102D">
          <w:rPr>
            <w:rFonts w:ascii="Times New Roman" w:eastAsia="標楷體" w:hAnsi="Times New Roman" w:cs="Times New Roman" w:hint="eastAsia"/>
            <w:sz w:val="28"/>
            <w:szCs w:val="28"/>
          </w:rPr>
          <w:t>的我們</w:t>
        </w:r>
      </w:ins>
      <w:ins w:id="1389" w:author="A5206572" w:date="2019-05-09T21:50:00Z">
        <w:r w:rsidR="0055102D">
          <w:rPr>
            <w:rFonts w:ascii="Times New Roman" w:eastAsia="標楷體" w:hAnsi="Times New Roman" w:cs="Times New Roman" w:hint="eastAsia"/>
            <w:sz w:val="28"/>
            <w:szCs w:val="28"/>
          </w:rPr>
          <w:t>，故將前端也分出一個部分；後端包括伺服器與資料庫</w:t>
        </w:r>
      </w:ins>
      <w:ins w:id="1390" w:author="A5206572" w:date="2019-05-09T21:51:00Z">
        <w:r w:rsidR="0055102D">
          <w:rPr>
            <w:rFonts w:ascii="Times New Roman" w:eastAsia="標楷體" w:hAnsi="Times New Roman" w:cs="Times New Roman" w:hint="eastAsia"/>
            <w:sz w:val="28"/>
            <w:szCs w:val="28"/>
          </w:rPr>
          <w:t>，好比一個</w:t>
        </w:r>
        <w:r w:rsidR="0055102D">
          <w:rPr>
            <w:rFonts w:ascii="Times New Roman" w:eastAsia="標楷體" w:hAnsi="Times New Roman" w:cs="Times New Roman" w:hint="eastAsia"/>
            <w:sz w:val="28"/>
            <w:szCs w:val="28"/>
          </w:rPr>
          <w:t>APP</w:t>
        </w:r>
        <w:r w:rsidR="0055102D">
          <w:rPr>
            <w:rFonts w:ascii="Times New Roman" w:eastAsia="標楷體" w:hAnsi="Times New Roman" w:cs="Times New Roman" w:hint="eastAsia"/>
            <w:sz w:val="28"/>
            <w:szCs w:val="28"/>
          </w:rPr>
          <w:t>重要的心臟與頭腦，更是本專題的核心，</w:t>
        </w:r>
      </w:ins>
      <w:ins w:id="1391" w:author="A5206572" w:date="2019-05-09T21:52:00Z">
        <w:r w:rsidR="0055102D">
          <w:rPr>
            <w:rFonts w:ascii="Times New Roman" w:eastAsia="標楷體" w:hAnsi="Times New Roman" w:cs="Times New Roman" w:hint="eastAsia"/>
            <w:sz w:val="28"/>
            <w:szCs w:val="28"/>
          </w:rPr>
          <w:t>因而無庸置疑的形成一大部分。最後則是將上述三大部分進行整合與</w:t>
        </w:r>
      </w:ins>
      <w:ins w:id="1392" w:author="A5206572" w:date="2019-05-09T21:53:00Z">
        <w:r w:rsidR="0055102D">
          <w:rPr>
            <w:rFonts w:ascii="Times New Roman" w:eastAsia="標楷體" w:hAnsi="Times New Roman" w:cs="Times New Roman" w:hint="eastAsia"/>
            <w:sz w:val="28"/>
            <w:szCs w:val="28"/>
          </w:rPr>
          <w:t>打包實機部署，</w:t>
        </w:r>
      </w:ins>
      <w:ins w:id="1393" w:author="A5206572" w:date="2019-05-09T21:56:00Z">
        <w:r w:rsidR="0055102D">
          <w:rPr>
            <w:rFonts w:ascii="Times New Roman" w:eastAsia="標楷體" w:hAnsi="Times New Roman" w:cs="Times New Roman" w:hint="eastAsia"/>
            <w:sz w:val="28"/>
            <w:szCs w:val="28"/>
          </w:rPr>
          <w:t>進而完成一個</w:t>
        </w:r>
      </w:ins>
      <w:ins w:id="1394" w:author="A5206572" w:date="2019-05-09T21:57:00Z">
        <w:r w:rsidR="0055102D">
          <w:rPr>
            <w:rFonts w:ascii="Times New Roman" w:eastAsia="標楷體" w:hAnsi="Times New Roman" w:cs="Times New Roman" w:hint="eastAsia"/>
            <w:sz w:val="28"/>
            <w:szCs w:val="28"/>
          </w:rPr>
          <w:t>相當完整的跨平台</w:t>
        </w:r>
        <w:r w:rsidR="0055102D">
          <w:rPr>
            <w:rFonts w:ascii="Times New Roman" w:eastAsia="標楷體" w:hAnsi="Times New Roman" w:cs="Times New Roman" w:hint="eastAsia"/>
            <w:sz w:val="28"/>
            <w:szCs w:val="28"/>
          </w:rPr>
          <w:t>APP</w:t>
        </w:r>
        <w:r w:rsidR="0055102D">
          <w:rPr>
            <w:rFonts w:ascii="Times New Roman" w:eastAsia="標楷體" w:hAnsi="Times New Roman" w:cs="Times New Roman" w:hint="eastAsia"/>
            <w:sz w:val="28"/>
            <w:szCs w:val="28"/>
          </w:rPr>
          <w:t>。</w:t>
        </w:r>
      </w:ins>
    </w:p>
    <w:p w:rsidR="00DD200E" w:rsidRDefault="00DD200E" w:rsidP="00D62488">
      <w:pPr>
        <w:widowControl/>
        <w:spacing w:after="120" w:line="480" w:lineRule="exact"/>
        <w:ind w:firstLineChars="200" w:firstLine="560"/>
        <w:jc w:val="both"/>
        <w:rPr>
          <w:ins w:id="1395" w:author="A5206572" w:date="2019-05-09T22:02:00Z"/>
          <w:rFonts w:ascii="Times New Roman" w:eastAsia="標楷體" w:hAnsi="Times New Roman" w:cs="Times New Roman"/>
          <w:sz w:val="28"/>
          <w:szCs w:val="28"/>
        </w:rPr>
      </w:pPr>
      <w:ins w:id="1396" w:author="A5206572" w:date="2019-05-09T22:00:00Z">
        <w:r w:rsidRPr="00883CA4">
          <w:rPr>
            <w:rFonts w:ascii="Times New Roman" w:eastAsia="標楷體" w:hAnsi="Times New Roman" w:cs="Times New Roman" w:hint="eastAsia"/>
            <w:sz w:val="28"/>
            <w:szCs w:val="28"/>
          </w:rPr>
          <w:t>我們以</w:t>
        </w:r>
        <w:r>
          <w:rPr>
            <w:rFonts w:ascii="Times New Roman" w:eastAsia="標楷體" w:hAnsi="Times New Roman" w:cs="Times New Roman" w:hint="eastAsia"/>
            <w:sz w:val="28"/>
            <w:szCs w:val="28"/>
          </w:rPr>
          <w:t>筆記本的基礎概念之架構打造出一款前所未有的跨平台</w:t>
        </w: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，透過分工合作與發揮各自所長將教育與科技以全新的面貌融合為一，將翻轉傳統的思維模式，並以這樣的精神與初心經營出屬於我們的一片天。</w:t>
        </w:r>
      </w:ins>
    </w:p>
    <w:p w:rsidR="00DF189B" w:rsidRDefault="00DF189B" w:rsidP="00D62488">
      <w:pPr>
        <w:widowControl/>
        <w:spacing w:after="120" w:line="480" w:lineRule="exact"/>
        <w:ind w:firstLineChars="200" w:firstLine="560"/>
        <w:jc w:val="both"/>
        <w:rPr>
          <w:ins w:id="1397" w:author="A5206572" w:date="2019-05-09T22:02:00Z"/>
          <w:rFonts w:ascii="Times New Roman" w:eastAsia="標楷體" w:hAnsi="Times New Roman" w:cs="Times New Roman"/>
          <w:sz w:val="28"/>
          <w:szCs w:val="28"/>
        </w:rPr>
      </w:pPr>
    </w:p>
    <w:p w:rsidR="00DF189B" w:rsidRDefault="00DF189B" w:rsidP="00D62488">
      <w:pPr>
        <w:widowControl/>
        <w:spacing w:after="120" w:line="480" w:lineRule="exact"/>
        <w:ind w:firstLineChars="200" w:firstLine="560"/>
        <w:jc w:val="both"/>
        <w:rPr>
          <w:ins w:id="1398" w:author="A5206572" w:date="2019-05-09T22:02:00Z"/>
          <w:rFonts w:ascii="Times New Roman" w:eastAsia="標楷體" w:hAnsi="Times New Roman" w:cs="Times New Roman"/>
          <w:sz w:val="28"/>
          <w:szCs w:val="28"/>
        </w:rPr>
      </w:pPr>
    </w:p>
    <w:p w:rsidR="00DF189B" w:rsidRDefault="00DF189B" w:rsidP="00D62488">
      <w:pPr>
        <w:widowControl/>
        <w:spacing w:after="120" w:line="480" w:lineRule="exact"/>
        <w:ind w:firstLineChars="200" w:firstLine="560"/>
        <w:jc w:val="both"/>
        <w:rPr>
          <w:ins w:id="1399" w:author="A5206572" w:date="2019-05-09T22:02:00Z"/>
          <w:rFonts w:ascii="Times New Roman" w:eastAsia="標楷體" w:hAnsi="Times New Roman" w:cs="Times New Roman"/>
          <w:sz w:val="28"/>
          <w:szCs w:val="28"/>
        </w:rPr>
      </w:pPr>
    </w:p>
    <w:p w:rsidR="00DF189B" w:rsidRDefault="00DF189B">
      <w:pPr>
        <w:pStyle w:val="af1"/>
        <w:rPr>
          <w:ins w:id="1400" w:author="A5206572" w:date="2019-05-10T11:12:00Z"/>
        </w:rPr>
        <w:pPrChange w:id="1401" w:author="A5206572" w:date="2019-05-10T21:16:00Z">
          <w:pPr>
            <w:widowControl/>
            <w:spacing w:beforeLines="100" w:before="360" w:afterLines="100" w:after="360"/>
            <w:jc w:val="center"/>
          </w:pPr>
        </w:pPrChange>
      </w:pPr>
      <w:bookmarkStart w:id="1402" w:name="_Toc8484190"/>
      <w:ins w:id="1403" w:author="A5206572" w:date="2019-05-09T22:02:00Z">
        <w:r w:rsidRPr="00F2599E">
          <w:rPr>
            <w:rFonts w:hint="eastAsia"/>
          </w:rPr>
          <w:lastRenderedPageBreak/>
          <w:t>第</w:t>
        </w:r>
        <w:r>
          <w:rPr>
            <w:rFonts w:hint="eastAsia"/>
          </w:rPr>
          <w:t>5</w:t>
        </w:r>
        <w:r w:rsidRPr="00F2599E">
          <w:rPr>
            <w:rFonts w:hint="eastAsia"/>
          </w:rPr>
          <w:t>章</w:t>
        </w:r>
        <w:r w:rsidRPr="00F2599E">
          <w:rPr>
            <w:rFonts w:hint="eastAsia"/>
          </w:rPr>
          <w:t xml:space="preserve"> </w:t>
        </w:r>
        <w:r>
          <w:rPr>
            <w:rFonts w:hint="eastAsia"/>
          </w:rPr>
          <w:t>預期成果</w:t>
        </w:r>
      </w:ins>
      <w:bookmarkEnd w:id="1402"/>
    </w:p>
    <w:p w:rsidR="005461AD" w:rsidRDefault="002649E6">
      <w:pPr>
        <w:widowControl/>
        <w:spacing w:after="120" w:line="480" w:lineRule="exact"/>
        <w:ind w:firstLineChars="200" w:firstLine="560"/>
        <w:jc w:val="both"/>
        <w:rPr>
          <w:ins w:id="1404" w:author="A5206572" w:date="2019-05-10T16:43:00Z"/>
          <w:rFonts w:ascii="Times New Roman" w:eastAsia="標楷體" w:hAnsi="Times New Roman" w:cs="Times New Roman"/>
          <w:sz w:val="28"/>
          <w:szCs w:val="28"/>
        </w:rPr>
      </w:pPr>
      <w:ins w:id="1405" w:author="A5206572" w:date="2019-05-10T11:19:00Z">
        <w:r w:rsidRPr="002649E6">
          <w:rPr>
            <w:rFonts w:ascii="Times New Roman" w:eastAsia="標楷體" w:hAnsi="Times New Roman" w:cs="Times New Roman" w:hint="eastAsia"/>
            <w:sz w:val="28"/>
            <w:szCs w:val="28"/>
            <w:rPrChange w:id="1406" w:author="A5206572" w:date="2019-05-10T11:19:00Z">
              <w:rPr>
                <w:rFonts w:ascii="Times New Roman" w:eastAsia="標楷體" w:hAnsi="Times New Roman" w:cs="Times New Roman" w:hint="eastAsia"/>
                <w:b/>
                <w:sz w:val="40"/>
                <w:szCs w:val="40"/>
              </w:rPr>
            </w:rPrChange>
          </w:rPr>
          <w:t>基於</w:t>
        </w:r>
      </w:ins>
      <w:ins w:id="1407" w:author="A5206572" w:date="2019-05-10T11:20:00Z">
        <w:r>
          <w:rPr>
            <w:rFonts w:ascii="Times New Roman" w:eastAsia="標楷體" w:hAnsi="Times New Roman" w:cs="Times New Roman" w:hint="eastAsia"/>
            <w:sz w:val="28"/>
            <w:szCs w:val="28"/>
          </w:rPr>
          <w:t>前面幾章所述，</w:t>
        </w:r>
      </w:ins>
      <w:ins w:id="1408" w:author="A5206572" w:date="2019-05-10T11:21:00Z">
        <w:r>
          <w:rPr>
            <w:rFonts w:ascii="Times New Roman" w:eastAsia="標楷體" w:hAnsi="Times New Roman" w:cs="Times New Roman" w:hint="eastAsia"/>
            <w:sz w:val="28"/>
            <w:szCs w:val="28"/>
          </w:rPr>
          <w:t>我們透過參考相關文獻</w:t>
        </w:r>
      </w:ins>
      <w:ins w:id="1409" w:author="A5206572" w:date="2019-05-10T11:22:00Z">
        <w:r>
          <w:rPr>
            <w:rFonts w:ascii="Times New Roman" w:eastAsia="標楷體" w:hAnsi="Times New Roman" w:cs="Times New Roman" w:hint="eastAsia"/>
            <w:sz w:val="28"/>
            <w:szCs w:val="28"/>
          </w:rPr>
          <w:t>並進行分工研究，</w:t>
        </w:r>
      </w:ins>
      <w:ins w:id="1410" w:author="A5206572" w:date="2019-05-10T11:26:00Z">
        <w:r>
          <w:rPr>
            <w:rFonts w:ascii="Times New Roman" w:eastAsia="標楷體" w:hAnsi="Times New Roman" w:cs="Times New Roman" w:hint="eastAsia"/>
            <w:sz w:val="28"/>
            <w:szCs w:val="28"/>
          </w:rPr>
          <w:t>預期能夠共同開發出一個</w:t>
        </w:r>
      </w:ins>
      <w:ins w:id="1411" w:author="A5206572" w:date="2019-05-10T11:27:00Z">
        <w:r>
          <w:rPr>
            <w:rFonts w:ascii="Times New Roman" w:eastAsia="標楷體" w:hAnsi="Times New Roman" w:cs="Times New Roman" w:hint="eastAsia"/>
            <w:sz w:val="28"/>
            <w:szCs w:val="28"/>
          </w:rPr>
          <w:t>非常完整的跨平台</w:t>
        </w: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w:t>
        </w:r>
      </w:ins>
      <w:ins w:id="1412" w:author="A5206572" w:date="2019-05-10T11:28:00Z">
        <w:r w:rsidR="00CC0831">
          <w:rPr>
            <w:rFonts w:ascii="Times New Roman" w:eastAsia="標楷體" w:hAnsi="Times New Roman" w:cs="Times New Roman" w:hint="eastAsia"/>
            <w:sz w:val="28"/>
            <w:szCs w:val="28"/>
          </w:rPr>
          <w:t>且計畫在製作的過程中</w:t>
        </w:r>
      </w:ins>
      <w:ins w:id="1413" w:author="A5206572" w:date="2019-05-10T11:51:00Z">
        <w:r w:rsidR="000370E4">
          <w:rPr>
            <w:rFonts w:ascii="Times New Roman" w:eastAsia="標楷體" w:hAnsi="Times New Roman" w:cs="Times New Roman" w:hint="eastAsia"/>
            <w:sz w:val="28"/>
            <w:szCs w:val="28"/>
          </w:rPr>
          <w:t>進行階段性的測試，收集測試數據與資</w:t>
        </w:r>
      </w:ins>
      <w:ins w:id="1414" w:author="A5206572" w:date="2019-05-10T11:52:00Z">
        <w:r w:rsidR="000370E4">
          <w:rPr>
            <w:rFonts w:ascii="Times New Roman" w:eastAsia="標楷體" w:hAnsi="Times New Roman" w:cs="Times New Roman" w:hint="eastAsia"/>
            <w:sz w:val="28"/>
            <w:szCs w:val="28"/>
          </w:rPr>
          <w:t>料，進而提升使用者的體驗，使本研究</w:t>
        </w:r>
      </w:ins>
      <w:ins w:id="1415" w:author="A5206572" w:date="2019-05-10T11:55:00Z">
        <w:r w:rsidR="000370E4">
          <w:rPr>
            <w:rFonts w:ascii="Times New Roman" w:eastAsia="標楷體" w:hAnsi="Times New Roman" w:cs="Times New Roman" w:hint="eastAsia"/>
            <w:sz w:val="28"/>
            <w:szCs w:val="28"/>
          </w:rPr>
          <w:t>能夠規劃出一套</w:t>
        </w:r>
      </w:ins>
      <w:ins w:id="1416" w:author="A5206572" w:date="2019-05-10T11:57:00Z">
        <w:r w:rsidR="00152B28">
          <w:rPr>
            <w:rFonts w:ascii="Times New Roman" w:eastAsia="標楷體" w:hAnsi="Times New Roman" w:cs="Times New Roman" w:hint="eastAsia"/>
            <w:sz w:val="28"/>
            <w:szCs w:val="28"/>
          </w:rPr>
          <w:t>完美的</w:t>
        </w:r>
      </w:ins>
      <w:ins w:id="1417" w:author="A5206572" w:date="2019-05-10T11:55:00Z">
        <w:r w:rsidR="000370E4">
          <w:rPr>
            <w:rFonts w:ascii="Times New Roman" w:eastAsia="標楷體" w:hAnsi="Times New Roman" w:cs="Times New Roman" w:hint="eastAsia"/>
            <w:sz w:val="28"/>
            <w:szCs w:val="28"/>
          </w:rPr>
          <w:t>經營</w:t>
        </w:r>
      </w:ins>
      <w:ins w:id="1418" w:author="A5206572" w:date="2019-05-10T11:56:00Z">
        <w:r w:rsidR="000370E4">
          <w:rPr>
            <w:rFonts w:ascii="Times New Roman" w:eastAsia="標楷體" w:hAnsi="Times New Roman" w:cs="Times New Roman" w:hint="eastAsia"/>
            <w:sz w:val="28"/>
            <w:szCs w:val="28"/>
          </w:rPr>
          <w:t>模式，方能達成我們想要隨時上架的理念與目標。</w:t>
        </w:r>
      </w:ins>
    </w:p>
    <w:p w:rsidR="003F793F" w:rsidRDefault="003F793F">
      <w:pPr>
        <w:widowControl/>
        <w:spacing w:after="120" w:line="480" w:lineRule="exact"/>
        <w:ind w:firstLineChars="200" w:firstLine="560"/>
        <w:jc w:val="both"/>
        <w:rPr>
          <w:ins w:id="1419" w:author="A5206572" w:date="2019-05-10T15:35:00Z"/>
          <w:rFonts w:ascii="Times New Roman" w:eastAsia="標楷體" w:hAnsi="Times New Roman" w:cs="Times New Roman"/>
          <w:sz w:val="28"/>
          <w:szCs w:val="28"/>
        </w:rPr>
      </w:pPr>
    </w:p>
    <w:p w:rsidR="008122AA" w:rsidRDefault="008122AA">
      <w:pPr>
        <w:pStyle w:val="af3"/>
        <w:rPr>
          <w:ins w:id="1420" w:author="A5206572" w:date="2019-05-10T15:38:00Z"/>
        </w:rPr>
        <w:pPrChange w:id="1421" w:author="A5206572" w:date="2019-05-10T21:18:00Z">
          <w:pPr>
            <w:widowControl/>
            <w:spacing w:afterLines="50" w:after="180"/>
            <w:ind w:left="560" w:hangingChars="200" w:hanging="560"/>
            <w:jc w:val="both"/>
          </w:pPr>
        </w:pPrChange>
      </w:pPr>
      <w:bookmarkStart w:id="1422" w:name="_Toc8484191"/>
      <w:ins w:id="1423" w:author="A5206572" w:date="2019-05-10T15:35:00Z">
        <w:r w:rsidRPr="008122AA">
          <w:rPr>
            <w:rPrChange w:id="1424" w:author="A5206572" w:date="2019-05-10T15:35:00Z">
              <w:rPr>
                <w:sz w:val="28"/>
                <w:szCs w:val="28"/>
              </w:rPr>
            </w:rPrChange>
          </w:rPr>
          <w:t>5.1</w:t>
        </w:r>
        <w:r>
          <w:rPr>
            <w:rFonts w:hint="eastAsia"/>
          </w:rPr>
          <w:t xml:space="preserve"> </w:t>
        </w:r>
        <w:r w:rsidRPr="008122AA">
          <w:rPr>
            <w:rFonts w:hint="eastAsia"/>
            <w:rPrChange w:id="1425" w:author="A5206572" w:date="2019-05-10T15:35:00Z">
              <w:rPr>
                <w:rFonts w:hint="eastAsia"/>
                <w:sz w:val="28"/>
                <w:szCs w:val="28"/>
              </w:rPr>
            </w:rPrChange>
          </w:rPr>
          <w:t>跨平台</w:t>
        </w:r>
      </w:ins>
      <w:ins w:id="1426" w:author="A5206572" w:date="2019-05-10T15:36:00Z">
        <w:r>
          <w:rPr>
            <w:rFonts w:hint="eastAsia"/>
          </w:rPr>
          <w:t>且</w:t>
        </w:r>
      </w:ins>
      <w:ins w:id="1427" w:author="A5206572" w:date="2019-05-10T15:38:00Z">
        <w:r w:rsidR="00C2429D">
          <w:rPr>
            <w:rFonts w:hint="eastAsia"/>
          </w:rPr>
          <w:t>符合使用者習慣</w:t>
        </w:r>
        <w:bookmarkEnd w:id="1422"/>
      </w:ins>
    </w:p>
    <w:p w:rsidR="00C2429D" w:rsidRDefault="00C2429D" w:rsidP="00C2429D">
      <w:pPr>
        <w:widowControl/>
        <w:spacing w:after="120" w:line="480" w:lineRule="exact"/>
        <w:ind w:firstLineChars="200" w:firstLine="560"/>
        <w:jc w:val="both"/>
        <w:rPr>
          <w:ins w:id="1428" w:author="A5206572" w:date="2019-05-10T15:56:00Z"/>
          <w:rFonts w:ascii="Times New Roman" w:eastAsia="標楷體" w:hAnsi="Times New Roman" w:cs="Times New Roman"/>
          <w:sz w:val="28"/>
          <w:szCs w:val="28"/>
        </w:rPr>
      </w:pPr>
      <w:ins w:id="1429" w:author="A5206572" w:date="2019-05-10T15:41:00Z">
        <w:r w:rsidRPr="00C2429D">
          <w:rPr>
            <w:rFonts w:ascii="Times New Roman" w:eastAsia="標楷體" w:hAnsi="Times New Roman" w:cs="Times New Roman" w:hint="eastAsia"/>
            <w:sz w:val="28"/>
            <w:szCs w:val="28"/>
            <w:rPrChange w:id="1430" w:author="A5206572" w:date="2019-05-10T15:42:00Z">
              <w:rPr>
                <w:rFonts w:ascii="Times New Roman" w:eastAsia="標楷體" w:hAnsi="Times New Roman" w:cs="Times New Roman" w:hint="eastAsia"/>
                <w:b/>
                <w:sz w:val="36"/>
                <w:szCs w:val="36"/>
              </w:rPr>
            </w:rPrChange>
          </w:rPr>
          <w:t>我們的目標</w:t>
        </w:r>
      </w:ins>
      <w:ins w:id="1431" w:author="A5206572" w:date="2019-05-10T15:42:00Z">
        <w:r>
          <w:rPr>
            <w:rFonts w:ascii="Times New Roman" w:eastAsia="標楷體" w:hAnsi="Times New Roman" w:cs="Times New Roman" w:hint="eastAsia"/>
            <w:sz w:val="28"/>
            <w:szCs w:val="28"/>
          </w:rPr>
          <w:t>即是跨平台，</w:t>
        </w:r>
      </w:ins>
      <w:ins w:id="1432" w:author="A5206572" w:date="2019-05-10T15:43:00Z">
        <w:r>
          <w:rPr>
            <w:rFonts w:ascii="Times New Roman" w:eastAsia="標楷體" w:hAnsi="Times New Roman" w:cs="Times New Roman" w:hint="eastAsia"/>
            <w:sz w:val="28"/>
            <w:szCs w:val="28"/>
          </w:rPr>
          <w:t>讓使用者</w:t>
        </w:r>
        <w:proofErr w:type="gramStart"/>
        <w:r>
          <w:rPr>
            <w:rFonts w:ascii="Times New Roman" w:eastAsia="標楷體" w:hAnsi="Times New Roman" w:cs="Times New Roman" w:hint="eastAsia"/>
            <w:sz w:val="28"/>
            <w:szCs w:val="28"/>
          </w:rPr>
          <w:t>無縫接軌</w:t>
        </w:r>
        <w:proofErr w:type="gramEnd"/>
        <w:r>
          <w:rPr>
            <w:rFonts w:ascii="Times New Roman" w:eastAsia="標楷體" w:hAnsi="Times New Roman" w:cs="Times New Roman" w:hint="eastAsia"/>
            <w:sz w:val="28"/>
            <w:szCs w:val="28"/>
          </w:rPr>
          <w:t>的使用，但由於手機硬體設計上的不</w:t>
        </w:r>
      </w:ins>
      <w:ins w:id="1433" w:author="A5206572" w:date="2019-05-10T15:44:00Z">
        <w:r>
          <w:rPr>
            <w:rFonts w:ascii="Times New Roman" w:eastAsia="標楷體" w:hAnsi="Times New Roman" w:cs="Times New Roman" w:hint="eastAsia"/>
            <w:sz w:val="28"/>
            <w:szCs w:val="28"/>
          </w:rPr>
          <w:t>同，使得</w:t>
        </w:r>
        <w:r>
          <w:rPr>
            <w:rFonts w:ascii="Times New Roman" w:eastAsia="標楷體" w:hAnsi="Times New Roman" w:cs="Times New Roman" w:hint="eastAsia"/>
            <w:sz w:val="28"/>
            <w:szCs w:val="28"/>
          </w:rPr>
          <w:t>A</w:t>
        </w:r>
        <w:r>
          <w:rPr>
            <w:rFonts w:ascii="Times New Roman" w:eastAsia="標楷體" w:hAnsi="Times New Roman" w:cs="Times New Roman"/>
            <w:sz w:val="28"/>
            <w:szCs w:val="28"/>
          </w:rPr>
          <w:t>ndroid</w:t>
        </w:r>
        <w:r>
          <w:rPr>
            <w:rFonts w:ascii="Times New Roman" w:eastAsia="標楷體" w:hAnsi="Times New Roman" w:cs="Times New Roman" w:hint="eastAsia"/>
            <w:sz w:val="28"/>
            <w:szCs w:val="28"/>
          </w:rPr>
          <w:t>與</w:t>
        </w:r>
        <w:r>
          <w:rPr>
            <w:rFonts w:ascii="Times New Roman" w:eastAsia="標楷體" w:hAnsi="Times New Roman" w:cs="Times New Roman" w:hint="eastAsia"/>
            <w:sz w:val="28"/>
            <w:szCs w:val="28"/>
          </w:rPr>
          <w:t>i</w:t>
        </w:r>
        <w:r>
          <w:rPr>
            <w:rFonts w:ascii="Times New Roman" w:eastAsia="標楷體" w:hAnsi="Times New Roman" w:cs="Times New Roman"/>
            <w:sz w:val="28"/>
            <w:szCs w:val="28"/>
          </w:rPr>
          <w:t>OS</w:t>
        </w:r>
        <w:r>
          <w:rPr>
            <w:rFonts w:ascii="Times New Roman" w:eastAsia="標楷體" w:hAnsi="Times New Roman" w:cs="Times New Roman" w:hint="eastAsia"/>
            <w:sz w:val="28"/>
            <w:szCs w:val="28"/>
          </w:rPr>
          <w:t>兩大系統的使用者各自有著不</w:t>
        </w:r>
      </w:ins>
      <w:ins w:id="1434" w:author="A5206572" w:date="2019-05-10T15:45:00Z">
        <w:r>
          <w:rPr>
            <w:rFonts w:ascii="Times New Roman" w:eastAsia="標楷體" w:hAnsi="Times New Roman" w:cs="Times New Roman" w:hint="eastAsia"/>
            <w:sz w:val="28"/>
            <w:szCs w:val="28"/>
          </w:rPr>
          <w:t>同樣的使用</w:t>
        </w:r>
      </w:ins>
      <w:ins w:id="1435" w:author="A5206572" w:date="2019-05-10T15:56:00Z">
        <w:r w:rsidR="00363DED">
          <w:rPr>
            <w:rFonts w:ascii="Times New Roman" w:eastAsia="標楷體" w:hAnsi="Times New Roman" w:cs="Times New Roman" w:hint="eastAsia"/>
            <w:sz w:val="28"/>
            <w:szCs w:val="28"/>
          </w:rPr>
          <w:t>操作</w:t>
        </w:r>
      </w:ins>
      <w:ins w:id="1436" w:author="A5206572" w:date="2019-05-10T15:45:00Z">
        <w:r>
          <w:rPr>
            <w:rFonts w:ascii="Times New Roman" w:eastAsia="標楷體" w:hAnsi="Times New Roman" w:cs="Times New Roman" w:hint="eastAsia"/>
            <w:sz w:val="28"/>
            <w:szCs w:val="28"/>
          </w:rPr>
          <w:t>習慣，</w:t>
        </w:r>
      </w:ins>
      <w:ins w:id="1437" w:author="A5206572" w:date="2019-05-10T15:46:00Z">
        <w:r>
          <w:rPr>
            <w:rFonts w:ascii="Times New Roman" w:eastAsia="標楷體" w:hAnsi="Times New Roman" w:cs="Times New Roman" w:hint="eastAsia"/>
            <w:sz w:val="28"/>
            <w:szCs w:val="28"/>
          </w:rPr>
          <w:t>舉例來說：</w:t>
        </w:r>
      </w:ins>
      <w:ins w:id="1438" w:author="A5206572" w:date="2019-05-10T15:48:00Z">
        <w:r w:rsidR="00363DED">
          <w:rPr>
            <w:rFonts w:ascii="Times New Roman" w:eastAsia="標楷體" w:hAnsi="Times New Roman" w:cs="Times New Roman" w:hint="eastAsia"/>
            <w:sz w:val="28"/>
            <w:szCs w:val="28"/>
          </w:rPr>
          <w:t>像大多數</w:t>
        </w:r>
        <w:r w:rsidR="00363DED">
          <w:rPr>
            <w:rFonts w:ascii="Times New Roman" w:eastAsia="標楷體" w:hAnsi="Times New Roman" w:cs="Times New Roman" w:hint="eastAsia"/>
            <w:sz w:val="28"/>
            <w:szCs w:val="28"/>
          </w:rPr>
          <w:t>i</w:t>
        </w:r>
        <w:r w:rsidR="00363DED">
          <w:rPr>
            <w:rFonts w:ascii="Times New Roman" w:eastAsia="標楷體" w:hAnsi="Times New Roman" w:cs="Times New Roman"/>
            <w:sz w:val="28"/>
            <w:szCs w:val="28"/>
          </w:rPr>
          <w:t>Phone</w:t>
        </w:r>
      </w:ins>
      <w:ins w:id="1439" w:author="A5206572" w:date="2019-05-10T15:49:00Z">
        <w:r w:rsidR="00363DED">
          <w:rPr>
            <w:rFonts w:ascii="Times New Roman" w:eastAsia="標楷體" w:hAnsi="Times New Roman" w:cs="Times New Roman" w:hint="eastAsia"/>
            <w:sz w:val="28"/>
            <w:szCs w:val="28"/>
          </w:rPr>
          <w:t>的設計都在最下方有</w:t>
        </w:r>
      </w:ins>
      <w:ins w:id="1440" w:author="A5206572" w:date="2019-05-10T15:54:00Z">
        <w:r w:rsidR="00363DED">
          <w:rPr>
            <w:rFonts w:ascii="Times New Roman" w:eastAsia="標楷體" w:hAnsi="Times New Roman" w:cs="Times New Roman" w:hint="eastAsia"/>
            <w:sz w:val="28"/>
            <w:szCs w:val="28"/>
          </w:rPr>
          <w:t>個</w:t>
        </w:r>
      </w:ins>
      <w:ins w:id="1441" w:author="A5206572" w:date="2019-05-10T15:49:00Z">
        <w:r w:rsidR="00363DED">
          <w:rPr>
            <w:rFonts w:ascii="Times New Roman" w:eastAsia="標楷體" w:hAnsi="Times New Roman" w:cs="Times New Roman" w:hint="eastAsia"/>
            <w:sz w:val="28"/>
            <w:szCs w:val="28"/>
          </w:rPr>
          <w:t>H</w:t>
        </w:r>
        <w:r w:rsidR="00363DED">
          <w:rPr>
            <w:rFonts w:ascii="Times New Roman" w:eastAsia="標楷體" w:hAnsi="Times New Roman" w:cs="Times New Roman"/>
            <w:sz w:val="28"/>
            <w:szCs w:val="28"/>
          </w:rPr>
          <w:t>ome</w:t>
        </w:r>
        <w:r w:rsidR="00363DED">
          <w:rPr>
            <w:rFonts w:ascii="Times New Roman" w:eastAsia="標楷體" w:hAnsi="Times New Roman" w:cs="Times New Roman" w:hint="eastAsia"/>
            <w:sz w:val="28"/>
            <w:szCs w:val="28"/>
          </w:rPr>
          <w:t>鍵</w:t>
        </w:r>
      </w:ins>
      <w:ins w:id="1442" w:author="A5206572" w:date="2019-05-10T15:54:00Z">
        <w:r w:rsidR="00363DED">
          <w:rPr>
            <w:rFonts w:ascii="Times New Roman" w:eastAsia="標楷體" w:hAnsi="Times New Roman" w:cs="Times New Roman" w:hint="eastAsia"/>
            <w:sz w:val="28"/>
            <w:szCs w:val="28"/>
          </w:rPr>
          <w:t>實體按鈕</w:t>
        </w:r>
      </w:ins>
      <w:ins w:id="1443" w:author="A5206572" w:date="2019-05-10T15:49:00Z">
        <w:r w:rsidR="00363DED">
          <w:rPr>
            <w:rFonts w:ascii="Times New Roman" w:eastAsia="標楷體" w:hAnsi="Times New Roman" w:cs="Times New Roman" w:hint="eastAsia"/>
            <w:sz w:val="28"/>
            <w:szCs w:val="28"/>
          </w:rPr>
          <w:t>，即使是時下較新款的</w:t>
        </w:r>
        <w:r w:rsidR="00363DED">
          <w:rPr>
            <w:rFonts w:ascii="Times New Roman" w:eastAsia="標楷體" w:hAnsi="Times New Roman" w:cs="Times New Roman" w:hint="eastAsia"/>
            <w:sz w:val="28"/>
            <w:szCs w:val="28"/>
          </w:rPr>
          <w:t>i</w:t>
        </w:r>
        <w:r w:rsidR="00363DED">
          <w:rPr>
            <w:rFonts w:ascii="Times New Roman" w:eastAsia="標楷體" w:hAnsi="Times New Roman" w:cs="Times New Roman"/>
            <w:sz w:val="28"/>
            <w:szCs w:val="28"/>
          </w:rPr>
          <w:t>Phone</w:t>
        </w:r>
      </w:ins>
      <w:ins w:id="1444" w:author="A5206572" w:date="2019-05-10T16:05:00Z">
        <w:r w:rsidR="00450555">
          <w:rPr>
            <w:rFonts w:ascii="Times New Roman" w:eastAsia="標楷體" w:hAnsi="Times New Roman" w:cs="Times New Roman" w:hint="eastAsia"/>
            <w:sz w:val="28"/>
            <w:szCs w:val="28"/>
          </w:rPr>
          <w:t>取消</w:t>
        </w:r>
      </w:ins>
      <w:ins w:id="1445" w:author="A5206572" w:date="2019-05-10T15:50:00Z">
        <w:r w:rsidR="00363DED">
          <w:rPr>
            <w:rFonts w:ascii="Times New Roman" w:eastAsia="標楷體" w:hAnsi="Times New Roman" w:cs="Times New Roman" w:hint="eastAsia"/>
            <w:sz w:val="28"/>
            <w:szCs w:val="28"/>
          </w:rPr>
          <w:t>H</w:t>
        </w:r>
        <w:r w:rsidR="00363DED">
          <w:rPr>
            <w:rFonts w:ascii="Times New Roman" w:eastAsia="標楷體" w:hAnsi="Times New Roman" w:cs="Times New Roman"/>
            <w:sz w:val="28"/>
            <w:szCs w:val="28"/>
          </w:rPr>
          <w:t>ome</w:t>
        </w:r>
        <w:r w:rsidR="00363DED">
          <w:rPr>
            <w:rFonts w:ascii="Times New Roman" w:eastAsia="標楷體" w:hAnsi="Times New Roman" w:cs="Times New Roman" w:hint="eastAsia"/>
            <w:sz w:val="28"/>
            <w:szCs w:val="28"/>
          </w:rPr>
          <w:t>鍵，但仍有類似的機制讓使用者回到主畫面，因此在</w:t>
        </w:r>
      </w:ins>
      <w:ins w:id="1446" w:author="A5206572" w:date="2019-05-10T15:51:00Z">
        <w:r w:rsidR="00363DED">
          <w:rPr>
            <w:rFonts w:ascii="Times New Roman" w:eastAsia="標楷體" w:hAnsi="Times New Roman" w:cs="Times New Roman" w:hint="eastAsia"/>
            <w:sz w:val="28"/>
            <w:szCs w:val="28"/>
          </w:rPr>
          <w:t>螢幕的下方</w:t>
        </w:r>
      </w:ins>
      <w:ins w:id="1447" w:author="A5206572" w:date="2019-05-10T15:57:00Z">
        <w:r w:rsidR="00363DED">
          <w:rPr>
            <w:rFonts w:ascii="Times New Roman" w:eastAsia="標楷體" w:hAnsi="Times New Roman" w:cs="Times New Roman" w:hint="eastAsia"/>
            <w:sz w:val="28"/>
            <w:szCs w:val="28"/>
          </w:rPr>
          <w:t>較</w:t>
        </w:r>
      </w:ins>
      <w:ins w:id="1448" w:author="A5206572" w:date="2019-05-10T15:51:00Z">
        <w:r w:rsidR="00363DED">
          <w:rPr>
            <w:rFonts w:ascii="Times New Roman" w:eastAsia="標楷體" w:hAnsi="Times New Roman" w:cs="Times New Roman" w:hint="eastAsia"/>
            <w:sz w:val="28"/>
            <w:szCs w:val="28"/>
          </w:rPr>
          <w:t>無任何的阻礙，</w:t>
        </w:r>
      </w:ins>
      <w:ins w:id="1449" w:author="A5206572" w:date="2019-05-10T15:52:00Z">
        <w:r w:rsidR="00363DED">
          <w:rPr>
            <w:rFonts w:ascii="Times New Roman" w:eastAsia="標楷體" w:hAnsi="Times New Roman" w:cs="Times New Roman" w:hint="eastAsia"/>
            <w:sz w:val="28"/>
            <w:szCs w:val="28"/>
          </w:rPr>
          <w:t>所以</w:t>
        </w:r>
      </w:ins>
      <w:ins w:id="1450" w:author="A5206572" w:date="2019-05-10T15:51:00Z">
        <w:r w:rsidR="00363DED">
          <w:rPr>
            <w:rFonts w:ascii="Times New Roman" w:eastAsia="標楷體" w:hAnsi="Times New Roman" w:cs="Times New Roman" w:hint="eastAsia"/>
            <w:sz w:val="28"/>
            <w:szCs w:val="28"/>
          </w:rPr>
          <w:t>大多數的</w:t>
        </w:r>
        <w:r w:rsidR="00363DED">
          <w:rPr>
            <w:rFonts w:ascii="Times New Roman" w:eastAsia="標楷體" w:hAnsi="Times New Roman" w:cs="Times New Roman" w:hint="eastAsia"/>
            <w:sz w:val="28"/>
            <w:szCs w:val="28"/>
          </w:rPr>
          <w:t>A</w:t>
        </w:r>
        <w:r w:rsidR="00363DED">
          <w:rPr>
            <w:rFonts w:ascii="Times New Roman" w:eastAsia="標楷體" w:hAnsi="Times New Roman" w:cs="Times New Roman"/>
            <w:sz w:val="28"/>
            <w:szCs w:val="28"/>
          </w:rPr>
          <w:t>PP</w:t>
        </w:r>
        <w:r w:rsidR="00363DED">
          <w:rPr>
            <w:rFonts w:ascii="Times New Roman" w:eastAsia="標楷體" w:hAnsi="Times New Roman" w:cs="Times New Roman" w:hint="eastAsia"/>
            <w:sz w:val="28"/>
            <w:szCs w:val="28"/>
          </w:rPr>
          <w:t>設計上</w:t>
        </w:r>
      </w:ins>
      <w:ins w:id="1451" w:author="A5206572" w:date="2019-05-10T15:52:00Z">
        <w:r w:rsidR="00363DED">
          <w:rPr>
            <w:rFonts w:ascii="Times New Roman" w:eastAsia="標楷體" w:hAnsi="Times New Roman" w:cs="Times New Roman" w:hint="eastAsia"/>
            <w:sz w:val="28"/>
            <w:szCs w:val="28"/>
          </w:rPr>
          <w:t>時常</w:t>
        </w:r>
      </w:ins>
      <w:ins w:id="1452" w:author="A5206572" w:date="2019-05-10T15:51:00Z">
        <w:r w:rsidR="00363DED">
          <w:rPr>
            <w:rFonts w:ascii="Times New Roman" w:eastAsia="標楷體" w:hAnsi="Times New Roman" w:cs="Times New Roman" w:hint="eastAsia"/>
            <w:sz w:val="28"/>
            <w:szCs w:val="28"/>
          </w:rPr>
          <w:t>將頁尾</w:t>
        </w:r>
        <w:r w:rsidR="00363DED">
          <w:rPr>
            <w:rFonts w:ascii="Times New Roman" w:eastAsia="標楷體" w:hAnsi="Times New Roman" w:cs="Times New Roman" w:hint="eastAsia"/>
            <w:sz w:val="28"/>
            <w:szCs w:val="28"/>
          </w:rPr>
          <w:t>(</w:t>
        </w:r>
        <w:r w:rsidR="00363DED">
          <w:rPr>
            <w:rFonts w:ascii="Times New Roman" w:eastAsia="標楷體" w:hAnsi="Times New Roman" w:cs="Times New Roman"/>
            <w:sz w:val="28"/>
            <w:szCs w:val="28"/>
          </w:rPr>
          <w:t>footer)</w:t>
        </w:r>
      </w:ins>
      <w:ins w:id="1453" w:author="A5206572" w:date="2019-05-10T15:52:00Z">
        <w:r w:rsidR="00363DED">
          <w:rPr>
            <w:rFonts w:ascii="Times New Roman" w:eastAsia="標楷體" w:hAnsi="Times New Roman" w:cs="Times New Roman" w:hint="eastAsia"/>
            <w:sz w:val="28"/>
            <w:szCs w:val="28"/>
          </w:rPr>
          <w:t>的</w:t>
        </w:r>
        <w:proofErr w:type="gramStart"/>
        <w:r w:rsidR="00363DED">
          <w:rPr>
            <w:rFonts w:ascii="Times New Roman" w:eastAsia="標楷體" w:hAnsi="Times New Roman" w:cs="Times New Roman" w:hint="eastAsia"/>
            <w:sz w:val="28"/>
            <w:szCs w:val="28"/>
          </w:rPr>
          <w:t>選單列置於</w:t>
        </w:r>
        <w:proofErr w:type="gramEnd"/>
        <w:r w:rsidR="00363DED">
          <w:rPr>
            <w:rFonts w:ascii="Times New Roman" w:eastAsia="標楷體" w:hAnsi="Times New Roman" w:cs="Times New Roman" w:hint="eastAsia"/>
            <w:sz w:val="28"/>
            <w:szCs w:val="28"/>
          </w:rPr>
          <w:t>下方；可是</w:t>
        </w:r>
        <w:r w:rsidR="00363DED">
          <w:rPr>
            <w:rFonts w:ascii="Times New Roman" w:eastAsia="標楷體" w:hAnsi="Times New Roman" w:cs="Times New Roman" w:hint="eastAsia"/>
            <w:sz w:val="28"/>
            <w:szCs w:val="28"/>
          </w:rPr>
          <w:t>A</w:t>
        </w:r>
        <w:r w:rsidR="00363DED">
          <w:rPr>
            <w:rFonts w:ascii="Times New Roman" w:eastAsia="標楷體" w:hAnsi="Times New Roman" w:cs="Times New Roman"/>
            <w:sz w:val="28"/>
            <w:szCs w:val="28"/>
          </w:rPr>
          <w:t>ndro</w:t>
        </w:r>
      </w:ins>
      <w:ins w:id="1454" w:author="A5206572" w:date="2019-05-10T15:53:00Z">
        <w:r w:rsidR="00363DED">
          <w:rPr>
            <w:rFonts w:ascii="Times New Roman" w:eastAsia="標楷體" w:hAnsi="Times New Roman" w:cs="Times New Roman"/>
            <w:sz w:val="28"/>
            <w:szCs w:val="28"/>
          </w:rPr>
          <w:t>id</w:t>
        </w:r>
        <w:r w:rsidR="00363DED">
          <w:rPr>
            <w:rFonts w:ascii="Times New Roman" w:eastAsia="標楷體" w:hAnsi="Times New Roman" w:cs="Times New Roman" w:hint="eastAsia"/>
            <w:sz w:val="28"/>
            <w:szCs w:val="28"/>
          </w:rPr>
          <w:t>的行動裝置，大多數都會在下方</w:t>
        </w:r>
      </w:ins>
      <w:ins w:id="1455" w:author="A5206572" w:date="2019-05-10T15:54:00Z">
        <w:r w:rsidR="00363DED">
          <w:rPr>
            <w:rFonts w:ascii="Times New Roman" w:eastAsia="標楷體" w:hAnsi="Times New Roman" w:cs="Times New Roman" w:hint="eastAsia"/>
            <w:sz w:val="28"/>
            <w:szCs w:val="28"/>
          </w:rPr>
          <w:t>會有多個</w:t>
        </w:r>
      </w:ins>
      <w:ins w:id="1456" w:author="A5206572" w:date="2019-05-10T15:55:00Z">
        <w:r w:rsidR="00363DED">
          <w:rPr>
            <w:rFonts w:ascii="Times New Roman" w:eastAsia="標楷體" w:hAnsi="Times New Roman" w:cs="Times New Roman" w:hint="eastAsia"/>
            <w:sz w:val="28"/>
            <w:szCs w:val="28"/>
          </w:rPr>
          <w:t>按鈕，所以在</w:t>
        </w:r>
        <w:r w:rsidR="00363DED">
          <w:rPr>
            <w:rFonts w:ascii="Times New Roman" w:eastAsia="標楷體" w:hAnsi="Times New Roman" w:cs="Times New Roman" w:hint="eastAsia"/>
            <w:sz w:val="28"/>
            <w:szCs w:val="28"/>
          </w:rPr>
          <w:t>APP</w:t>
        </w:r>
        <w:r w:rsidR="00363DED">
          <w:rPr>
            <w:rFonts w:ascii="Times New Roman" w:eastAsia="標楷體" w:hAnsi="Times New Roman" w:cs="Times New Roman" w:hint="eastAsia"/>
            <w:sz w:val="28"/>
            <w:szCs w:val="28"/>
          </w:rPr>
          <w:t>的設計上則會將頁尾</w:t>
        </w:r>
        <w:r w:rsidR="00363DED">
          <w:rPr>
            <w:rFonts w:ascii="Times New Roman" w:eastAsia="標楷體" w:hAnsi="Times New Roman" w:cs="Times New Roman" w:hint="eastAsia"/>
            <w:sz w:val="28"/>
            <w:szCs w:val="28"/>
          </w:rPr>
          <w:t>(</w:t>
        </w:r>
        <w:r w:rsidR="00363DED">
          <w:rPr>
            <w:rFonts w:ascii="Times New Roman" w:eastAsia="標楷體" w:hAnsi="Times New Roman" w:cs="Times New Roman"/>
            <w:sz w:val="28"/>
            <w:szCs w:val="28"/>
          </w:rPr>
          <w:t>footer)</w:t>
        </w:r>
        <w:r w:rsidR="00363DED">
          <w:rPr>
            <w:rFonts w:ascii="Times New Roman" w:eastAsia="標楷體" w:hAnsi="Times New Roman" w:cs="Times New Roman" w:hint="eastAsia"/>
            <w:sz w:val="28"/>
            <w:szCs w:val="28"/>
          </w:rPr>
          <w:t>的</w:t>
        </w:r>
        <w:proofErr w:type="gramStart"/>
        <w:r w:rsidR="00363DED">
          <w:rPr>
            <w:rFonts w:ascii="Times New Roman" w:eastAsia="標楷體" w:hAnsi="Times New Roman" w:cs="Times New Roman" w:hint="eastAsia"/>
            <w:sz w:val="28"/>
            <w:szCs w:val="28"/>
          </w:rPr>
          <w:t>選單列置於</w:t>
        </w:r>
        <w:proofErr w:type="gramEnd"/>
        <w:r w:rsidR="00363DED">
          <w:rPr>
            <w:rFonts w:ascii="Times New Roman" w:eastAsia="標楷體" w:hAnsi="Times New Roman" w:cs="Times New Roman" w:hint="eastAsia"/>
            <w:sz w:val="28"/>
            <w:szCs w:val="28"/>
          </w:rPr>
          <w:t>上方位置</w:t>
        </w:r>
      </w:ins>
      <w:ins w:id="1457" w:author="A5206572" w:date="2019-05-10T15:56:00Z">
        <w:r w:rsidR="00363DED">
          <w:rPr>
            <w:rFonts w:ascii="Times New Roman" w:eastAsia="標楷體" w:hAnsi="Times New Roman" w:cs="Times New Roman" w:hint="eastAsia"/>
            <w:sz w:val="28"/>
            <w:szCs w:val="28"/>
          </w:rPr>
          <w:t>。</w:t>
        </w:r>
      </w:ins>
    </w:p>
    <w:p w:rsidR="00A37008" w:rsidRDefault="00363DED">
      <w:pPr>
        <w:widowControl/>
        <w:spacing w:after="120" w:line="480" w:lineRule="exact"/>
        <w:ind w:firstLineChars="200" w:firstLine="560"/>
        <w:jc w:val="both"/>
        <w:rPr>
          <w:ins w:id="1458" w:author="A5206572" w:date="2019-05-10T16:43:00Z"/>
          <w:rFonts w:ascii="Times New Roman" w:eastAsia="標楷體" w:hAnsi="Times New Roman" w:cs="Times New Roman"/>
          <w:sz w:val="28"/>
          <w:szCs w:val="28"/>
        </w:rPr>
      </w:pPr>
      <w:ins w:id="1459" w:author="A5206572" w:date="2019-05-10T15:56:00Z">
        <w:r>
          <w:rPr>
            <w:rFonts w:ascii="Times New Roman" w:eastAsia="標楷體" w:hAnsi="Times New Roman" w:cs="Times New Roman" w:hint="eastAsia"/>
            <w:sz w:val="28"/>
            <w:szCs w:val="28"/>
          </w:rPr>
          <w:t>既然要達到跨平台的特性</w:t>
        </w:r>
      </w:ins>
      <w:ins w:id="1460" w:author="A5206572" w:date="2019-05-10T16:01:00Z">
        <w:r w:rsidR="00450555">
          <w:rPr>
            <w:rFonts w:ascii="Times New Roman" w:eastAsia="標楷體" w:hAnsi="Times New Roman" w:cs="Times New Roman" w:hint="eastAsia"/>
            <w:sz w:val="28"/>
            <w:szCs w:val="28"/>
          </w:rPr>
          <w:t>且要使得使用者體驗提升，我們的設計便相當重要，</w:t>
        </w:r>
      </w:ins>
      <w:ins w:id="1461" w:author="A5206572" w:date="2019-05-10T16:11:00Z">
        <w:r w:rsidR="002C68CE">
          <w:rPr>
            <w:rFonts w:ascii="Times New Roman" w:eastAsia="標楷體" w:hAnsi="Times New Roman" w:cs="Times New Roman" w:hint="eastAsia"/>
            <w:sz w:val="28"/>
            <w:szCs w:val="28"/>
          </w:rPr>
          <w:t>如圖</w:t>
        </w:r>
      </w:ins>
      <w:ins w:id="1462" w:author="A5206572" w:date="2019-05-10T16:12:00Z">
        <w:r w:rsidR="002C68CE">
          <w:rPr>
            <w:rFonts w:ascii="Times New Roman" w:eastAsia="標楷體" w:hAnsi="Times New Roman" w:cs="Times New Roman" w:hint="eastAsia"/>
            <w:sz w:val="28"/>
            <w:szCs w:val="28"/>
          </w:rPr>
          <w:t>5.1</w:t>
        </w:r>
        <w:r w:rsidR="002C68CE">
          <w:rPr>
            <w:rFonts w:ascii="Times New Roman" w:eastAsia="標楷體" w:hAnsi="Times New Roman" w:cs="Times New Roman" w:hint="eastAsia"/>
            <w:sz w:val="28"/>
            <w:szCs w:val="28"/>
          </w:rPr>
          <w:t>與圖</w:t>
        </w:r>
        <w:r w:rsidR="002C68CE">
          <w:rPr>
            <w:rFonts w:ascii="Times New Roman" w:eastAsia="標楷體" w:hAnsi="Times New Roman" w:cs="Times New Roman" w:hint="eastAsia"/>
            <w:sz w:val="28"/>
            <w:szCs w:val="28"/>
          </w:rPr>
          <w:t>5.2</w:t>
        </w:r>
        <w:r w:rsidR="002C68CE">
          <w:rPr>
            <w:rFonts w:ascii="Times New Roman" w:eastAsia="標楷體" w:hAnsi="Times New Roman" w:cs="Times New Roman" w:hint="eastAsia"/>
            <w:sz w:val="28"/>
            <w:szCs w:val="28"/>
          </w:rPr>
          <w:t>，分別是我們</w:t>
        </w:r>
      </w:ins>
      <w:ins w:id="1463" w:author="A5206572" w:date="2019-05-10T16:52:00Z">
        <w:r w:rsidR="00925B9B">
          <w:rPr>
            <w:rFonts w:ascii="Times New Roman" w:eastAsia="標楷體" w:hAnsi="Times New Roman" w:cs="Times New Roman" w:hint="eastAsia"/>
            <w:sz w:val="28"/>
            <w:szCs w:val="28"/>
          </w:rPr>
          <w:t>目前</w:t>
        </w:r>
      </w:ins>
      <w:ins w:id="1464" w:author="A5206572" w:date="2019-05-10T16:12:00Z">
        <w:r w:rsidR="002C68CE">
          <w:rPr>
            <w:rFonts w:ascii="Times New Roman" w:eastAsia="標楷體" w:hAnsi="Times New Roman" w:cs="Times New Roman" w:hint="eastAsia"/>
            <w:sz w:val="28"/>
            <w:szCs w:val="28"/>
          </w:rPr>
          <w:t>對於兩大平台</w:t>
        </w:r>
      </w:ins>
      <w:ins w:id="1465" w:author="A5206572" w:date="2019-05-10T16:15:00Z">
        <w:r w:rsidR="002C68CE">
          <w:rPr>
            <w:rFonts w:ascii="Times New Roman" w:eastAsia="標楷體" w:hAnsi="Times New Roman" w:cs="Times New Roman" w:hint="eastAsia"/>
            <w:sz w:val="28"/>
            <w:szCs w:val="28"/>
          </w:rPr>
          <w:t>不同樣</w:t>
        </w:r>
      </w:ins>
      <w:ins w:id="1466" w:author="A5206572" w:date="2019-05-10T16:12:00Z">
        <w:r w:rsidR="002C68CE">
          <w:rPr>
            <w:rFonts w:ascii="Times New Roman" w:eastAsia="標楷體" w:hAnsi="Times New Roman" w:cs="Times New Roman" w:hint="eastAsia"/>
            <w:sz w:val="28"/>
            <w:szCs w:val="28"/>
          </w:rPr>
          <w:t>的設計</w:t>
        </w:r>
      </w:ins>
      <w:ins w:id="1467" w:author="A5206572" w:date="2019-05-10T16:13:00Z">
        <w:r w:rsidR="002C68CE">
          <w:rPr>
            <w:rFonts w:ascii="Times New Roman" w:eastAsia="標楷體" w:hAnsi="Times New Roman" w:cs="Times New Roman" w:hint="eastAsia"/>
            <w:sz w:val="28"/>
            <w:szCs w:val="28"/>
          </w:rPr>
          <w:t>，我們也將展現出使用</w:t>
        </w:r>
        <w:r w:rsidR="002C68CE">
          <w:rPr>
            <w:rFonts w:ascii="Times New Roman" w:eastAsia="標楷體" w:hAnsi="Times New Roman" w:cs="Times New Roman"/>
            <w:sz w:val="28"/>
            <w:szCs w:val="28"/>
          </w:rPr>
          <w:t>Hybrid</w:t>
        </w:r>
      </w:ins>
      <w:ins w:id="1468" w:author="A5206572" w:date="2019-05-10T16:14:00Z">
        <w:r w:rsidR="002C68CE">
          <w:rPr>
            <w:rFonts w:ascii="Times New Roman" w:eastAsia="標楷體" w:hAnsi="Times New Roman" w:cs="Times New Roman" w:hint="eastAsia"/>
            <w:sz w:val="28"/>
            <w:szCs w:val="28"/>
          </w:rPr>
          <w:t>的方式，但</w:t>
        </w:r>
        <w:r w:rsidR="002C68CE">
          <w:rPr>
            <w:rFonts w:ascii="Times New Roman" w:eastAsia="標楷體" w:hAnsi="Times New Roman" w:cs="Times New Roman" w:hint="eastAsia"/>
            <w:sz w:val="28"/>
            <w:szCs w:val="28"/>
          </w:rPr>
          <w:t>U</w:t>
        </w:r>
        <w:r w:rsidR="002C68CE">
          <w:rPr>
            <w:rFonts w:ascii="Times New Roman" w:eastAsia="標楷體" w:hAnsi="Times New Roman" w:cs="Times New Roman"/>
            <w:sz w:val="28"/>
            <w:szCs w:val="28"/>
          </w:rPr>
          <w:t>I</w:t>
        </w:r>
        <w:r w:rsidR="002C68CE">
          <w:rPr>
            <w:rFonts w:ascii="Times New Roman" w:eastAsia="標楷體" w:hAnsi="Times New Roman" w:cs="Times New Roman" w:hint="eastAsia"/>
            <w:sz w:val="28"/>
            <w:szCs w:val="28"/>
          </w:rPr>
          <w:t>的設計也能如同原生</w:t>
        </w:r>
        <w:r w:rsidR="002C68CE">
          <w:rPr>
            <w:rFonts w:ascii="Times New Roman" w:eastAsia="標楷體" w:hAnsi="Times New Roman" w:cs="Times New Roman" w:hint="eastAsia"/>
            <w:sz w:val="28"/>
            <w:szCs w:val="28"/>
          </w:rPr>
          <w:t>A</w:t>
        </w:r>
        <w:r w:rsidR="002C68CE">
          <w:rPr>
            <w:rFonts w:ascii="Times New Roman" w:eastAsia="標楷體" w:hAnsi="Times New Roman" w:cs="Times New Roman"/>
            <w:sz w:val="28"/>
            <w:szCs w:val="28"/>
          </w:rPr>
          <w:t>PP</w:t>
        </w:r>
        <w:r w:rsidR="002C68CE">
          <w:rPr>
            <w:rFonts w:ascii="Times New Roman" w:eastAsia="標楷體" w:hAnsi="Times New Roman" w:cs="Times New Roman" w:hint="eastAsia"/>
            <w:sz w:val="28"/>
            <w:szCs w:val="28"/>
          </w:rPr>
          <w:t>來得有彈性與適應各種手機</w:t>
        </w:r>
      </w:ins>
      <w:ins w:id="1469" w:author="A5206572" w:date="2019-05-10T17:11:00Z">
        <w:r w:rsidR="00A37008">
          <w:rPr>
            <w:rFonts w:ascii="Times New Roman" w:eastAsia="標楷體" w:hAnsi="Times New Roman" w:cs="Times New Roman" w:hint="eastAsia"/>
            <w:sz w:val="28"/>
            <w:szCs w:val="28"/>
          </w:rPr>
          <w:t>，以抓住使用者的心。</w:t>
        </w:r>
      </w:ins>
    </w:p>
    <w:p w:rsidR="003F793F" w:rsidRDefault="003F793F" w:rsidP="00C2429D">
      <w:pPr>
        <w:widowControl/>
        <w:spacing w:after="120" w:line="480" w:lineRule="exact"/>
        <w:ind w:firstLineChars="200" w:firstLine="560"/>
        <w:jc w:val="both"/>
        <w:rPr>
          <w:ins w:id="1470" w:author="A5206572" w:date="2019-05-10T16:43:00Z"/>
          <w:rFonts w:ascii="Times New Roman" w:eastAsia="標楷體" w:hAnsi="Times New Roman" w:cs="Times New Roman"/>
          <w:sz w:val="28"/>
          <w:szCs w:val="28"/>
        </w:rPr>
      </w:pPr>
    </w:p>
    <w:p w:rsidR="003F793F" w:rsidRDefault="003F793F" w:rsidP="00C2429D">
      <w:pPr>
        <w:widowControl/>
        <w:spacing w:after="120" w:line="480" w:lineRule="exact"/>
        <w:ind w:firstLineChars="200" w:firstLine="560"/>
        <w:jc w:val="both"/>
        <w:rPr>
          <w:ins w:id="1471" w:author="A5206572" w:date="2019-05-10T16:43:00Z"/>
          <w:rFonts w:ascii="Times New Roman" w:eastAsia="標楷體" w:hAnsi="Times New Roman" w:cs="Times New Roman"/>
          <w:sz w:val="28"/>
          <w:szCs w:val="28"/>
        </w:rPr>
      </w:pPr>
    </w:p>
    <w:p w:rsidR="003F793F" w:rsidRDefault="003F793F" w:rsidP="00C2429D">
      <w:pPr>
        <w:widowControl/>
        <w:spacing w:after="120" w:line="480" w:lineRule="exact"/>
        <w:ind w:firstLineChars="200" w:firstLine="560"/>
        <w:jc w:val="both"/>
        <w:rPr>
          <w:ins w:id="1472" w:author="A5206572" w:date="2019-05-10T16:43:00Z"/>
          <w:rFonts w:ascii="Times New Roman" w:eastAsia="標楷體" w:hAnsi="Times New Roman" w:cs="Times New Roman"/>
          <w:sz w:val="28"/>
          <w:szCs w:val="28"/>
        </w:rPr>
      </w:pPr>
    </w:p>
    <w:p w:rsidR="003F793F" w:rsidRDefault="003F793F" w:rsidP="00C2429D">
      <w:pPr>
        <w:widowControl/>
        <w:spacing w:after="120" w:line="480" w:lineRule="exact"/>
        <w:ind w:firstLineChars="200" w:firstLine="560"/>
        <w:jc w:val="both"/>
        <w:rPr>
          <w:ins w:id="1473" w:author="A5206572" w:date="2019-05-10T16:43:00Z"/>
          <w:rFonts w:ascii="Times New Roman" w:eastAsia="標楷體" w:hAnsi="Times New Roman" w:cs="Times New Roman"/>
          <w:sz w:val="28"/>
          <w:szCs w:val="28"/>
        </w:rPr>
      </w:pPr>
    </w:p>
    <w:p w:rsidR="003F793F" w:rsidRDefault="002521B8" w:rsidP="00C2429D">
      <w:pPr>
        <w:widowControl/>
        <w:spacing w:after="120" w:line="480" w:lineRule="exact"/>
        <w:ind w:firstLineChars="200" w:firstLine="721"/>
        <w:jc w:val="both"/>
        <w:rPr>
          <w:ins w:id="1474" w:author="A5206572" w:date="2019-05-10T16:45:00Z"/>
          <w:rFonts w:ascii="Times New Roman" w:eastAsia="標楷體" w:hAnsi="Times New Roman" w:cs="Times New Roman"/>
          <w:b/>
          <w:sz w:val="36"/>
          <w:szCs w:val="36"/>
        </w:rPr>
      </w:pPr>
      <w:ins w:id="1475" w:author="A5206572" w:date="2019-05-10T17:03:00Z">
        <w:r>
          <w:rPr>
            <w:rFonts w:ascii="Times New Roman" w:eastAsia="標楷體" w:hAnsi="Times New Roman" w:cs="Times New Roman"/>
            <w:b/>
            <w:noProof/>
            <w:sz w:val="36"/>
            <w:szCs w:val="36"/>
          </w:rPr>
          <w:lastRenderedPageBreak/>
          <w:drawing>
            <wp:anchor distT="0" distB="0" distL="114300" distR="114300" simplePos="0" relativeHeight="251679744" behindDoc="1" locked="0" layoutInCell="1" allowOverlap="1">
              <wp:simplePos x="0" y="0"/>
              <wp:positionH relativeFrom="margin">
                <wp:posOffset>1745615</wp:posOffset>
              </wp:positionH>
              <wp:positionV relativeFrom="margin">
                <wp:posOffset>177800</wp:posOffset>
              </wp:positionV>
              <wp:extent cx="1790700" cy="3600450"/>
              <wp:effectExtent l="0" t="0" r="0" b="0"/>
              <wp:wrapSquare wrapText="bothSides"/>
              <wp:docPr id="21" name="圖片 21"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OS UI with phone.png"/>
                      <pic:cNvPicPr/>
                    </pic:nvPicPr>
                    <pic:blipFill rotWithShape="1">
                      <a:blip r:embed="rId30" cstate="print">
                        <a:extLst>
                          <a:ext uri="{28A0092B-C50C-407E-A947-70E740481C1C}">
                            <a14:useLocalDpi xmlns:a14="http://schemas.microsoft.com/office/drawing/2010/main" val="0"/>
                          </a:ext>
                        </a:extLst>
                      </a:blip>
                      <a:srcRect l="20693" t="4332" r="46343" b="4685"/>
                      <a:stretch/>
                    </pic:blipFill>
                    <pic:spPr bwMode="auto">
                      <a:xfrm>
                        <a:off x="0" y="0"/>
                        <a:ext cx="1790700" cy="3600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p>
    <w:p w:rsidR="003F793F" w:rsidRDefault="003F793F" w:rsidP="00C2429D">
      <w:pPr>
        <w:widowControl/>
        <w:spacing w:after="120" w:line="480" w:lineRule="exact"/>
        <w:ind w:firstLineChars="200" w:firstLine="721"/>
        <w:jc w:val="both"/>
        <w:rPr>
          <w:ins w:id="1476" w:author="A5206572" w:date="2019-05-10T16:45:00Z"/>
          <w:rFonts w:ascii="Times New Roman" w:eastAsia="標楷體" w:hAnsi="Times New Roman" w:cs="Times New Roman"/>
          <w:b/>
          <w:sz w:val="36"/>
          <w:szCs w:val="36"/>
        </w:rPr>
      </w:pPr>
    </w:p>
    <w:p w:rsidR="003F793F" w:rsidRDefault="003F793F" w:rsidP="00C2429D">
      <w:pPr>
        <w:widowControl/>
        <w:spacing w:after="120" w:line="480" w:lineRule="exact"/>
        <w:ind w:firstLineChars="200" w:firstLine="721"/>
        <w:jc w:val="both"/>
        <w:rPr>
          <w:ins w:id="1477" w:author="A5206572" w:date="2019-05-10T16:45:00Z"/>
          <w:rFonts w:ascii="Times New Roman" w:eastAsia="標楷體" w:hAnsi="Times New Roman" w:cs="Times New Roman"/>
          <w:b/>
          <w:sz w:val="36"/>
          <w:szCs w:val="36"/>
        </w:rPr>
      </w:pPr>
    </w:p>
    <w:p w:rsidR="003F793F" w:rsidRDefault="003F793F" w:rsidP="00C2429D">
      <w:pPr>
        <w:widowControl/>
        <w:spacing w:after="120" w:line="480" w:lineRule="exact"/>
        <w:ind w:firstLineChars="200" w:firstLine="721"/>
        <w:jc w:val="both"/>
        <w:rPr>
          <w:ins w:id="1478" w:author="A5206572" w:date="2019-05-10T16:45:00Z"/>
          <w:rFonts w:ascii="Times New Roman" w:eastAsia="標楷體" w:hAnsi="Times New Roman" w:cs="Times New Roman"/>
          <w:b/>
          <w:sz w:val="36"/>
          <w:szCs w:val="36"/>
        </w:rPr>
      </w:pPr>
    </w:p>
    <w:p w:rsidR="003F793F" w:rsidRDefault="003F793F" w:rsidP="00C2429D">
      <w:pPr>
        <w:widowControl/>
        <w:spacing w:after="120" w:line="480" w:lineRule="exact"/>
        <w:ind w:firstLineChars="200" w:firstLine="721"/>
        <w:jc w:val="both"/>
        <w:rPr>
          <w:ins w:id="1479" w:author="A5206572" w:date="2019-05-10T16:45:00Z"/>
          <w:rFonts w:ascii="Times New Roman" w:eastAsia="標楷體" w:hAnsi="Times New Roman" w:cs="Times New Roman"/>
          <w:b/>
          <w:sz w:val="36"/>
          <w:szCs w:val="36"/>
        </w:rPr>
      </w:pPr>
    </w:p>
    <w:p w:rsidR="003F793F" w:rsidRDefault="003F793F" w:rsidP="00C2429D">
      <w:pPr>
        <w:widowControl/>
        <w:spacing w:after="120" w:line="480" w:lineRule="exact"/>
        <w:ind w:firstLineChars="200" w:firstLine="721"/>
        <w:jc w:val="both"/>
        <w:rPr>
          <w:ins w:id="1480" w:author="A5206572" w:date="2019-05-10T16:45:00Z"/>
          <w:rFonts w:ascii="Times New Roman" w:eastAsia="標楷體" w:hAnsi="Times New Roman" w:cs="Times New Roman"/>
          <w:b/>
          <w:sz w:val="36"/>
          <w:szCs w:val="36"/>
        </w:rPr>
      </w:pPr>
    </w:p>
    <w:p w:rsidR="003F793F" w:rsidRDefault="003F793F" w:rsidP="00C2429D">
      <w:pPr>
        <w:widowControl/>
        <w:spacing w:after="120" w:line="480" w:lineRule="exact"/>
        <w:ind w:firstLineChars="200" w:firstLine="721"/>
        <w:jc w:val="both"/>
        <w:rPr>
          <w:ins w:id="1481" w:author="A5206572" w:date="2019-05-10T16:45:00Z"/>
          <w:rFonts w:ascii="Times New Roman" w:eastAsia="標楷體" w:hAnsi="Times New Roman" w:cs="Times New Roman"/>
          <w:b/>
          <w:sz w:val="36"/>
          <w:szCs w:val="36"/>
        </w:rPr>
      </w:pPr>
    </w:p>
    <w:p w:rsidR="003F793F" w:rsidRDefault="003F793F" w:rsidP="00C2429D">
      <w:pPr>
        <w:widowControl/>
        <w:spacing w:after="120" w:line="480" w:lineRule="exact"/>
        <w:ind w:firstLineChars="200" w:firstLine="721"/>
        <w:jc w:val="both"/>
        <w:rPr>
          <w:ins w:id="1482" w:author="A5206572" w:date="2019-05-10T16:45:00Z"/>
          <w:rFonts w:ascii="Times New Roman" w:eastAsia="標楷體" w:hAnsi="Times New Roman" w:cs="Times New Roman"/>
          <w:b/>
          <w:sz w:val="36"/>
          <w:szCs w:val="36"/>
        </w:rPr>
      </w:pPr>
    </w:p>
    <w:p w:rsidR="003F793F" w:rsidRDefault="003F793F" w:rsidP="00C2429D">
      <w:pPr>
        <w:widowControl/>
        <w:spacing w:after="120" w:line="480" w:lineRule="exact"/>
        <w:ind w:firstLineChars="200" w:firstLine="721"/>
        <w:jc w:val="both"/>
        <w:rPr>
          <w:ins w:id="1483" w:author="A5206572" w:date="2019-05-10T16:45:00Z"/>
          <w:rFonts w:ascii="Times New Roman" w:eastAsia="標楷體" w:hAnsi="Times New Roman" w:cs="Times New Roman"/>
          <w:b/>
          <w:sz w:val="36"/>
          <w:szCs w:val="36"/>
        </w:rPr>
      </w:pPr>
    </w:p>
    <w:p w:rsidR="003F793F" w:rsidRDefault="003F793F">
      <w:pPr>
        <w:widowControl/>
        <w:spacing w:after="120" w:line="480" w:lineRule="exact"/>
        <w:jc w:val="both"/>
        <w:rPr>
          <w:ins w:id="1484" w:author="A5206572" w:date="2019-05-10T16:45:00Z"/>
          <w:rFonts w:ascii="Times New Roman" w:eastAsia="標楷體" w:hAnsi="Times New Roman" w:cs="Times New Roman"/>
          <w:b/>
          <w:sz w:val="36"/>
          <w:szCs w:val="36"/>
        </w:rPr>
        <w:pPrChange w:id="1485" w:author="A5206572" w:date="2019-05-10T16:45:00Z">
          <w:pPr>
            <w:widowControl/>
            <w:spacing w:after="120" w:line="480" w:lineRule="exact"/>
            <w:ind w:firstLineChars="200" w:firstLine="721"/>
            <w:jc w:val="both"/>
          </w:pPr>
        </w:pPrChange>
      </w:pPr>
    </w:p>
    <w:p w:rsidR="003F793F" w:rsidRDefault="003F793F">
      <w:pPr>
        <w:pStyle w:val="aff0"/>
        <w:rPr>
          <w:ins w:id="1486" w:author="A5206572" w:date="2019-05-10T16:46:00Z"/>
        </w:rPr>
        <w:pPrChange w:id="1487" w:author="A5206572" w:date="2019-05-10T21:53:00Z">
          <w:pPr>
            <w:widowControl/>
            <w:spacing w:beforeLines="100" w:before="360"/>
            <w:jc w:val="center"/>
          </w:pPr>
        </w:pPrChange>
      </w:pPr>
      <w:bookmarkStart w:id="1488" w:name="_Toc8422237"/>
      <w:ins w:id="1489" w:author="A5206572" w:date="2019-05-10T16:45:00Z">
        <w:r w:rsidRPr="00BB36D0">
          <w:rPr>
            <w:rFonts w:hint="eastAsia"/>
          </w:rPr>
          <w:t>圖</w:t>
        </w:r>
      </w:ins>
      <w:ins w:id="1490" w:author="A5206572" w:date="2019-05-10T16:46:00Z">
        <w:r>
          <w:rPr>
            <w:rFonts w:hint="eastAsia"/>
          </w:rPr>
          <w:t>5</w:t>
        </w:r>
      </w:ins>
      <w:ins w:id="1491" w:author="A5206572" w:date="2019-05-10T16:45:00Z">
        <w:r>
          <w:t>.</w:t>
        </w:r>
        <w:r>
          <w:rPr>
            <w:rFonts w:hint="eastAsia"/>
          </w:rPr>
          <w:t>1</w:t>
        </w:r>
        <w:r w:rsidRPr="00BB36D0">
          <w:rPr>
            <w:rFonts w:hint="eastAsia"/>
          </w:rPr>
          <w:t xml:space="preserve"> </w:t>
        </w:r>
      </w:ins>
      <w:ins w:id="1492" w:author="A5206572" w:date="2019-05-10T16:46:00Z">
        <w:r>
          <w:rPr>
            <w:rFonts w:hint="eastAsia"/>
          </w:rPr>
          <w:t>i</w:t>
        </w:r>
        <w:r>
          <w:t>OS</w:t>
        </w:r>
        <w:r>
          <w:rPr>
            <w:rFonts w:hint="eastAsia"/>
          </w:rPr>
          <w:t>介面圖</w:t>
        </w:r>
        <w:bookmarkEnd w:id="1488"/>
      </w:ins>
    </w:p>
    <w:p w:rsidR="003F793F" w:rsidRDefault="002521B8" w:rsidP="003F793F">
      <w:pPr>
        <w:widowControl/>
        <w:spacing w:beforeLines="100" w:before="360"/>
        <w:jc w:val="center"/>
        <w:rPr>
          <w:ins w:id="1493" w:author="A5206572" w:date="2019-05-10T16:49:00Z"/>
          <w:rFonts w:ascii="Times New Roman" w:eastAsia="標楷體" w:hAnsi="Times New Roman" w:cs="Times New Roman"/>
          <w:b/>
          <w:sz w:val="28"/>
          <w:szCs w:val="28"/>
        </w:rPr>
      </w:pPr>
      <w:ins w:id="1494" w:author="A5206572" w:date="2019-05-10T17:04:00Z">
        <w:r>
          <w:rPr>
            <w:rFonts w:ascii="Times New Roman" w:eastAsia="標楷體" w:hAnsi="Times New Roman" w:cs="Times New Roman"/>
            <w:b/>
            <w:noProof/>
            <w:sz w:val="28"/>
            <w:szCs w:val="28"/>
          </w:rPr>
          <w:drawing>
            <wp:anchor distT="0" distB="0" distL="114300" distR="114300" simplePos="0" relativeHeight="251680768" behindDoc="1" locked="0" layoutInCell="1" allowOverlap="1">
              <wp:simplePos x="0" y="0"/>
              <wp:positionH relativeFrom="margin">
                <wp:posOffset>1743075</wp:posOffset>
              </wp:positionH>
              <wp:positionV relativeFrom="margin">
                <wp:posOffset>4508500</wp:posOffset>
              </wp:positionV>
              <wp:extent cx="1826260" cy="3568700"/>
              <wp:effectExtent l="0" t="0" r="2540" b="0"/>
              <wp:wrapSquare wrapText="bothSides"/>
              <wp:docPr id="22" name="圖片 22" descr="一張含有 螢幕擷取畫面, 電子用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droid UI with phone.png"/>
                      <pic:cNvPicPr/>
                    </pic:nvPicPr>
                    <pic:blipFill rotWithShape="1">
                      <a:blip r:embed="rId31" cstate="print">
                        <a:extLst>
                          <a:ext uri="{28A0092B-C50C-407E-A947-70E740481C1C}">
                            <a14:useLocalDpi xmlns:a14="http://schemas.microsoft.com/office/drawing/2010/main" val="0"/>
                          </a:ext>
                        </a:extLst>
                      </a:blip>
                      <a:srcRect l="18528" r="43094"/>
                      <a:stretch/>
                    </pic:blipFill>
                    <pic:spPr bwMode="auto">
                      <a:xfrm>
                        <a:off x="0" y="0"/>
                        <a:ext cx="1826260" cy="3568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p>
    <w:p w:rsidR="003F793F" w:rsidRDefault="003F793F" w:rsidP="003F793F">
      <w:pPr>
        <w:widowControl/>
        <w:spacing w:beforeLines="100" w:before="360"/>
        <w:jc w:val="center"/>
        <w:rPr>
          <w:ins w:id="1495" w:author="A5206572" w:date="2019-05-10T16:49:00Z"/>
          <w:rFonts w:ascii="Times New Roman" w:eastAsia="標楷體" w:hAnsi="Times New Roman" w:cs="Times New Roman"/>
          <w:b/>
          <w:sz w:val="28"/>
          <w:szCs w:val="28"/>
        </w:rPr>
      </w:pPr>
    </w:p>
    <w:p w:rsidR="003F793F" w:rsidRDefault="003F793F" w:rsidP="003F793F">
      <w:pPr>
        <w:widowControl/>
        <w:spacing w:beforeLines="100" w:before="360"/>
        <w:jc w:val="center"/>
        <w:rPr>
          <w:ins w:id="1496" w:author="A5206572" w:date="2019-05-10T16:49:00Z"/>
          <w:rFonts w:ascii="Times New Roman" w:eastAsia="標楷體" w:hAnsi="Times New Roman" w:cs="Times New Roman"/>
          <w:b/>
          <w:sz w:val="28"/>
          <w:szCs w:val="28"/>
        </w:rPr>
      </w:pPr>
    </w:p>
    <w:p w:rsidR="003F793F" w:rsidRDefault="003F793F" w:rsidP="003F793F">
      <w:pPr>
        <w:widowControl/>
        <w:spacing w:beforeLines="100" w:before="360"/>
        <w:jc w:val="center"/>
        <w:rPr>
          <w:ins w:id="1497" w:author="A5206572" w:date="2019-05-10T16:49:00Z"/>
          <w:rFonts w:ascii="Times New Roman" w:eastAsia="標楷體" w:hAnsi="Times New Roman" w:cs="Times New Roman"/>
          <w:b/>
          <w:sz w:val="28"/>
          <w:szCs w:val="28"/>
        </w:rPr>
      </w:pPr>
    </w:p>
    <w:p w:rsidR="003F793F" w:rsidRDefault="003F793F" w:rsidP="003F793F">
      <w:pPr>
        <w:widowControl/>
        <w:spacing w:beforeLines="100" w:before="360"/>
        <w:jc w:val="center"/>
        <w:rPr>
          <w:ins w:id="1498" w:author="A5206572" w:date="2019-05-10T16:49:00Z"/>
          <w:rFonts w:ascii="Times New Roman" w:eastAsia="標楷體" w:hAnsi="Times New Roman" w:cs="Times New Roman"/>
          <w:b/>
          <w:sz w:val="28"/>
          <w:szCs w:val="28"/>
        </w:rPr>
      </w:pPr>
    </w:p>
    <w:p w:rsidR="003F793F" w:rsidRDefault="003F793F" w:rsidP="003F793F">
      <w:pPr>
        <w:widowControl/>
        <w:spacing w:beforeLines="100" w:before="360"/>
        <w:jc w:val="center"/>
        <w:rPr>
          <w:ins w:id="1499" w:author="A5206572" w:date="2019-05-10T16:49:00Z"/>
          <w:rFonts w:ascii="Times New Roman" w:eastAsia="標楷體" w:hAnsi="Times New Roman" w:cs="Times New Roman"/>
          <w:b/>
          <w:sz w:val="28"/>
          <w:szCs w:val="28"/>
        </w:rPr>
      </w:pPr>
    </w:p>
    <w:p w:rsidR="003F793F" w:rsidRDefault="003F793F" w:rsidP="003F793F">
      <w:pPr>
        <w:widowControl/>
        <w:spacing w:beforeLines="100" w:before="360"/>
        <w:jc w:val="center"/>
        <w:rPr>
          <w:ins w:id="1500" w:author="A5206572" w:date="2019-05-10T16:49:00Z"/>
          <w:rFonts w:ascii="Times New Roman" w:eastAsia="標楷體" w:hAnsi="Times New Roman" w:cs="Times New Roman"/>
          <w:b/>
          <w:sz w:val="28"/>
          <w:szCs w:val="28"/>
        </w:rPr>
      </w:pPr>
    </w:p>
    <w:p w:rsidR="003F793F" w:rsidRDefault="003F793F" w:rsidP="003F793F">
      <w:pPr>
        <w:widowControl/>
        <w:spacing w:beforeLines="100" w:before="360"/>
        <w:jc w:val="center"/>
        <w:rPr>
          <w:ins w:id="1501" w:author="A5206572" w:date="2019-05-10T16:49:00Z"/>
          <w:rFonts w:ascii="Times New Roman" w:eastAsia="標楷體" w:hAnsi="Times New Roman" w:cs="Times New Roman"/>
          <w:b/>
          <w:sz w:val="28"/>
          <w:szCs w:val="28"/>
        </w:rPr>
      </w:pPr>
    </w:p>
    <w:p w:rsidR="003F793F" w:rsidRDefault="003F793F">
      <w:pPr>
        <w:pStyle w:val="aff0"/>
        <w:rPr>
          <w:ins w:id="1502" w:author="A5206572" w:date="2019-05-10T16:50:00Z"/>
        </w:rPr>
        <w:pPrChange w:id="1503" w:author="A5206572" w:date="2019-05-10T21:53:00Z">
          <w:pPr>
            <w:widowControl/>
            <w:spacing w:beforeLines="100" w:before="360"/>
            <w:jc w:val="center"/>
          </w:pPr>
        </w:pPrChange>
      </w:pPr>
      <w:bookmarkStart w:id="1504" w:name="_Toc8422238"/>
      <w:ins w:id="1505" w:author="A5206572" w:date="2019-05-10T16:49:00Z">
        <w:r w:rsidRPr="00BB36D0">
          <w:rPr>
            <w:rFonts w:hint="eastAsia"/>
          </w:rPr>
          <w:t>圖</w:t>
        </w:r>
        <w:r>
          <w:rPr>
            <w:rFonts w:hint="eastAsia"/>
          </w:rPr>
          <w:t>5</w:t>
        </w:r>
        <w:r>
          <w:t>.</w:t>
        </w:r>
        <w:r>
          <w:rPr>
            <w:rFonts w:hint="eastAsia"/>
          </w:rPr>
          <w:t>2</w:t>
        </w:r>
        <w:r w:rsidRPr="00BB36D0">
          <w:rPr>
            <w:rFonts w:hint="eastAsia"/>
          </w:rPr>
          <w:t xml:space="preserve"> </w:t>
        </w:r>
        <w:r>
          <w:rPr>
            <w:rFonts w:hint="eastAsia"/>
          </w:rPr>
          <w:t>A</w:t>
        </w:r>
        <w:r>
          <w:t>ndroid</w:t>
        </w:r>
        <w:r>
          <w:rPr>
            <w:rFonts w:hint="eastAsia"/>
          </w:rPr>
          <w:t>介面圖</w:t>
        </w:r>
      </w:ins>
      <w:bookmarkEnd w:id="1504"/>
    </w:p>
    <w:p w:rsidR="00925B9B" w:rsidRDefault="00925B9B">
      <w:pPr>
        <w:pStyle w:val="af3"/>
        <w:rPr>
          <w:ins w:id="1506" w:author="A5206572" w:date="2019-05-10T16:52:00Z"/>
        </w:rPr>
        <w:pPrChange w:id="1507" w:author="A5206572" w:date="2019-05-10T21:18:00Z">
          <w:pPr>
            <w:widowControl/>
            <w:spacing w:afterLines="50" w:after="180"/>
            <w:ind w:left="480" w:hangingChars="200" w:hanging="480"/>
            <w:jc w:val="both"/>
          </w:pPr>
        </w:pPrChange>
      </w:pPr>
      <w:bookmarkStart w:id="1508" w:name="_Toc8484192"/>
      <w:ins w:id="1509" w:author="A5206572" w:date="2019-05-10T16:51:00Z">
        <w:r w:rsidRPr="00DB2783">
          <w:rPr>
            <w:rFonts w:hint="eastAsia"/>
          </w:rPr>
          <w:lastRenderedPageBreak/>
          <w:t>5.</w:t>
        </w:r>
        <w:r>
          <w:t>2</w:t>
        </w:r>
        <w:r>
          <w:rPr>
            <w:rFonts w:hint="eastAsia"/>
          </w:rPr>
          <w:t xml:space="preserve"> </w:t>
        </w:r>
      </w:ins>
      <w:ins w:id="1510" w:author="A5206572" w:date="2019-05-10T16:52:00Z">
        <w:r>
          <w:rPr>
            <w:rFonts w:hint="eastAsia"/>
          </w:rPr>
          <w:t>階段性測試</w:t>
        </w:r>
      </w:ins>
      <w:ins w:id="1511" w:author="A5206572" w:date="2019-05-10T17:26:00Z">
        <w:r w:rsidR="00294487">
          <w:rPr>
            <w:rFonts w:hint="eastAsia"/>
          </w:rPr>
          <w:t>軟體</w:t>
        </w:r>
      </w:ins>
      <w:bookmarkEnd w:id="1508"/>
    </w:p>
    <w:p w:rsidR="00B570E9" w:rsidRDefault="00146DFC">
      <w:pPr>
        <w:widowControl/>
        <w:spacing w:after="120" w:line="480" w:lineRule="exact"/>
        <w:ind w:firstLineChars="200" w:firstLine="560"/>
        <w:jc w:val="both"/>
        <w:rPr>
          <w:ins w:id="1512" w:author="A5206572" w:date="2019-05-10T18:05:00Z"/>
          <w:rFonts w:ascii="Times New Roman" w:eastAsia="標楷體" w:hAnsi="Times New Roman" w:cs="Times New Roman"/>
          <w:sz w:val="28"/>
          <w:szCs w:val="28"/>
        </w:rPr>
      </w:pPr>
      <w:ins w:id="1513" w:author="A5206572" w:date="2019-05-10T17:41:00Z">
        <w:r w:rsidRPr="00146DFC">
          <w:rPr>
            <w:rFonts w:ascii="Times New Roman" w:eastAsia="標楷體" w:hAnsi="Times New Roman" w:cs="Times New Roman" w:hint="eastAsia"/>
            <w:sz w:val="28"/>
            <w:szCs w:val="28"/>
            <w:rPrChange w:id="1514" w:author="A5206572" w:date="2019-05-10T17:42:00Z">
              <w:rPr>
                <w:rFonts w:ascii="Times New Roman" w:eastAsia="標楷體" w:hAnsi="Times New Roman" w:cs="Times New Roman" w:hint="eastAsia"/>
                <w:b/>
                <w:sz w:val="28"/>
                <w:szCs w:val="28"/>
              </w:rPr>
            </w:rPrChange>
          </w:rPr>
          <w:t>當</w:t>
        </w:r>
      </w:ins>
      <w:ins w:id="1515" w:author="A5206572" w:date="2019-05-10T17:42:00Z">
        <w:r>
          <w:rPr>
            <w:rFonts w:ascii="Times New Roman" w:eastAsia="標楷體" w:hAnsi="Times New Roman" w:cs="Times New Roman" w:hint="eastAsia"/>
            <w:sz w:val="28"/>
            <w:szCs w:val="28"/>
          </w:rPr>
          <w:t>所有功能都就緒後，我們</w:t>
        </w:r>
      </w:ins>
      <w:ins w:id="1516" w:author="A5206572" w:date="2019-05-10T21:01:00Z">
        <w:r w:rsidR="0019343B">
          <w:rPr>
            <w:rFonts w:ascii="Times New Roman" w:eastAsia="標楷體" w:hAnsi="Times New Roman" w:cs="Times New Roman" w:hint="eastAsia"/>
            <w:sz w:val="28"/>
            <w:szCs w:val="28"/>
          </w:rPr>
          <w:t>將會</w:t>
        </w:r>
      </w:ins>
      <w:ins w:id="1517" w:author="A5206572" w:date="2019-05-10T17:42:00Z">
        <w:r>
          <w:rPr>
            <w:rFonts w:ascii="Times New Roman" w:eastAsia="標楷體" w:hAnsi="Times New Roman" w:cs="Times New Roman" w:hint="eastAsia"/>
            <w:sz w:val="28"/>
            <w:szCs w:val="28"/>
          </w:rPr>
          <w:t>採取階段性的測試，</w:t>
        </w:r>
      </w:ins>
      <w:ins w:id="1518" w:author="A5206572" w:date="2019-05-10T17:43:00Z">
        <w:r>
          <w:rPr>
            <w:rFonts w:ascii="Times New Roman" w:eastAsia="標楷體" w:hAnsi="Times New Roman" w:cs="Times New Roman" w:hint="eastAsia"/>
            <w:sz w:val="28"/>
            <w:szCs w:val="28"/>
          </w:rPr>
          <w:t>測試對象先從身邊較熟悉的同學或師長</w:t>
        </w:r>
      </w:ins>
      <w:ins w:id="1519" w:author="A5206572" w:date="2019-05-10T17:47:00Z">
        <w:r>
          <w:rPr>
            <w:rFonts w:ascii="Times New Roman" w:eastAsia="標楷體" w:hAnsi="Times New Roman" w:cs="Times New Roman" w:hint="eastAsia"/>
            <w:sz w:val="28"/>
            <w:szCs w:val="28"/>
          </w:rPr>
          <w:t>們</w:t>
        </w:r>
      </w:ins>
      <w:ins w:id="1520" w:author="A5206572" w:date="2019-05-10T17:43:00Z">
        <w:r>
          <w:rPr>
            <w:rFonts w:ascii="Times New Roman" w:eastAsia="標楷體" w:hAnsi="Times New Roman" w:cs="Times New Roman" w:hint="eastAsia"/>
            <w:sz w:val="28"/>
            <w:szCs w:val="28"/>
          </w:rPr>
          <w:t>開始，</w:t>
        </w:r>
      </w:ins>
      <w:ins w:id="1521" w:author="A5206572" w:date="2019-05-10T17:49:00Z">
        <w:r w:rsidR="00136F92">
          <w:rPr>
            <w:rFonts w:ascii="Times New Roman" w:eastAsia="標楷體" w:hAnsi="Times New Roman" w:cs="Times New Roman" w:hint="eastAsia"/>
            <w:sz w:val="28"/>
            <w:szCs w:val="28"/>
          </w:rPr>
          <w:t>並在每一次的測試中收集使用者的意見</w:t>
        </w:r>
      </w:ins>
      <w:ins w:id="1522" w:author="A5206572" w:date="2019-05-10T17:50:00Z">
        <w:r w:rsidR="00136F92">
          <w:rPr>
            <w:rFonts w:ascii="Times New Roman" w:eastAsia="標楷體" w:hAnsi="Times New Roman" w:cs="Times New Roman" w:hint="eastAsia"/>
            <w:sz w:val="28"/>
            <w:szCs w:val="28"/>
          </w:rPr>
          <w:t>與建議，</w:t>
        </w:r>
      </w:ins>
      <w:ins w:id="1523" w:author="A5206572" w:date="2019-05-10T17:52:00Z">
        <w:r w:rsidR="00136F92">
          <w:rPr>
            <w:rFonts w:ascii="Times New Roman" w:eastAsia="標楷體" w:hAnsi="Times New Roman" w:cs="Times New Roman" w:hint="eastAsia"/>
            <w:sz w:val="28"/>
            <w:szCs w:val="28"/>
          </w:rPr>
          <w:t>從</w:t>
        </w:r>
      </w:ins>
      <w:ins w:id="1524" w:author="A5206572" w:date="2019-05-10T21:01:00Z">
        <w:r w:rsidR="0037457E">
          <w:rPr>
            <w:rFonts w:ascii="Times New Roman" w:eastAsia="標楷體" w:hAnsi="Times New Roman" w:cs="Times New Roman" w:hint="eastAsia"/>
            <w:sz w:val="28"/>
            <w:szCs w:val="28"/>
          </w:rPr>
          <w:t>每</w:t>
        </w:r>
      </w:ins>
      <w:ins w:id="1525" w:author="A5206572" w:date="2019-05-11T00:20:00Z">
        <w:r w:rsidR="0011028E">
          <w:rPr>
            <w:rFonts w:ascii="Times New Roman" w:eastAsia="標楷體" w:hAnsi="Times New Roman" w:cs="Times New Roman" w:hint="eastAsia"/>
            <w:sz w:val="28"/>
            <w:szCs w:val="28"/>
          </w:rPr>
          <w:t>份</w:t>
        </w:r>
      </w:ins>
      <w:ins w:id="1526" w:author="A5206572" w:date="2019-05-10T21:01:00Z">
        <w:r w:rsidR="0037457E">
          <w:rPr>
            <w:rFonts w:ascii="Times New Roman" w:eastAsia="標楷體" w:hAnsi="Times New Roman" w:cs="Times New Roman" w:hint="eastAsia"/>
            <w:sz w:val="28"/>
            <w:szCs w:val="28"/>
          </w:rPr>
          <w:t>寶貴的</w:t>
        </w:r>
      </w:ins>
      <w:ins w:id="1527" w:author="A5206572" w:date="2019-05-10T17:53:00Z">
        <w:r w:rsidR="00136F92">
          <w:rPr>
            <w:rFonts w:ascii="Times New Roman" w:eastAsia="標楷體" w:hAnsi="Times New Roman" w:cs="Times New Roman" w:hint="eastAsia"/>
            <w:sz w:val="28"/>
            <w:szCs w:val="28"/>
          </w:rPr>
          <w:t>回覆中提升軟體的品質與體驗，</w:t>
        </w:r>
      </w:ins>
      <w:ins w:id="1528" w:author="A5206572" w:date="2019-05-10T17:54:00Z">
        <w:r w:rsidR="00136F92">
          <w:rPr>
            <w:rFonts w:ascii="Times New Roman" w:eastAsia="標楷體" w:hAnsi="Times New Roman" w:cs="Times New Roman" w:hint="eastAsia"/>
            <w:sz w:val="28"/>
            <w:szCs w:val="28"/>
          </w:rPr>
          <w:t>更從中知道使用者的喜好，規劃出一套</w:t>
        </w:r>
      </w:ins>
      <w:ins w:id="1529" w:author="A5206572" w:date="2019-05-10T17:55:00Z">
        <w:r w:rsidR="00136F92">
          <w:rPr>
            <w:rFonts w:ascii="Times New Roman" w:eastAsia="標楷體" w:hAnsi="Times New Roman" w:cs="Times New Roman" w:hint="eastAsia"/>
            <w:sz w:val="28"/>
            <w:szCs w:val="28"/>
          </w:rPr>
          <w:t>能夠上架的機制與</w:t>
        </w:r>
      </w:ins>
      <w:ins w:id="1530" w:author="A5206572" w:date="2019-05-10T21:02:00Z">
        <w:r w:rsidR="0037457E">
          <w:rPr>
            <w:rFonts w:ascii="Times New Roman" w:eastAsia="標楷體" w:hAnsi="Times New Roman" w:cs="Times New Roman" w:hint="eastAsia"/>
            <w:sz w:val="28"/>
            <w:szCs w:val="28"/>
          </w:rPr>
          <w:t>使用者所想要的</w:t>
        </w:r>
      </w:ins>
      <w:ins w:id="1531" w:author="A5206572" w:date="2019-05-10T17:55:00Z">
        <w:r w:rsidR="00136F92">
          <w:rPr>
            <w:rFonts w:ascii="Times New Roman" w:eastAsia="標楷體" w:hAnsi="Times New Roman" w:cs="Times New Roman" w:hint="eastAsia"/>
            <w:sz w:val="28"/>
            <w:szCs w:val="28"/>
          </w:rPr>
          <w:t>模式，使得本專題</w:t>
        </w:r>
      </w:ins>
      <w:ins w:id="1532" w:author="A5206572" w:date="2019-05-10T18:02:00Z">
        <w:r w:rsidR="00CF78DE">
          <w:rPr>
            <w:rFonts w:ascii="Times New Roman" w:eastAsia="標楷體" w:hAnsi="Times New Roman" w:cs="Times New Roman" w:hint="eastAsia"/>
            <w:sz w:val="28"/>
            <w:szCs w:val="28"/>
          </w:rPr>
          <w:t>所開發出的</w:t>
        </w:r>
      </w:ins>
      <w:ins w:id="1533" w:author="A5206572" w:date="2019-05-10T18:04:00Z">
        <w:r w:rsidR="00CF78DE">
          <w:rPr>
            <w:rFonts w:ascii="Times New Roman" w:eastAsia="標楷體" w:hAnsi="Times New Roman" w:cs="Times New Roman" w:hint="eastAsia"/>
            <w:sz w:val="28"/>
            <w:szCs w:val="28"/>
          </w:rPr>
          <w:t>跨平台</w:t>
        </w:r>
      </w:ins>
      <w:ins w:id="1534" w:author="A5206572" w:date="2019-05-10T18:02:00Z">
        <w:r w:rsidR="00CF78DE">
          <w:rPr>
            <w:rFonts w:ascii="Times New Roman" w:eastAsia="標楷體" w:hAnsi="Times New Roman" w:cs="Times New Roman" w:hint="eastAsia"/>
            <w:sz w:val="28"/>
            <w:szCs w:val="28"/>
          </w:rPr>
          <w:t>APP</w:t>
        </w:r>
      </w:ins>
      <w:ins w:id="1535" w:author="A5206572" w:date="2019-05-10T18:05:00Z">
        <w:r w:rsidR="00CF78DE">
          <w:rPr>
            <w:rFonts w:ascii="Times New Roman" w:eastAsia="標楷體" w:hAnsi="Times New Roman" w:cs="Times New Roman" w:hint="eastAsia"/>
            <w:sz w:val="28"/>
            <w:szCs w:val="28"/>
          </w:rPr>
          <w:t>擁有較高的完整度。</w:t>
        </w:r>
      </w:ins>
    </w:p>
    <w:p w:rsidR="00B570E9" w:rsidRDefault="00B570E9">
      <w:pPr>
        <w:widowControl/>
        <w:rPr>
          <w:ins w:id="1536" w:author="A5206572" w:date="2019-05-10T18:05:00Z"/>
          <w:rFonts w:ascii="Times New Roman" w:eastAsia="標楷體" w:hAnsi="Times New Roman" w:cs="Times New Roman"/>
          <w:sz w:val="28"/>
          <w:szCs w:val="28"/>
        </w:rPr>
      </w:pPr>
      <w:ins w:id="1537" w:author="A5206572" w:date="2019-05-10T18:05:00Z">
        <w:r>
          <w:rPr>
            <w:rFonts w:ascii="Times New Roman" w:eastAsia="標楷體" w:hAnsi="Times New Roman" w:cs="Times New Roman"/>
            <w:sz w:val="28"/>
            <w:szCs w:val="28"/>
          </w:rPr>
          <w:br w:type="page"/>
        </w:r>
      </w:ins>
    </w:p>
    <w:p w:rsidR="003C6140" w:rsidRPr="003C6140" w:rsidRDefault="003C6140">
      <w:pPr>
        <w:pStyle w:val="af1"/>
        <w:rPr>
          <w:ins w:id="1538" w:author="A5206572" w:date="2019-05-10T20:49:00Z"/>
          <w:rPrChange w:id="1539" w:author="A5206572" w:date="2019-05-10T20:49:00Z">
            <w:rPr>
              <w:ins w:id="1540" w:author="A5206572" w:date="2019-05-10T20:49:00Z"/>
              <w:rFonts w:ascii="標楷體" w:eastAsia="標楷體" w:hAnsi="標楷體"/>
              <w:sz w:val="40"/>
              <w:szCs w:val="40"/>
            </w:rPr>
          </w:rPrChange>
        </w:rPr>
        <w:pPrChange w:id="1541" w:author="A5206572" w:date="2019-05-10T21:16:00Z">
          <w:pPr>
            <w:jc w:val="center"/>
          </w:pPr>
        </w:pPrChange>
      </w:pPr>
      <w:bookmarkStart w:id="1542" w:name="_Toc8484193"/>
      <w:ins w:id="1543" w:author="A5206572" w:date="2019-05-10T20:49:00Z">
        <w:r w:rsidRPr="003C6140">
          <w:rPr>
            <w:rFonts w:hint="eastAsia"/>
            <w:rPrChange w:id="1544" w:author="A5206572" w:date="2019-05-10T20:49:00Z">
              <w:rPr>
                <w:rFonts w:ascii="標楷體" w:hAnsi="標楷體" w:hint="eastAsia"/>
              </w:rPr>
            </w:rPrChange>
          </w:rPr>
          <w:lastRenderedPageBreak/>
          <w:t>第</w:t>
        </w:r>
        <w:r w:rsidRPr="003C6140">
          <w:rPr>
            <w:rPrChange w:id="1545" w:author="A5206572" w:date="2019-05-10T20:49:00Z">
              <w:rPr>
                <w:rFonts w:ascii="標楷體" w:hAnsi="標楷體"/>
              </w:rPr>
            </w:rPrChange>
          </w:rPr>
          <w:t>6</w:t>
        </w:r>
        <w:r w:rsidRPr="003C6140">
          <w:rPr>
            <w:rFonts w:hint="eastAsia"/>
            <w:rPrChange w:id="1546" w:author="A5206572" w:date="2019-05-10T20:49:00Z">
              <w:rPr>
                <w:rFonts w:ascii="標楷體" w:hAnsi="標楷體" w:hint="eastAsia"/>
              </w:rPr>
            </w:rPrChange>
          </w:rPr>
          <w:t>章</w:t>
        </w:r>
        <w:r w:rsidRPr="003C6140">
          <w:rPr>
            <w:rPrChange w:id="1547" w:author="A5206572" w:date="2019-05-10T20:49:00Z">
              <w:rPr>
                <w:rFonts w:ascii="標楷體" w:hAnsi="標楷體"/>
              </w:rPr>
            </w:rPrChange>
          </w:rPr>
          <w:t xml:space="preserve"> </w:t>
        </w:r>
        <w:r w:rsidRPr="003C6140">
          <w:rPr>
            <w:rFonts w:hint="eastAsia"/>
            <w:rPrChange w:id="1548" w:author="A5206572" w:date="2019-05-10T20:49:00Z">
              <w:rPr>
                <w:rFonts w:ascii="標楷體" w:hAnsi="標楷體" w:hint="eastAsia"/>
              </w:rPr>
            </w:rPrChange>
          </w:rPr>
          <w:t>執行進度</w:t>
        </w:r>
        <w:bookmarkEnd w:id="1542"/>
      </w:ins>
    </w:p>
    <w:p w:rsidR="00146DFC" w:rsidRDefault="003C6140">
      <w:pPr>
        <w:widowControl/>
        <w:spacing w:after="120" w:line="480" w:lineRule="exact"/>
        <w:ind w:firstLineChars="200" w:firstLine="560"/>
        <w:jc w:val="both"/>
        <w:rPr>
          <w:ins w:id="1549" w:author="A5206572" w:date="2019-05-10T20:54:00Z"/>
          <w:rFonts w:ascii="Times New Roman" w:eastAsia="標楷體" w:hAnsi="Times New Roman" w:cs="Times New Roman"/>
          <w:sz w:val="28"/>
          <w:szCs w:val="28"/>
        </w:rPr>
      </w:pPr>
      <w:ins w:id="1550" w:author="A5206572" w:date="2019-05-10T20:52:00Z">
        <w:r>
          <w:rPr>
            <w:rFonts w:ascii="Times New Roman" w:eastAsia="標楷體" w:hAnsi="Times New Roman" w:cs="Times New Roman" w:hint="eastAsia"/>
            <w:sz w:val="28"/>
            <w:szCs w:val="28"/>
          </w:rPr>
          <w:t>有了方向與目標，為確實達成</w:t>
        </w:r>
      </w:ins>
      <w:ins w:id="1551" w:author="A5206572" w:date="2019-05-10T20:50:00Z">
        <w:r w:rsidRPr="003C6140">
          <w:rPr>
            <w:rFonts w:ascii="Times New Roman" w:eastAsia="標楷體" w:hAnsi="Times New Roman" w:cs="Times New Roman" w:hint="eastAsia"/>
            <w:sz w:val="28"/>
            <w:szCs w:val="28"/>
            <w:rPrChange w:id="1552" w:author="A5206572" w:date="2019-05-10T20:50:00Z">
              <w:rPr>
                <w:rFonts w:ascii="標楷體" w:eastAsia="標楷體" w:hAnsi="標楷體" w:hint="eastAsia"/>
                <w:sz w:val="28"/>
                <w:szCs w:val="28"/>
              </w:rPr>
            </w:rPrChange>
          </w:rPr>
          <w:t>，因此</w:t>
        </w:r>
      </w:ins>
      <w:ins w:id="1553" w:author="A5206572" w:date="2019-05-10T20:52:00Z">
        <w:r>
          <w:rPr>
            <w:rFonts w:ascii="Times New Roman" w:eastAsia="標楷體" w:hAnsi="Times New Roman" w:cs="Times New Roman" w:hint="eastAsia"/>
            <w:sz w:val="28"/>
            <w:szCs w:val="28"/>
          </w:rPr>
          <w:t>我們製作</w:t>
        </w:r>
      </w:ins>
      <w:ins w:id="1554" w:author="A5206572" w:date="2019-05-10T20:50:00Z">
        <w:r w:rsidRPr="003C6140">
          <w:rPr>
            <w:rFonts w:ascii="Times New Roman" w:eastAsia="標楷體" w:hAnsi="Times New Roman" w:cs="Times New Roman" w:hint="eastAsia"/>
            <w:sz w:val="28"/>
            <w:szCs w:val="28"/>
            <w:rPrChange w:id="1555" w:author="A5206572" w:date="2019-05-10T20:50:00Z">
              <w:rPr>
                <w:rFonts w:ascii="標楷體" w:eastAsia="標楷體" w:hAnsi="標楷體" w:hint="eastAsia"/>
                <w:sz w:val="28"/>
                <w:szCs w:val="28"/>
              </w:rPr>
            </w:rPrChange>
          </w:rPr>
          <w:t>表</w:t>
        </w:r>
        <w:r w:rsidRPr="003C6140">
          <w:rPr>
            <w:rFonts w:ascii="Times New Roman" w:eastAsia="標楷體" w:hAnsi="Times New Roman" w:cs="Times New Roman"/>
            <w:sz w:val="28"/>
            <w:szCs w:val="28"/>
            <w:rPrChange w:id="1556" w:author="A5206572" w:date="2019-05-10T20:50:00Z">
              <w:rPr>
                <w:rFonts w:ascii="標楷體" w:eastAsia="標楷體" w:hAnsi="標楷體"/>
                <w:sz w:val="28"/>
                <w:szCs w:val="28"/>
              </w:rPr>
            </w:rPrChange>
          </w:rPr>
          <w:t>6.1</w:t>
        </w:r>
        <w:r w:rsidRPr="003C6140">
          <w:rPr>
            <w:rFonts w:ascii="Times New Roman" w:eastAsia="標楷體" w:hAnsi="Times New Roman" w:cs="Times New Roman" w:hint="eastAsia"/>
            <w:sz w:val="28"/>
            <w:szCs w:val="28"/>
            <w:rPrChange w:id="1557" w:author="A5206572" w:date="2019-05-10T20:50:00Z">
              <w:rPr>
                <w:rFonts w:ascii="標楷體" w:eastAsia="標楷體" w:hAnsi="標楷體" w:hint="eastAsia"/>
                <w:sz w:val="28"/>
                <w:szCs w:val="28"/>
              </w:rPr>
            </w:rPrChange>
          </w:rPr>
          <w:t>規劃進度甘特圖</w:t>
        </w:r>
      </w:ins>
      <w:ins w:id="1558" w:author="A5206572" w:date="2019-05-10T20:52:00Z">
        <w:r>
          <w:rPr>
            <w:rFonts w:ascii="Times New Roman" w:eastAsia="標楷體" w:hAnsi="Times New Roman" w:cs="Times New Roman" w:hint="eastAsia"/>
            <w:sz w:val="28"/>
            <w:szCs w:val="28"/>
          </w:rPr>
          <w:t>，透過進度表以</w:t>
        </w:r>
      </w:ins>
      <w:ins w:id="1559" w:author="A5206572" w:date="2019-05-10T20:53:00Z">
        <w:r>
          <w:rPr>
            <w:rFonts w:ascii="Times New Roman" w:eastAsia="標楷體" w:hAnsi="Times New Roman" w:cs="Times New Roman" w:hint="eastAsia"/>
            <w:sz w:val="28"/>
            <w:szCs w:val="28"/>
          </w:rPr>
          <w:t>利督促組員執行進度。</w:t>
        </w:r>
      </w:ins>
    </w:p>
    <w:tbl>
      <w:tblPr>
        <w:tblStyle w:val="af0"/>
        <w:tblpPr w:leftFromText="180" w:rightFromText="180" w:vertAnchor="page" w:horzAnchor="margin" w:tblpY="4731"/>
        <w:tblW w:w="8642" w:type="dxa"/>
        <w:tblLook w:val="04A0" w:firstRow="1" w:lastRow="0" w:firstColumn="1" w:lastColumn="0" w:noHBand="0" w:noVBand="1"/>
        <w:tblPrChange w:id="1560" w:author="A5206572" w:date="2019-05-10T21:00:00Z">
          <w:tblPr>
            <w:tblStyle w:val="af0"/>
            <w:tblpPr w:leftFromText="180" w:rightFromText="180" w:vertAnchor="page" w:horzAnchor="margin" w:tblpY="4731"/>
            <w:tblW w:w="8443" w:type="dxa"/>
            <w:tblLook w:val="04A0" w:firstRow="1" w:lastRow="0" w:firstColumn="1" w:lastColumn="0" w:noHBand="0" w:noVBand="1"/>
          </w:tblPr>
        </w:tblPrChange>
      </w:tblPr>
      <w:tblGrid>
        <w:gridCol w:w="1468"/>
        <w:gridCol w:w="686"/>
        <w:gridCol w:w="686"/>
        <w:gridCol w:w="685"/>
        <w:gridCol w:w="652"/>
        <w:gridCol w:w="711"/>
        <w:gridCol w:w="711"/>
        <w:gridCol w:w="711"/>
        <w:gridCol w:w="711"/>
        <w:gridCol w:w="771"/>
        <w:gridCol w:w="850"/>
        <w:tblGridChange w:id="1561">
          <w:tblGrid>
            <w:gridCol w:w="1468"/>
            <w:gridCol w:w="686"/>
            <w:gridCol w:w="686"/>
            <w:gridCol w:w="685"/>
            <w:gridCol w:w="652"/>
            <w:gridCol w:w="711"/>
            <w:gridCol w:w="711"/>
            <w:gridCol w:w="711"/>
            <w:gridCol w:w="711"/>
            <w:gridCol w:w="711"/>
            <w:gridCol w:w="711"/>
          </w:tblGrid>
        </w:tblGridChange>
      </w:tblGrid>
      <w:tr w:rsidR="0054369C" w:rsidRPr="00E96273" w:rsidTr="00DC3CD6">
        <w:trPr>
          <w:trHeight w:val="551"/>
          <w:ins w:id="1562" w:author="A5206572" w:date="2019-05-10T20:56:00Z"/>
        </w:trPr>
        <w:tc>
          <w:tcPr>
            <w:tcW w:w="1468" w:type="dxa"/>
            <w:tcBorders>
              <w:tl2br w:val="single" w:sz="4" w:space="0" w:color="auto"/>
            </w:tcBorders>
            <w:tcPrChange w:id="1563" w:author="A5206572" w:date="2019-05-10T21:00:00Z">
              <w:tcPr>
                <w:tcW w:w="1468" w:type="dxa"/>
                <w:tcBorders>
                  <w:tl2br w:val="single" w:sz="4" w:space="0" w:color="auto"/>
                </w:tcBorders>
              </w:tcPr>
            </w:tcPrChange>
          </w:tcPr>
          <w:p w:rsidR="0054369C" w:rsidRPr="001D63A2" w:rsidRDefault="0054369C" w:rsidP="0054369C">
            <w:pPr>
              <w:rPr>
                <w:ins w:id="1564" w:author="A5206572" w:date="2019-05-10T20:56:00Z"/>
                <w:rFonts w:ascii="標楷體" w:eastAsia="標楷體" w:hAnsi="標楷體"/>
                <w:b/>
                <w:rPrChange w:id="1565" w:author="A5206572" w:date="2019-05-10T21:04:00Z">
                  <w:rPr>
                    <w:ins w:id="1566" w:author="A5206572" w:date="2019-05-10T20:56:00Z"/>
                    <w:rFonts w:ascii="標楷體" w:eastAsia="標楷體" w:hAnsi="標楷體"/>
                  </w:rPr>
                </w:rPrChange>
              </w:rPr>
            </w:pPr>
            <w:ins w:id="1567" w:author="A5206572" w:date="2019-05-10T20:56:00Z">
              <w:r w:rsidRPr="001D63A2">
                <w:rPr>
                  <w:rFonts w:ascii="標楷體" w:eastAsia="標楷體" w:hAnsi="標楷體"/>
                  <w:b/>
                  <w:rPrChange w:id="1568" w:author="A5206572" w:date="2019-05-10T21:04:00Z">
                    <w:rPr>
                      <w:rFonts w:ascii="標楷體" w:eastAsia="標楷體" w:hAnsi="標楷體"/>
                    </w:rPr>
                  </w:rPrChange>
                </w:rPr>
                <w:t xml:space="preserve">    時程</w:t>
              </w:r>
            </w:ins>
          </w:p>
          <w:p w:rsidR="0054369C" w:rsidRPr="001D63A2" w:rsidRDefault="0054369C" w:rsidP="0054369C">
            <w:pPr>
              <w:rPr>
                <w:ins w:id="1569" w:author="A5206572" w:date="2019-05-10T20:56:00Z"/>
                <w:rFonts w:ascii="標楷體" w:eastAsia="標楷體" w:hAnsi="標楷體"/>
                <w:b/>
                <w:rPrChange w:id="1570" w:author="A5206572" w:date="2019-05-10T21:04:00Z">
                  <w:rPr>
                    <w:ins w:id="1571" w:author="A5206572" w:date="2019-05-10T20:56:00Z"/>
                    <w:rFonts w:ascii="標楷體" w:eastAsia="標楷體" w:hAnsi="標楷體"/>
                  </w:rPr>
                </w:rPrChange>
              </w:rPr>
            </w:pPr>
            <w:ins w:id="1572" w:author="A5206572" w:date="2019-05-10T20:56:00Z">
              <w:r w:rsidRPr="001D63A2">
                <w:rPr>
                  <w:rFonts w:ascii="標楷體" w:eastAsia="標楷體" w:hAnsi="標楷體" w:hint="eastAsia"/>
                  <w:b/>
                  <w:rPrChange w:id="1573" w:author="A5206572" w:date="2019-05-10T21:04:00Z">
                    <w:rPr>
                      <w:rFonts w:ascii="標楷體" w:eastAsia="標楷體" w:hAnsi="標楷體" w:hint="eastAsia"/>
                    </w:rPr>
                  </w:rPrChange>
                </w:rPr>
                <w:t>目標</w:t>
              </w:r>
            </w:ins>
          </w:p>
        </w:tc>
        <w:tc>
          <w:tcPr>
            <w:tcW w:w="686" w:type="dxa"/>
            <w:tcPrChange w:id="1574" w:author="A5206572" w:date="2019-05-10T21:00:00Z">
              <w:tcPr>
                <w:tcW w:w="686" w:type="dxa"/>
              </w:tcPr>
            </w:tcPrChange>
          </w:tcPr>
          <w:p w:rsidR="0054369C" w:rsidRPr="001D63A2" w:rsidRDefault="0054369C">
            <w:pPr>
              <w:rPr>
                <w:ins w:id="1575" w:author="A5206572" w:date="2019-05-10T20:56:00Z"/>
                <w:rFonts w:ascii="Times New Roman" w:eastAsia="標楷體" w:hAnsi="Times New Roman" w:cs="Times New Roman"/>
                <w:b/>
                <w:rPrChange w:id="1576" w:author="A5206572" w:date="2019-05-10T21:04:00Z">
                  <w:rPr>
                    <w:ins w:id="1577" w:author="A5206572" w:date="2019-05-10T20:56:00Z"/>
                    <w:rFonts w:ascii="標楷體" w:eastAsia="標楷體" w:hAnsi="標楷體"/>
                  </w:rPr>
                </w:rPrChange>
              </w:rPr>
              <w:pPrChange w:id="1578" w:author="A5206572" w:date="2019-05-10T20:59:00Z">
                <w:pPr>
                  <w:framePr w:hSpace="180" w:wrap="around" w:vAnchor="page" w:hAnchor="margin" w:y="4731"/>
                  <w:jc w:val="center"/>
                </w:pPr>
              </w:pPrChange>
            </w:pPr>
            <w:ins w:id="1579" w:author="A5206572" w:date="2019-05-10T20:56:00Z">
              <w:r w:rsidRPr="001D63A2">
                <w:rPr>
                  <w:rFonts w:ascii="Times New Roman" w:eastAsia="標楷體" w:hAnsi="Times New Roman" w:cs="Times New Roman"/>
                  <w:b/>
                  <w:rPrChange w:id="1580" w:author="A5206572" w:date="2019-05-10T21:04:00Z">
                    <w:rPr>
                      <w:rFonts w:ascii="標楷體" w:eastAsia="標楷體" w:hAnsi="標楷體"/>
                    </w:rPr>
                  </w:rPrChange>
                </w:rPr>
                <w:t>2</w:t>
              </w:r>
              <w:r w:rsidRPr="001D63A2">
                <w:rPr>
                  <w:rFonts w:ascii="標楷體" w:eastAsia="標楷體" w:hAnsi="標楷體" w:hint="eastAsia"/>
                  <w:b/>
                  <w:rPrChange w:id="1581" w:author="A5206572" w:date="2019-05-10T21:04:00Z">
                    <w:rPr>
                      <w:rFonts w:ascii="標楷體" w:eastAsia="標楷體" w:hAnsi="標楷體" w:hint="eastAsia"/>
                    </w:rPr>
                  </w:rPrChange>
                </w:rPr>
                <w:t>月</w:t>
              </w:r>
            </w:ins>
          </w:p>
        </w:tc>
        <w:tc>
          <w:tcPr>
            <w:tcW w:w="686" w:type="dxa"/>
            <w:tcPrChange w:id="1582" w:author="A5206572" w:date="2019-05-10T21:00:00Z">
              <w:tcPr>
                <w:tcW w:w="686" w:type="dxa"/>
              </w:tcPr>
            </w:tcPrChange>
          </w:tcPr>
          <w:p w:rsidR="0054369C" w:rsidRPr="001D63A2" w:rsidRDefault="0054369C">
            <w:pPr>
              <w:rPr>
                <w:ins w:id="1583" w:author="A5206572" w:date="2019-05-10T20:56:00Z"/>
                <w:rFonts w:ascii="Times New Roman" w:eastAsia="標楷體" w:hAnsi="Times New Roman" w:cs="Times New Roman"/>
                <w:b/>
                <w:rPrChange w:id="1584" w:author="A5206572" w:date="2019-05-10T21:04:00Z">
                  <w:rPr>
                    <w:ins w:id="1585" w:author="A5206572" w:date="2019-05-10T20:56:00Z"/>
                    <w:rFonts w:ascii="標楷體" w:eastAsia="標楷體" w:hAnsi="標楷體"/>
                  </w:rPr>
                </w:rPrChange>
              </w:rPr>
              <w:pPrChange w:id="1586" w:author="A5206572" w:date="2019-05-10T20:59:00Z">
                <w:pPr>
                  <w:framePr w:hSpace="180" w:wrap="around" w:vAnchor="page" w:hAnchor="margin" w:y="4731"/>
                  <w:jc w:val="center"/>
                </w:pPr>
              </w:pPrChange>
            </w:pPr>
            <w:ins w:id="1587" w:author="A5206572" w:date="2019-05-10T20:56:00Z">
              <w:r w:rsidRPr="001D63A2">
                <w:rPr>
                  <w:rFonts w:ascii="Times New Roman" w:eastAsia="標楷體" w:hAnsi="Times New Roman" w:cs="Times New Roman"/>
                  <w:b/>
                  <w:rPrChange w:id="1588" w:author="A5206572" w:date="2019-05-10T21:04:00Z">
                    <w:rPr>
                      <w:rFonts w:ascii="標楷體" w:eastAsia="標楷體" w:hAnsi="標楷體"/>
                    </w:rPr>
                  </w:rPrChange>
                </w:rPr>
                <w:t>3</w:t>
              </w:r>
              <w:r w:rsidRPr="001D63A2">
                <w:rPr>
                  <w:rFonts w:ascii="標楷體" w:eastAsia="標楷體" w:hAnsi="標楷體" w:hint="eastAsia"/>
                  <w:b/>
                  <w:rPrChange w:id="1589" w:author="A5206572" w:date="2019-05-10T21:04:00Z">
                    <w:rPr>
                      <w:rFonts w:ascii="標楷體" w:eastAsia="標楷體" w:hAnsi="標楷體" w:hint="eastAsia"/>
                    </w:rPr>
                  </w:rPrChange>
                </w:rPr>
                <w:t>月</w:t>
              </w:r>
            </w:ins>
          </w:p>
        </w:tc>
        <w:tc>
          <w:tcPr>
            <w:tcW w:w="685" w:type="dxa"/>
            <w:tcPrChange w:id="1590" w:author="A5206572" w:date="2019-05-10T21:00:00Z">
              <w:tcPr>
                <w:tcW w:w="685" w:type="dxa"/>
              </w:tcPr>
            </w:tcPrChange>
          </w:tcPr>
          <w:p w:rsidR="0054369C" w:rsidRPr="001D63A2" w:rsidRDefault="0054369C">
            <w:pPr>
              <w:rPr>
                <w:ins w:id="1591" w:author="A5206572" w:date="2019-05-10T20:56:00Z"/>
                <w:rFonts w:ascii="Times New Roman" w:eastAsia="標楷體" w:hAnsi="Times New Roman" w:cs="Times New Roman"/>
                <w:b/>
                <w:rPrChange w:id="1592" w:author="A5206572" w:date="2019-05-10T21:04:00Z">
                  <w:rPr>
                    <w:ins w:id="1593" w:author="A5206572" w:date="2019-05-10T20:56:00Z"/>
                    <w:rFonts w:ascii="標楷體" w:eastAsia="標楷體" w:hAnsi="標楷體"/>
                  </w:rPr>
                </w:rPrChange>
              </w:rPr>
              <w:pPrChange w:id="1594" w:author="A5206572" w:date="2019-05-10T20:59:00Z">
                <w:pPr>
                  <w:framePr w:hSpace="180" w:wrap="around" w:vAnchor="page" w:hAnchor="margin" w:y="4731"/>
                  <w:jc w:val="center"/>
                </w:pPr>
              </w:pPrChange>
            </w:pPr>
            <w:ins w:id="1595" w:author="A5206572" w:date="2019-05-10T20:56:00Z">
              <w:r w:rsidRPr="001D63A2">
                <w:rPr>
                  <w:rFonts w:ascii="Times New Roman" w:eastAsia="標楷體" w:hAnsi="Times New Roman" w:cs="Times New Roman"/>
                  <w:b/>
                  <w:rPrChange w:id="1596" w:author="A5206572" w:date="2019-05-10T21:04:00Z">
                    <w:rPr>
                      <w:rFonts w:ascii="標楷體" w:eastAsia="標楷體" w:hAnsi="標楷體"/>
                    </w:rPr>
                  </w:rPrChange>
                </w:rPr>
                <w:t>4</w:t>
              </w:r>
              <w:r w:rsidRPr="001D63A2">
                <w:rPr>
                  <w:rFonts w:ascii="標楷體" w:eastAsia="標楷體" w:hAnsi="標楷體" w:hint="eastAsia"/>
                  <w:b/>
                  <w:rPrChange w:id="1597" w:author="A5206572" w:date="2019-05-10T21:04:00Z">
                    <w:rPr>
                      <w:rFonts w:ascii="標楷體" w:eastAsia="標楷體" w:hAnsi="標楷體" w:hint="eastAsia"/>
                    </w:rPr>
                  </w:rPrChange>
                </w:rPr>
                <w:t>月</w:t>
              </w:r>
            </w:ins>
          </w:p>
        </w:tc>
        <w:tc>
          <w:tcPr>
            <w:tcW w:w="652" w:type="dxa"/>
            <w:tcPrChange w:id="1598" w:author="A5206572" w:date="2019-05-10T21:00:00Z">
              <w:tcPr>
                <w:tcW w:w="652" w:type="dxa"/>
              </w:tcPr>
            </w:tcPrChange>
          </w:tcPr>
          <w:p w:rsidR="0054369C" w:rsidRPr="001D63A2" w:rsidRDefault="0054369C">
            <w:pPr>
              <w:rPr>
                <w:ins w:id="1599" w:author="A5206572" w:date="2019-05-10T20:56:00Z"/>
                <w:rFonts w:ascii="Times New Roman" w:eastAsia="標楷體" w:hAnsi="Times New Roman" w:cs="Times New Roman"/>
                <w:b/>
                <w:rPrChange w:id="1600" w:author="A5206572" w:date="2019-05-10T21:04:00Z">
                  <w:rPr>
                    <w:ins w:id="1601" w:author="A5206572" w:date="2019-05-10T20:56:00Z"/>
                    <w:rFonts w:ascii="標楷體" w:eastAsia="標楷體" w:hAnsi="標楷體"/>
                  </w:rPr>
                </w:rPrChange>
              </w:rPr>
              <w:pPrChange w:id="1602" w:author="A5206572" w:date="2019-05-10T20:59:00Z">
                <w:pPr>
                  <w:framePr w:hSpace="180" w:wrap="around" w:vAnchor="page" w:hAnchor="margin" w:y="4731"/>
                  <w:jc w:val="center"/>
                </w:pPr>
              </w:pPrChange>
            </w:pPr>
            <w:ins w:id="1603" w:author="A5206572" w:date="2019-05-10T20:56:00Z">
              <w:r w:rsidRPr="001D63A2">
                <w:rPr>
                  <w:rFonts w:ascii="Times New Roman" w:eastAsia="標楷體" w:hAnsi="Times New Roman" w:cs="Times New Roman"/>
                  <w:b/>
                  <w:rPrChange w:id="1604" w:author="A5206572" w:date="2019-05-10T21:04:00Z">
                    <w:rPr>
                      <w:rFonts w:ascii="標楷體" w:eastAsia="標楷體" w:hAnsi="標楷體"/>
                    </w:rPr>
                  </w:rPrChange>
                </w:rPr>
                <w:t>5</w:t>
              </w:r>
              <w:r w:rsidRPr="001D63A2">
                <w:rPr>
                  <w:rFonts w:ascii="標楷體" w:eastAsia="標楷體" w:hAnsi="標楷體" w:hint="eastAsia"/>
                  <w:b/>
                  <w:rPrChange w:id="1605" w:author="A5206572" w:date="2019-05-10T21:04:00Z">
                    <w:rPr>
                      <w:rFonts w:ascii="標楷體" w:eastAsia="標楷體" w:hAnsi="標楷體" w:hint="eastAsia"/>
                    </w:rPr>
                  </w:rPrChange>
                </w:rPr>
                <w:t>月</w:t>
              </w:r>
            </w:ins>
          </w:p>
        </w:tc>
        <w:tc>
          <w:tcPr>
            <w:tcW w:w="711" w:type="dxa"/>
            <w:tcPrChange w:id="1606" w:author="A5206572" w:date="2019-05-10T21:00:00Z">
              <w:tcPr>
                <w:tcW w:w="711" w:type="dxa"/>
              </w:tcPr>
            </w:tcPrChange>
          </w:tcPr>
          <w:p w:rsidR="0054369C" w:rsidRPr="001D63A2" w:rsidRDefault="0054369C">
            <w:pPr>
              <w:rPr>
                <w:ins w:id="1607" w:author="A5206572" w:date="2019-05-10T20:56:00Z"/>
                <w:rFonts w:ascii="Times New Roman" w:eastAsia="標楷體" w:hAnsi="Times New Roman" w:cs="Times New Roman"/>
                <w:b/>
                <w:rPrChange w:id="1608" w:author="A5206572" w:date="2019-05-10T21:04:00Z">
                  <w:rPr>
                    <w:ins w:id="1609" w:author="A5206572" w:date="2019-05-10T20:56:00Z"/>
                    <w:rFonts w:ascii="標楷體" w:eastAsia="標楷體" w:hAnsi="標楷體"/>
                  </w:rPr>
                </w:rPrChange>
              </w:rPr>
              <w:pPrChange w:id="1610" w:author="A5206572" w:date="2019-05-10T20:59:00Z">
                <w:pPr>
                  <w:framePr w:hSpace="180" w:wrap="around" w:vAnchor="page" w:hAnchor="margin" w:y="4731"/>
                  <w:jc w:val="center"/>
                </w:pPr>
              </w:pPrChange>
            </w:pPr>
            <w:ins w:id="1611" w:author="A5206572" w:date="2019-05-10T20:56:00Z">
              <w:r w:rsidRPr="001D63A2">
                <w:rPr>
                  <w:rFonts w:ascii="Times New Roman" w:eastAsia="標楷體" w:hAnsi="Times New Roman" w:cs="Times New Roman"/>
                  <w:b/>
                  <w:rPrChange w:id="1612" w:author="A5206572" w:date="2019-05-10T21:04:00Z">
                    <w:rPr>
                      <w:rFonts w:ascii="標楷體" w:eastAsia="標楷體" w:hAnsi="標楷體"/>
                    </w:rPr>
                  </w:rPrChange>
                </w:rPr>
                <w:t>6</w:t>
              </w:r>
              <w:r w:rsidRPr="001D63A2">
                <w:rPr>
                  <w:rFonts w:ascii="標楷體" w:eastAsia="標楷體" w:hAnsi="標楷體" w:hint="eastAsia"/>
                  <w:b/>
                  <w:rPrChange w:id="1613" w:author="A5206572" w:date="2019-05-10T21:04:00Z">
                    <w:rPr>
                      <w:rFonts w:ascii="標楷體" w:eastAsia="標楷體" w:hAnsi="標楷體" w:hint="eastAsia"/>
                    </w:rPr>
                  </w:rPrChange>
                </w:rPr>
                <w:t>月</w:t>
              </w:r>
            </w:ins>
          </w:p>
        </w:tc>
        <w:tc>
          <w:tcPr>
            <w:tcW w:w="711" w:type="dxa"/>
            <w:tcPrChange w:id="1614" w:author="A5206572" w:date="2019-05-10T21:00:00Z">
              <w:tcPr>
                <w:tcW w:w="711" w:type="dxa"/>
              </w:tcPr>
            </w:tcPrChange>
          </w:tcPr>
          <w:p w:rsidR="0054369C" w:rsidRPr="001D63A2" w:rsidRDefault="0054369C">
            <w:pPr>
              <w:rPr>
                <w:ins w:id="1615" w:author="A5206572" w:date="2019-05-10T20:56:00Z"/>
                <w:rFonts w:ascii="Times New Roman" w:eastAsia="標楷體" w:hAnsi="Times New Roman" w:cs="Times New Roman"/>
                <w:b/>
                <w:rPrChange w:id="1616" w:author="A5206572" w:date="2019-05-10T21:04:00Z">
                  <w:rPr>
                    <w:ins w:id="1617" w:author="A5206572" w:date="2019-05-10T20:56:00Z"/>
                    <w:rFonts w:ascii="標楷體" w:eastAsia="標楷體" w:hAnsi="標楷體"/>
                  </w:rPr>
                </w:rPrChange>
              </w:rPr>
              <w:pPrChange w:id="1618" w:author="A5206572" w:date="2019-05-10T20:59:00Z">
                <w:pPr>
                  <w:framePr w:hSpace="180" w:wrap="around" w:vAnchor="page" w:hAnchor="margin" w:y="4731"/>
                  <w:jc w:val="center"/>
                </w:pPr>
              </w:pPrChange>
            </w:pPr>
            <w:ins w:id="1619" w:author="A5206572" w:date="2019-05-10T20:56:00Z">
              <w:r w:rsidRPr="001D63A2">
                <w:rPr>
                  <w:rFonts w:ascii="Times New Roman" w:eastAsia="標楷體" w:hAnsi="Times New Roman" w:cs="Times New Roman"/>
                  <w:b/>
                  <w:rPrChange w:id="1620" w:author="A5206572" w:date="2019-05-10T21:04:00Z">
                    <w:rPr>
                      <w:rFonts w:ascii="標楷體" w:eastAsia="標楷體" w:hAnsi="標楷體"/>
                    </w:rPr>
                  </w:rPrChange>
                </w:rPr>
                <w:t>7</w:t>
              </w:r>
              <w:r w:rsidRPr="001D63A2">
                <w:rPr>
                  <w:rFonts w:ascii="標楷體" w:eastAsia="標楷體" w:hAnsi="標楷體" w:hint="eastAsia"/>
                  <w:b/>
                  <w:rPrChange w:id="1621" w:author="A5206572" w:date="2019-05-10T21:04:00Z">
                    <w:rPr>
                      <w:rFonts w:ascii="標楷體" w:eastAsia="標楷體" w:hAnsi="標楷體" w:hint="eastAsia"/>
                    </w:rPr>
                  </w:rPrChange>
                </w:rPr>
                <w:t>月</w:t>
              </w:r>
            </w:ins>
          </w:p>
        </w:tc>
        <w:tc>
          <w:tcPr>
            <w:tcW w:w="711" w:type="dxa"/>
            <w:tcPrChange w:id="1622" w:author="A5206572" w:date="2019-05-10T21:00:00Z">
              <w:tcPr>
                <w:tcW w:w="711" w:type="dxa"/>
              </w:tcPr>
            </w:tcPrChange>
          </w:tcPr>
          <w:p w:rsidR="0054369C" w:rsidRPr="001D63A2" w:rsidRDefault="0054369C">
            <w:pPr>
              <w:rPr>
                <w:ins w:id="1623" w:author="A5206572" w:date="2019-05-10T20:56:00Z"/>
                <w:rFonts w:ascii="Times New Roman" w:eastAsia="標楷體" w:hAnsi="Times New Roman" w:cs="Times New Roman"/>
                <w:b/>
                <w:rPrChange w:id="1624" w:author="A5206572" w:date="2019-05-10T21:04:00Z">
                  <w:rPr>
                    <w:ins w:id="1625" w:author="A5206572" w:date="2019-05-10T20:56:00Z"/>
                    <w:rFonts w:ascii="標楷體" w:eastAsia="標楷體" w:hAnsi="標楷體"/>
                  </w:rPr>
                </w:rPrChange>
              </w:rPr>
              <w:pPrChange w:id="1626" w:author="A5206572" w:date="2019-05-10T20:59:00Z">
                <w:pPr>
                  <w:framePr w:hSpace="180" w:wrap="around" w:vAnchor="page" w:hAnchor="margin" w:y="4731"/>
                  <w:jc w:val="center"/>
                </w:pPr>
              </w:pPrChange>
            </w:pPr>
            <w:ins w:id="1627" w:author="A5206572" w:date="2019-05-10T20:56:00Z">
              <w:r w:rsidRPr="001D63A2">
                <w:rPr>
                  <w:rFonts w:ascii="Times New Roman" w:eastAsia="標楷體" w:hAnsi="Times New Roman" w:cs="Times New Roman"/>
                  <w:b/>
                  <w:rPrChange w:id="1628" w:author="A5206572" w:date="2019-05-10T21:04:00Z">
                    <w:rPr>
                      <w:rFonts w:ascii="標楷體" w:eastAsia="標楷體" w:hAnsi="標楷體"/>
                    </w:rPr>
                  </w:rPrChange>
                </w:rPr>
                <w:t>8</w:t>
              </w:r>
              <w:r w:rsidRPr="001D63A2">
                <w:rPr>
                  <w:rFonts w:ascii="標楷體" w:eastAsia="標楷體" w:hAnsi="標楷體" w:hint="eastAsia"/>
                  <w:b/>
                  <w:rPrChange w:id="1629" w:author="A5206572" w:date="2019-05-10T21:04:00Z">
                    <w:rPr>
                      <w:rFonts w:ascii="標楷體" w:eastAsia="標楷體" w:hAnsi="標楷體" w:hint="eastAsia"/>
                    </w:rPr>
                  </w:rPrChange>
                </w:rPr>
                <w:t>月</w:t>
              </w:r>
            </w:ins>
          </w:p>
        </w:tc>
        <w:tc>
          <w:tcPr>
            <w:tcW w:w="711" w:type="dxa"/>
            <w:tcPrChange w:id="1630" w:author="A5206572" w:date="2019-05-10T21:00:00Z">
              <w:tcPr>
                <w:tcW w:w="711" w:type="dxa"/>
              </w:tcPr>
            </w:tcPrChange>
          </w:tcPr>
          <w:p w:rsidR="0054369C" w:rsidRPr="001D63A2" w:rsidRDefault="0054369C">
            <w:pPr>
              <w:rPr>
                <w:ins w:id="1631" w:author="A5206572" w:date="2019-05-10T20:56:00Z"/>
                <w:rFonts w:ascii="Times New Roman" w:eastAsia="標楷體" w:hAnsi="Times New Roman" w:cs="Times New Roman"/>
                <w:b/>
                <w:rPrChange w:id="1632" w:author="A5206572" w:date="2019-05-10T21:04:00Z">
                  <w:rPr>
                    <w:ins w:id="1633" w:author="A5206572" w:date="2019-05-10T20:56:00Z"/>
                    <w:rFonts w:ascii="標楷體" w:eastAsia="標楷體" w:hAnsi="標楷體"/>
                  </w:rPr>
                </w:rPrChange>
              </w:rPr>
              <w:pPrChange w:id="1634" w:author="A5206572" w:date="2019-05-10T20:59:00Z">
                <w:pPr>
                  <w:framePr w:hSpace="180" w:wrap="around" w:vAnchor="page" w:hAnchor="margin" w:y="4731"/>
                  <w:jc w:val="center"/>
                </w:pPr>
              </w:pPrChange>
            </w:pPr>
            <w:ins w:id="1635" w:author="A5206572" w:date="2019-05-10T20:56:00Z">
              <w:r w:rsidRPr="001D63A2">
                <w:rPr>
                  <w:rFonts w:ascii="Times New Roman" w:eastAsia="標楷體" w:hAnsi="Times New Roman" w:cs="Times New Roman"/>
                  <w:b/>
                  <w:rPrChange w:id="1636" w:author="A5206572" w:date="2019-05-10T21:04:00Z">
                    <w:rPr>
                      <w:rFonts w:ascii="標楷體" w:eastAsia="標楷體" w:hAnsi="標楷體"/>
                    </w:rPr>
                  </w:rPrChange>
                </w:rPr>
                <w:t>9</w:t>
              </w:r>
              <w:r w:rsidRPr="001D63A2">
                <w:rPr>
                  <w:rFonts w:ascii="標楷體" w:eastAsia="標楷體" w:hAnsi="標楷體" w:hint="eastAsia"/>
                  <w:b/>
                  <w:rPrChange w:id="1637" w:author="A5206572" w:date="2019-05-10T21:04:00Z">
                    <w:rPr>
                      <w:rFonts w:ascii="標楷體" w:eastAsia="標楷體" w:hAnsi="標楷體" w:hint="eastAsia"/>
                    </w:rPr>
                  </w:rPrChange>
                </w:rPr>
                <w:t>月</w:t>
              </w:r>
            </w:ins>
          </w:p>
        </w:tc>
        <w:tc>
          <w:tcPr>
            <w:tcW w:w="771" w:type="dxa"/>
            <w:tcPrChange w:id="1638" w:author="A5206572" w:date="2019-05-10T21:00:00Z">
              <w:tcPr>
                <w:tcW w:w="711" w:type="dxa"/>
              </w:tcPr>
            </w:tcPrChange>
          </w:tcPr>
          <w:p w:rsidR="0054369C" w:rsidRPr="001D63A2" w:rsidRDefault="0054369C">
            <w:pPr>
              <w:rPr>
                <w:ins w:id="1639" w:author="A5206572" w:date="2019-05-10T20:56:00Z"/>
                <w:rFonts w:ascii="標楷體" w:eastAsia="標楷體" w:hAnsi="標楷體"/>
                <w:b/>
                <w:rPrChange w:id="1640" w:author="A5206572" w:date="2019-05-10T21:04:00Z">
                  <w:rPr>
                    <w:ins w:id="1641" w:author="A5206572" w:date="2019-05-10T20:56:00Z"/>
                    <w:rFonts w:ascii="標楷體" w:eastAsia="標楷體" w:hAnsi="標楷體"/>
                  </w:rPr>
                </w:rPrChange>
              </w:rPr>
              <w:pPrChange w:id="1642" w:author="A5206572" w:date="2019-05-10T20:59:00Z">
                <w:pPr>
                  <w:framePr w:hSpace="180" w:wrap="around" w:vAnchor="page" w:hAnchor="margin" w:y="4731"/>
                  <w:jc w:val="center"/>
                </w:pPr>
              </w:pPrChange>
            </w:pPr>
            <w:ins w:id="1643" w:author="A5206572" w:date="2019-05-10T20:56:00Z">
              <w:r w:rsidRPr="001D63A2">
                <w:rPr>
                  <w:rFonts w:ascii="Times New Roman" w:eastAsia="標楷體" w:hAnsi="Times New Roman" w:cs="Times New Roman"/>
                  <w:b/>
                  <w:rPrChange w:id="1644" w:author="A5206572" w:date="2019-05-10T21:04:00Z">
                    <w:rPr>
                      <w:rFonts w:ascii="標楷體" w:eastAsia="標楷體" w:hAnsi="標楷體"/>
                    </w:rPr>
                  </w:rPrChange>
                </w:rPr>
                <w:t>1</w:t>
              </w:r>
            </w:ins>
            <w:ins w:id="1645" w:author="A5206572" w:date="2019-05-10T20:59:00Z">
              <w:r w:rsidR="00DC3CD6" w:rsidRPr="001D63A2">
                <w:rPr>
                  <w:rFonts w:ascii="Times New Roman" w:eastAsia="標楷體" w:hAnsi="Times New Roman" w:cs="Times New Roman"/>
                  <w:b/>
                  <w:rPrChange w:id="1646" w:author="A5206572" w:date="2019-05-10T21:04:00Z">
                    <w:rPr>
                      <w:rFonts w:ascii="Times New Roman" w:eastAsia="標楷體" w:hAnsi="Times New Roman" w:cs="Times New Roman"/>
                    </w:rPr>
                  </w:rPrChange>
                </w:rPr>
                <w:t>0</w:t>
              </w:r>
            </w:ins>
            <w:ins w:id="1647" w:author="A5206572" w:date="2019-05-10T20:56:00Z">
              <w:r w:rsidRPr="001D63A2">
                <w:rPr>
                  <w:rFonts w:ascii="標楷體" w:eastAsia="標楷體" w:hAnsi="標楷體" w:hint="eastAsia"/>
                  <w:b/>
                  <w:rPrChange w:id="1648" w:author="A5206572" w:date="2019-05-10T21:04:00Z">
                    <w:rPr>
                      <w:rFonts w:ascii="標楷體" w:eastAsia="標楷體" w:hAnsi="標楷體" w:hint="eastAsia"/>
                    </w:rPr>
                  </w:rPrChange>
                </w:rPr>
                <w:t>月</w:t>
              </w:r>
            </w:ins>
          </w:p>
        </w:tc>
        <w:tc>
          <w:tcPr>
            <w:tcW w:w="850" w:type="dxa"/>
            <w:tcPrChange w:id="1649" w:author="A5206572" w:date="2019-05-10T21:00:00Z">
              <w:tcPr>
                <w:tcW w:w="711" w:type="dxa"/>
              </w:tcPr>
            </w:tcPrChange>
          </w:tcPr>
          <w:p w:rsidR="001D63A2" w:rsidRPr="001D63A2" w:rsidRDefault="0054369C">
            <w:pPr>
              <w:rPr>
                <w:ins w:id="1650" w:author="A5206572" w:date="2019-05-10T20:56:00Z"/>
                <w:rFonts w:ascii="Times New Roman" w:eastAsia="標楷體" w:hAnsi="Times New Roman" w:cs="Times New Roman"/>
                <w:b/>
                <w:rPrChange w:id="1651" w:author="A5206572" w:date="2019-05-10T21:04:00Z">
                  <w:rPr>
                    <w:ins w:id="1652" w:author="A5206572" w:date="2019-05-10T20:56:00Z"/>
                    <w:rFonts w:ascii="標楷體" w:eastAsia="標楷體" w:hAnsi="標楷體"/>
                  </w:rPr>
                </w:rPrChange>
              </w:rPr>
              <w:pPrChange w:id="1653" w:author="A5206572" w:date="2019-05-10T21:04:00Z">
                <w:pPr>
                  <w:framePr w:hSpace="180" w:wrap="around" w:vAnchor="page" w:hAnchor="margin" w:y="4731"/>
                  <w:jc w:val="center"/>
                </w:pPr>
              </w:pPrChange>
            </w:pPr>
            <w:ins w:id="1654" w:author="A5206572" w:date="2019-05-10T20:56:00Z">
              <w:r w:rsidRPr="001D63A2">
                <w:rPr>
                  <w:rFonts w:ascii="Times New Roman" w:eastAsia="標楷體" w:hAnsi="Times New Roman" w:cs="Times New Roman"/>
                  <w:b/>
                  <w:rPrChange w:id="1655" w:author="A5206572" w:date="2019-05-10T21:04:00Z">
                    <w:rPr>
                      <w:rFonts w:ascii="標楷體" w:eastAsia="標楷體" w:hAnsi="標楷體"/>
                    </w:rPr>
                  </w:rPrChange>
                </w:rPr>
                <w:t>11</w:t>
              </w:r>
              <w:r w:rsidRPr="001D63A2">
                <w:rPr>
                  <w:rFonts w:ascii="標楷體" w:eastAsia="標楷體" w:hAnsi="標楷體" w:hint="eastAsia"/>
                  <w:b/>
                  <w:rPrChange w:id="1656" w:author="A5206572" w:date="2019-05-10T21:04:00Z">
                    <w:rPr>
                      <w:rFonts w:ascii="標楷體" w:eastAsia="標楷體" w:hAnsi="標楷體" w:hint="eastAsia"/>
                    </w:rPr>
                  </w:rPrChange>
                </w:rPr>
                <w:t>月</w:t>
              </w:r>
            </w:ins>
          </w:p>
        </w:tc>
      </w:tr>
      <w:tr w:rsidR="0054369C" w:rsidRPr="00E96273" w:rsidTr="00DC3CD6">
        <w:trPr>
          <w:trHeight w:val="340"/>
          <w:ins w:id="1657" w:author="A5206572" w:date="2019-05-10T20:56:00Z"/>
          <w:trPrChange w:id="1658" w:author="A5206572" w:date="2019-05-10T20:59:00Z">
            <w:trPr>
              <w:trHeight w:val="340"/>
            </w:trPr>
          </w:trPrChange>
        </w:trPr>
        <w:tc>
          <w:tcPr>
            <w:tcW w:w="1468" w:type="dxa"/>
            <w:tcPrChange w:id="1659" w:author="A5206572" w:date="2019-05-10T20:59:00Z">
              <w:tcPr>
                <w:tcW w:w="1468" w:type="dxa"/>
              </w:tcPr>
            </w:tcPrChange>
          </w:tcPr>
          <w:p w:rsidR="0054369C" w:rsidRPr="001D63A2" w:rsidRDefault="0054369C" w:rsidP="0054369C">
            <w:pPr>
              <w:rPr>
                <w:ins w:id="1660" w:author="A5206572" w:date="2019-05-10T20:56:00Z"/>
                <w:rFonts w:ascii="標楷體" w:eastAsia="標楷體" w:hAnsi="標楷體"/>
                <w:b/>
                <w:rPrChange w:id="1661" w:author="A5206572" w:date="2019-05-10T21:04:00Z">
                  <w:rPr>
                    <w:ins w:id="1662" w:author="A5206572" w:date="2019-05-10T20:56:00Z"/>
                    <w:rFonts w:ascii="標楷體" w:eastAsia="標楷體" w:hAnsi="標楷體"/>
                  </w:rPr>
                </w:rPrChange>
              </w:rPr>
            </w:pPr>
            <w:ins w:id="1663" w:author="A5206572" w:date="2019-05-10T20:56:00Z">
              <w:r w:rsidRPr="001D63A2">
                <w:rPr>
                  <w:rFonts w:ascii="標楷體" w:eastAsia="標楷體" w:hAnsi="標楷體" w:hint="eastAsia"/>
                  <w:b/>
                  <w:rPrChange w:id="1664" w:author="A5206572" w:date="2019-05-10T21:04:00Z">
                    <w:rPr>
                      <w:rFonts w:ascii="標楷體" w:eastAsia="標楷體" w:hAnsi="標楷體" w:hint="eastAsia"/>
                    </w:rPr>
                  </w:rPrChange>
                </w:rPr>
                <w:t>選定題目</w:t>
              </w:r>
            </w:ins>
          </w:p>
        </w:tc>
        <w:tc>
          <w:tcPr>
            <w:tcW w:w="686" w:type="dxa"/>
            <w:shd w:val="clear" w:color="auto" w:fill="auto"/>
            <w:tcPrChange w:id="1665" w:author="A5206572" w:date="2019-05-10T20:59:00Z">
              <w:tcPr>
                <w:tcW w:w="686" w:type="dxa"/>
                <w:shd w:val="clear" w:color="auto" w:fill="auto"/>
              </w:tcPr>
            </w:tcPrChange>
          </w:tcPr>
          <w:p w:rsidR="0054369C" w:rsidRPr="00E96273" w:rsidRDefault="0054369C" w:rsidP="0054369C">
            <w:pPr>
              <w:rPr>
                <w:ins w:id="1666" w:author="A5206572" w:date="2019-05-10T20:56:00Z"/>
                <w:rFonts w:ascii="標楷體" w:eastAsia="標楷體" w:hAnsi="標楷體"/>
              </w:rPr>
            </w:pPr>
            <w:ins w:id="1667" w:author="A5206572" w:date="2019-05-10T20:56:00Z">
              <w:r w:rsidRPr="00E96273">
                <w:rPr>
                  <w:rFonts w:ascii="標楷體" w:eastAsia="標楷體" w:hAnsi="標楷體"/>
                  <w:noProof/>
                </w:rPr>
                <mc:AlternateContent>
                  <mc:Choice Requires="wps">
                    <w:drawing>
                      <wp:anchor distT="0" distB="0" distL="114300" distR="114300" simplePos="0" relativeHeight="251682816" behindDoc="0" locked="0" layoutInCell="1" allowOverlap="1" wp14:anchorId="4CFB265C" wp14:editId="59FB77B4">
                        <wp:simplePos x="0" y="0"/>
                        <wp:positionH relativeFrom="column">
                          <wp:posOffset>3810</wp:posOffset>
                        </wp:positionH>
                        <wp:positionV relativeFrom="paragraph">
                          <wp:posOffset>53975</wp:posOffset>
                        </wp:positionV>
                        <wp:extent cx="190500" cy="122400"/>
                        <wp:effectExtent l="0" t="0" r="19050" b="11430"/>
                        <wp:wrapNone/>
                        <wp:docPr id="18" name="矩形 18"/>
                        <wp:cNvGraphicFramePr/>
                        <a:graphic xmlns:a="http://schemas.openxmlformats.org/drawingml/2006/main">
                          <a:graphicData uri="http://schemas.microsoft.com/office/word/2010/wordprocessingShape">
                            <wps:wsp>
                              <wps:cNvSpPr/>
                              <wps:spPr>
                                <a:xfrm>
                                  <a:off x="0" y="0"/>
                                  <a:ext cx="190500" cy="12240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96A7D" id="矩形 18" o:spid="_x0000_s1026" style="position:absolute;margin-left:.3pt;margin-top:4.25pt;width:15pt;height:9.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" fillcolor="#5b9bd5" strokecolor="#41719c" strokeweight="1pt"/>
                    </w:pict>
                  </mc:Fallback>
                </mc:AlternateContent>
              </w:r>
            </w:ins>
          </w:p>
        </w:tc>
        <w:tc>
          <w:tcPr>
            <w:tcW w:w="686" w:type="dxa"/>
            <w:shd w:val="clear" w:color="auto" w:fill="auto"/>
            <w:tcPrChange w:id="1668" w:author="A5206572" w:date="2019-05-10T20:59:00Z">
              <w:tcPr>
                <w:tcW w:w="686" w:type="dxa"/>
                <w:shd w:val="clear" w:color="auto" w:fill="auto"/>
              </w:tcPr>
            </w:tcPrChange>
          </w:tcPr>
          <w:p w:rsidR="0054369C" w:rsidRPr="00E96273" w:rsidRDefault="0054369C" w:rsidP="0054369C">
            <w:pPr>
              <w:rPr>
                <w:ins w:id="1669" w:author="A5206572" w:date="2019-05-10T20:56:00Z"/>
                <w:rFonts w:ascii="標楷體" w:eastAsia="標楷體" w:hAnsi="標楷體"/>
              </w:rPr>
            </w:pPr>
          </w:p>
        </w:tc>
        <w:tc>
          <w:tcPr>
            <w:tcW w:w="685" w:type="dxa"/>
            <w:shd w:val="clear" w:color="auto" w:fill="auto"/>
            <w:tcPrChange w:id="1670" w:author="A5206572" w:date="2019-05-10T20:59:00Z">
              <w:tcPr>
                <w:tcW w:w="685" w:type="dxa"/>
                <w:shd w:val="clear" w:color="auto" w:fill="auto"/>
              </w:tcPr>
            </w:tcPrChange>
          </w:tcPr>
          <w:p w:rsidR="0054369C" w:rsidRPr="00E96273" w:rsidRDefault="0054369C" w:rsidP="0054369C">
            <w:pPr>
              <w:rPr>
                <w:ins w:id="1671" w:author="A5206572" w:date="2019-05-10T20:56:00Z"/>
                <w:rFonts w:ascii="標楷體" w:eastAsia="標楷體" w:hAnsi="標楷體"/>
              </w:rPr>
            </w:pPr>
          </w:p>
        </w:tc>
        <w:tc>
          <w:tcPr>
            <w:tcW w:w="652" w:type="dxa"/>
            <w:shd w:val="clear" w:color="auto" w:fill="auto"/>
            <w:tcPrChange w:id="1672" w:author="A5206572" w:date="2019-05-10T20:59:00Z">
              <w:tcPr>
                <w:tcW w:w="652" w:type="dxa"/>
                <w:shd w:val="clear" w:color="auto" w:fill="auto"/>
              </w:tcPr>
            </w:tcPrChange>
          </w:tcPr>
          <w:p w:rsidR="0054369C" w:rsidRPr="00E96273" w:rsidRDefault="0054369C" w:rsidP="0054369C">
            <w:pPr>
              <w:rPr>
                <w:ins w:id="1673" w:author="A5206572" w:date="2019-05-10T20:56:00Z"/>
                <w:rFonts w:ascii="標楷體" w:eastAsia="標楷體" w:hAnsi="標楷體"/>
              </w:rPr>
            </w:pPr>
          </w:p>
        </w:tc>
        <w:tc>
          <w:tcPr>
            <w:tcW w:w="711" w:type="dxa"/>
            <w:shd w:val="clear" w:color="auto" w:fill="auto"/>
            <w:tcPrChange w:id="1674" w:author="A5206572" w:date="2019-05-10T20:59:00Z">
              <w:tcPr>
                <w:tcW w:w="711" w:type="dxa"/>
                <w:shd w:val="clear" w:color="auto" w:fill="auto"/>
              </w:tcPr>
            </w:tcPrChange>
          </w:tcPr>
          <w:p w:rsidR="0054369C" w:rsidRPr="00E96273" w:rsidRDefault="0054369C" w:rsidP="0054369C">
            <w:pPr>
              <w:rPr>
                <w:ins w:id="1675" w:author="A5206572" w:date="2019-05-10T20:56:00Z"/>
                <w:rFonts w:ascii="標楷體" w:eastAsia="標楷體" w:hAnsi="標楷體"/>
              </w:rPr>
            </w:pPr>
          </w:p>
        </w:tc>
        <w:tc>
          <w:tcPr>
            <w:tcW w:w="711" w:type="dxa"/>
            <w:shd w:val="clear" w:color="auto" w:fill="auto"/>
            <w:tcPrChange w:id="1676" w:author="A5206572" w:date="2019-05-10T20:59:00Z">
              <w:tcPr>
                <w:tcW w:w="711" w:type="dxa"/>
                <w:shd w:val="clear" w:color="auto" w:fill="auto"/>
              </w:tcPr>
            </w:tcPrChange>
          </w:tcPr>
          <w:p w:rsidR="0054369C" w:rsidRPr="00E96273" w:rsidRDefault="0054369C" w:rsidP="0054369C">
            <w:pPr>
              <w:rPr>
                <w:ins w:id="1677" w:author="A5206572" w:date="2019-05-10T20:56:00Z"/>
                <w:rFonts w:ascii="標楷體" w:eastAsia="標楷體" w:hAnsi="標楷體"/>
              </w:rPr>
            </w:pPr>
          </w:p>
        </w:tc>
        <w:tc>
          <w:tcPr>
            <w:tcW w:w="711" w:type="dxa"/>
            <w:shd w:val="clear" w:color="auto" w:fill="auto"/>
            <w:tcPrChange w:id="1678" w:author="A5206572" w:date="2019-05-10T20:59:00Z">
              <w:tcPr>
                <w:tcW w:w="711" w:type="dxa"/>
                <w:shd w:val="clear" w:color="auto" w:fill="auto"/>
              </w:tcPr>
            </w:tcPrChange>
          </w:tcPr>
          <w:p w:rsidR="0054369C" w:rsidRPr="00E96273" w:rsidRDefault="0054369C" w:rsidP="0054369C">
            <w:pPr>
              <w:rPr>
                <w:ins w:id="1679" w:author="A5206572" w:date="2019-05-10T20:56:00Z"/>
                <w:rFonts w:ascii="標楷體" w:eastAsia="標楷體" w:hAnsi="標楷體"/>
              </w:rPr>
            </w:pPr>
          </w:p>
        </w:tc>
        <w:tc>
          <w:tcPr>
            <w:tcW w:w="711" w:type="dxa"/>
            <w:shd w:val="clear" w:color="auto" w:fill="auto"/>
            <w:tcPrChange w:id="1680" w:author="A5206572" w:date="2019-05-10T20:59:00Z">
              <w:tcPr>
                <w:tcW w:w="711" w:type="dxa"/>
                <w:shd w:val="clear" w:color="auto" w:fill="auto"/>
              </w:tcPr>
            </w:tcPrChange>
          </w:tcPr>
          <w:p w:rsidR="0054369C" w:rsidRPr="00E96273" w:rsidRDefault="0054369C" w:rsidP="0054369C">
            <w:pPr>
              <w:rPr>
                <w:ins w:id="1681" w:author="A5206572" w:date="2019-05-10T20:56:00Z"/>
                <w:rFonts w:ascii="標楷體" w:eastAsia="標楷體" w:hAnsi="標楷體"/>
              </w:rPr>
            </w:pPr>
          </w:p>
        </w:tc>
        <w:tc>
          <w:tcPr>
            <w:tcW w:w="771" w:type="dxa"/>
            <w:shd w:val="clear" w:color="auto" w:fill="auto"/>
            <w:tcPrChange w:id="1682" w:author="A5206572" w:date="2019-05-10T20:59:00Z">
              <w:tcPr>
                <w:tcW w:w="711" w:type="dxa"/>
                <w:shd w:val="clear" w:color="auto" w:fill="auto"/>
              </w:tcPr>
            </w:tcPrChange>
          </w:tcPr>
          <w:p w:rsidR="0054369C" w:rsidRPr="00E96273" w:rsidRDefault="0054369C" w:rsidP="0054369C">
            <w:pPr>
              <w:rPr>
                <w:ins w:id="1683" w:author="A5206572" w:date="2019-05-10T20:56:00Z"/>
                <w:rFonts w:ascii="標楷體" w:eastAsia="標楷體" w:hAnsi="標楷體"/>
              </w:rPr>
            </w:pPr>
          </w:p>
        </w:tc>
        <w:tc>
          <w:tcPr>
            <w:tcW w:w="850" w:type="dxa"/>
            <w:shd w:val="clear" w:color="auto" w:fill="auto"/>
            <w:tcPrChange w:id="1684" w:author="A5206572" w:date="2019-05-10T20:59:00Z">
              <w:tcPr>
                <w:tcW w:w="711" w:type="dxa"/>
                <w:shd w:val="clear" w:color="auto" w:fill="auto"/>
              </w:tcPr>
            </w:tcPrChange>
          </w:tcPr>
          <w:p w:rsidR="0054369C" w:rsidRPr="00E96273" w:rsidRDefault="0054369C" w:rsidP="0054369C">
            <w:pPr>
              <w:rPr>
                <w:ins w:id="1685" w:author="A5206572" w:date="2019-05-10T20:56:00Z"/>
                <w:rFonts w:ascii="標楷體" w:eastAsia="標楷體" w:hAnsi="標楷體"/>
              </w:rPr>
            </w:pPr>
          </w:p>
        </w:tc>
      </w:tr>
      <w:tr w:rsidR="0054369C" w:rsidRPr="00E96273" w:rsidTr="00DC3CD6">
        <w:trPr>
          <w:trHeight w:val="340"/>
          <w:ins w:id="1686" w:author="A5206572" w:date="2019-05-10T20:56:00Z"/>
          <w:trPrChange w:id="1687" w:author="A5206572" w:date="2019-05-10T20:59:00Z">
            <w:trPr>
              <w:trHeight w:val="340"/>
            </w:trPr>
          </w:trPrChange>
        </w:trPr>
        <w:tc>
          <w:tcPr>
            <w:tcW w:w="1468" w:type="dxa"/>
            <w:tcPrChange w:id="1688" w:author="A5206572" w:date="2019-05-10T20:59:00Z">
              <w:tcPr>
                <w:tcW w:w="1468" w:type="dxa"/>
              </w:tcPr>
            </w:tcPrChange>
          </w:tcPr>
          <w:p w:rsidR="0054369C" w:rsidRPr="001D63A2" w:rsidRDefault="0054369C" w:rsidP="0054369C">
            <w:pPr>
              <w:rPr>
                <w:ins w:id="1689" w:author="A5206572" w:date="2019-05-10T20:56:00Z"/>
                <w:rFonts w:ascii="標楷體" w:eastAsia="標楷體" w:hAnsi="標楷體"/>
                <w:b/>
                <w:rPrChange w:id="1690" w:author="A5206572" w:date="2019-05-10T21:04:00Z">
                  <w:rPr>
                    <w:ins w:id="1691" w:author="A5206572" w:date="2019-05-10T20:56:00Z"/>
                    <w:rFonts w:ascii="標楷體" w:eastAsia="標楷體" w:hAnsi="標楷體"/>
                  </w:rPr>
                </w:rPrChange>
              </w:rPr>
            </w:pPr>
            <w:ins w:id="1692" w:author="A5206572" w:date="2019-05-10T20:56:00Z">
              <w:r w:rsidRPr="001D63A2">
                <w:rPr>
                  <w:rFonts w:ascii="標楷體" w:eastAsia="標楷體" w:hAnsi="標楷體" w:hint="eastAsia"/>
                  <w:b/>
                  <w:rPrChange w:id="1693" w:author="A5206572" w:date="2019-05-10T21:04:00Z">
                    <w:rPr>
                      <w:rFonts w:ascii="標楷體" w:eastAsia="標楷體" w:hAnsi="標楷體" w:hint="eastAsia"/>
                    </w:rPr>
                  </w:rPrChange>
                </w:rPr>
                <w:t>擬訂計畫</w:t>
              </w:r>
            </w:ins>
          </w:p>
        </w:tc>
        <w:tc>
          <w:tcPr>
            <w:tcW w:w="686" w:type="dxa"/>
            <w:tcPrChange w:id="1694" w:author="A5206572" w:date="2019-05-10T20:59:00Z">
              <w:tcPr>
                <w:tcW w:w="686" w:type="dxa"/>
              </w:tcPr>
            </w:tcPrChange>
          </w:tcPr>
          <w:p w:rsidR="0054369C" w:rsidRPr="00E96273" w:rsidRDefault="0054369C" w:rsidP="0054369C">
            <w:pPr>
              <w:rPr>
                <w:ins w:id="1695" w:author="A5206572" w:date="2019-05-10T20:56:00Z"/>
                <w:rFonts w:ascii="標楷體" w:eastAsia="標楷體" w:hAnsi="標楷體"/>
              </w:rPr>
            </w:pPr>
            <w:ins w:id="1696" w:author="A5206572" w:date="2019-05-10T20:56:00Z">
              <w:r w:rsidRPr="00E96273">
                <w:rPr>
                  <w:rFonts w:ascii="標楷體" w:eastAsia="標楷體" w:hAnsi="標楷體"/>
                  <w:noProof/>
                </w:rPr>
                <mc:AlternateContent>
                  <mc:Choice Requires="wps">
                    <w:drawing>
                      <wp:anchor distT="0" distB="0" distL="114300" distR="114300" simplePos="0" relativeHeight="251683840" behindDoc="0" locked="0" layoutInCell="1" allowOverlap="1" wp14:anchorId="1F2C1DE4" wp14:editId="7A838413">
                        <wp:simplePos x="0" y="0"/>
                        <wp:positionH relativeFrom="column">
                          <wp:posOffset>165100</wp:posOffset>
                        </wp:positionH>
                        <wp:positionV relativeFrom="paragraph">
                          <wp:posOffset>47625</wp:posOffset>
                        </wp:positionV>
                        <wp:extent cx="180975" cy="122400"/>
                        <wp:effectExtent l="0" t="0" r="28575" b="11430"/>
                        <wp:wrapNone/>
                        <wp:docPr id="19" name="矩形 19"/>
                        <wp:cNvGraphicFramePr/>
                        <a:graphic xmlns:a="http://schemas.openxmlformats.org/drawingml/2006/main">
                          <a:graphicData uri="http://schemas.microsoft.com/office/word/2010/wordprocessingShape">
                            <wps:wsp>
                              <wps:cNvSpPr/>
                              <wps:spPr>
                                <a:xfrm>
                                  <a:off x="0" y="0"/>
                                  <a:ext cx="180975" cy="12240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97B74" id="矩形 19" o:spid="_x0000_s1026" style="position:absolute;margin-left:13pt;margin-top:3.75pt;width:14.25pt;height:9.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" fillcolor="#5b9bd5" strokecolor="#41719c" strokeweight="1pt"/>
                    </w:pict>
                  </mc:Fallback>
                </mc:AlternateContent>
              </w:r>
            </w:ins>
          </w:p>
        </w:tc>
        <w:tc>
          <w:tcPr>
            <w:tcW w:w="686" w:type="dxa"/>
            <w:tcPrChange w:id="1697" w:author="A5206572" w:date="2019-05-10T20:59:00Z">
              <w:tcPr>
                <w:tcW w:w="686" w:type="dxa"/>
              </w:tcPr>
            </w:tcPrChange>
          </w:tcPr>
          <w:p w:rsidR="0054369C" w:rsidRPr="00E96273" w:rsidRDefault="0054369C" w:rsidP="0054369C">
            <w:pPr>
              <w:rPr>
                <w:ins w:id="1698" w:author="A5206572" w:date="2019-05-10T20:56:00Z"/>
                <w:rFonts w:ascii="標楷體" w:eastAsia="標楷體" w:hAnsi="標楷體"/>
              </w:rPr>
            </w:pPr>
          </w:p>
        </w:tc>
        <w:tc>
          <w:tcPr>
            <w:tcW w:w="685" w:type="dxa"/>
            <w:tcPrChange w:id="1699" w:author="A5206572" w:date="2019-05-10T20:59:00Z">
              <w:tcPr>
                <w:tcW w:w="685" w:type="dxa"/>
              </w:tcPr>
            </w:tcPrChange>
          </w:tcPr>
          <w:p w:rsidR="0054369C" w:rsidRPr="00E96273" w:rsidRDefault="0054369C" w:rsidP="0054369C">
            <w:pPr>
              <w:rPr>
                <w:ins w:id="1700" w:author="A5206572" w:date="2019-05-10T20:56:00Z"/>
                <w:rFonts w:ascii="標楷體" w:eastAsia="標楷體" w:hAnsi="標楷體"/>
              </w:rPr>
            </w:pPr>
          </w:p>
        </w:tc>
        <w:tc>
          <w:tcPr>
            <w:tcW w:w="652" w:type="dxa"/>
            <w:tcPrChange w:id="1701" w:author="A5206572" w:date="2019-05-10T20:59:00Z">
              <w:tcPr>
                <w:tcW w:w="652" w:type="dxa"/>
              </w:tcPr>
            </w:tcPrChange>
          </w:tcPr>
          <w:p w:rsidR="0054369C" w:rsidRPr="00E96273" w:rsidRDefault="0054369C" w:rsidP="0054369C">
            <w:pPr>
              <w:rPr>
                <w:ins w:id="1702" w:author="A5206572" w:date="2019-05-10T20:56:00Z"/>
                <w:rFonts w:ascii="標楷體" w:eastAsia="標楷體" w:hAnsi="標楷體"/>
              </w:rPr>
            </w:pPr>
          </w:p>
        </w:tc>
        <w:tc>
          <w:tcPr>
            <w:tcW w:w="711" w:type="dxa"/>
            <w:tcPrChange w:id="1703" w:author="A5206572" w:date="2019-05-10T20:59:00Z">
              <w:tcPr>
                <w:tcW w:w="711" w:type="dxa"/>
              </w:tcPr>
            </w:tcPrChange>
          </w:tcPr>
          <w:p w:rsidR="0054369C" w:rsidRPr="00E96273" w:rsidRDefault="0054369C" w:rsidP="0054369C">
            <w:pPr>
              <w:rPr>
                <w:ins w:id="1704" w:author="A5206572" w:date="2019-05-10T20:56:00Z"/>
                <w:rFonts w:ascii="標楷體" w:eastAsia="標楷體" w:hAnsi="標楷體"/>
              </w:rPr>
            </w:pPr>
          </w:p>
        </w:tc>
        <w:tc>
          <w:tcPr>
            <w:tcW w:w="711" w:type="dxa"/>
            <w:tcPrChange w:id="1705" w:author="A5206572" w:date="2019-05-10T20:59:00Z">
              <w:tcPr>
                <w:tcW w:w="711" w:type="dxa"/>
              </w:tcPr>
            </w:tcPrChange>
          </w:tcPr>
          <w:p w:rsidR="0054369C" w:rsidRPr="00E96273" w:rsidRDefault="0054369C" w:rsidP="0054369C">
            <w:pPr>
              <w:rPr>
                <w:ins w:id="1706" w:author="A5206572" w:date="2019-05-10T20:56:00Z"/>
                <w:rFonts w:ascii="標楷體" w:eastAsia="標楷體" w:hAnsi="標楷體"/>
              </w:rPr>
            </w:pPr>
          </w:p>
        </w:tc>
        <w:tc>
          <w:tcPr>
            <w:tcW w:w="711" w:type="dxa"/>
            <w:tcPrChange w:id="1707" w:author="A5206572" w:date="2019-05-10T20:59:00Z">
              <w:tcPr>
                <w:tcW w:w="711" w:type="dxa"/>
              </w:tcPr>
            </w:tcPrChange>
          </w:tcPr>
          <w:p w:rsidR="0054369C" w:rsidRPr="00E96273" w:rsidRDefault="0054369C" w:rsidP="0054369C">
            <w:pPr>
              <w:rPr>
                <w:ins w:id="1708" w:author="A5206572" w:date="2019-05-10T20:56:00Z"/>
                <w:rFonts w:ascii="標楷體" w:eastAsia="標楷體" w:hAnsi="標楷體"/>
              </w:rPr>
            </w:pPr>
          </w:p>
        </w:tc>
        <w:tc>
          <w:tcPr>
            <w:tcW w:w="711" w:type="dxa"/>
            <w:tcPrChange w:id="1709" w:author="A5206572" w:date="2019-05-10T20:59:00Z">
              <w:tcPr>
                <w:tcW w:w="711" w:type="dxa"/>
              </w:tcPr>
            </w:tcPrChange>
          </w:tcPr>
          <w:p w:rsidR="0054369C" w:rsidRPr="00E96273" w:rsidRDefault="0054369C" w:rsidP="0054369C">
            <w:pPr>
              <w:rPr>
                <w:ins w:id="1710" w:author="A5206572" w:date="2019-05-10T20:56:00Z"/>
                <w:rFonts w:ascii="標楷體" w:eastAsia="標楷體" w:hAnsi="標楷體"/>
              </w:rPr>
            </w:pPr>
          </w:p>
        </w:tc>
        <w:tc>
          <w:tcPr>
            <w:tcW w:w="771" w:type="dxa"/>
            <w:tcPrChange w:id="1711" w:author="A5206572" w:date="2019-05-10T20:59:00Z">
              <w:tcPr>
                <w:tcW w:w="711" w:type="dxa"/>
              </w:tcPr>
            </w:tcPrChange>
          </w:tcPr>
          <w:p w:rsidR="0054369C" w:rsidRPr="00E96273" w:rsidRDefault="0054369C" w:rsidP="0054369C">
            <w:pPr>
              <w:rPr>
                <w:ins w:id="1712" w:author="A5206572" w:date="2019-05-10T20:56:00Z"/>
                <w:rFonts w:ascii="標楷體" w:eastAsia="標楷體" w:hAnsi="標楷體"/>
              </w:rPr>
            </w:pPr>
          </w:p>
        </w:tc>
        <w:tc>
          <w:tcPr>
            <w:tcW w:w="850" w:type="dxa"/>
            <w:tcPrChange w:id="1713" w:author="A5206572" w:date="2019-05-10T20:59:00Z">
              <w:tcPr>
                <w:tcW w:w="711" w:type="dxa"/>
              </w:tcPr>
            </w:tcPrChange>
          </w:tcPr>
          <w:p w:rsidR="0054369C" w:rsidRPr="00E96273" w:rsidRDefault="0054369C" w:rsidP="0054369C">
            <w:pPr>
              <w:rPr>
                <w:ins w:id="1714" w:author="A5206572" w:date="2019-05-10T20:56:00Z"/>
                <w:rFonts w:ascii="標楷體" w:eastAsia="標楷體" w:hAnsi="標楷體"/>
              </w:rPr>
            </w:pPr>
          </w:p>
        </w:tc>
      </w:tr>
      <w:tr w:rsidR="0054369C" w:rsidRPr="00E96273" w:rsidTr="00DC3CD6">
        <w:trPr>
          <w:trHeight w:val="340"/>
          <w:ins w:id="1715" w:author="A5206572" w:date="2019-05-10T20:56:00Z"/>
          <w:trPrChange w:id="1716" w:author="A5206572" w:date="2019-05-10T20:59:00Z">
            <w:trPr>
              <w:trHeight w:val="340"/>
            </w:trPr>
          </w:trPrChange>
        </w:trPr>
        <w:tc>
          <w:tcPr>
            <w:tcW w:w="1468" w:type="dxa"/>
            <w:tcPrChange w:id="1717" w:author="A5206572" w:date="2019-05-10T20:59:00Z">
              <w:tcPr>
                <w:tcW w:w="1468" w:type="dxa"/>
              </w:tcPr>
            </w:tcPrChange>
          </w:tcPr>
          <w:p w:rsidR="0054369C" w:rsidRPr="001D63A2" w:rsidRDefault="0054369C" w:rsidP="0054369C">
            <w:pPr>
              <w:rPr>
                <w:ins w:id="1718" w:author="A5206572" w:date="2019-05-10T20:56:00Z"/>
                <w:rFonts w:ascii="標楷體" w:eastAsia="標楷體" w:hAnsi="標楷體"/>
                <w:b/>
                <w:rPrChange w:id="1719" w:author="A5206572" w:date="2019-05-10T21:04:00Z">
                  <w:rPr>
                    <w:ins w:id="1720" w:author="A5206572" w:date="2019-05-10T20:56:00Z"/>
                    <w:rFonts w:ascii="標楷體" w:eastAsia="標楷體" w:hAnsi="標楷體"/>
                  </w:rPr>
                </w:rPrChange>
              </w:rPr>
            </w:pPr>
            <w:ins w:id="1721" w:author="A5206572" w:date="2019-05-10T20:56:00Z">
              <w:r w:rsidRPr="001D63A2">
                <w:rPr>
                  <w:rFonts w:ascii="標楷體" w:eastAsia="標楷體" w:hAnsi="標楷體" w:hint="eastAsia"/>
                  <w:b/>
                  <w:rPrChange w:id="1722" w:author="A5206572" w:date="2019-05-10T21:04:00Z">
                    <w:rPr>
                      <w:rFonts w:ascii="標楷體" w:eastAsia="標楷體" w:hAnsi="標楷體" w:hint="eastAsia"/>
                    </w:rPr>
                  </w:rPrChange>
                </w:rPr>
                <w:t>找尋文獻和參考資料</w:t>
              </w:r>
            </w:ins>
          </w:p>
        </w:tc>
        <w:tc>
          <w:tcPr>
            <w:tcW w:w="686" w:type="dxa"/>
            <w:tcPrChange w:id="1723" w:author="A5206572" w:date="2019-05-10T20:59:00Z">
              <w:tcPr>
                <w:tcW w:w="686" w:type="dxa"/>
              </w:tcPr>
            </w:tcPrChange>
          </w:tcPr>
          <w:p w:rsidR="0054369C" w:rsidRPr="00E96273" w:rsidRDefault="0054369C" w:rsidP="0054369C">
            <w:pPr>
              <w:rPr>
                <w:ins w:id="1724" w:author="A5206572" w:date="2019-05-10T20:56:00Z"/>
                <w:rFonts w:ascii="標楷體" w:eastAsia="標楷體" w:hAnsi="標楷體"/>
              </w:rPr>
            </w:pPr>
          </w:p>
        </w:tc>
        <w:tc>
          <w:tcPr>
            <w:tcW w:w="686" w:type="dxa"/>
            <w:tcPrChange w:id="1725" w:author="A5206572" w:date="2019-05-10T20:59:00Z">
              <w:tcPr>
                <w:tcW w:w="686" w:type="dxa"/>
              </w:tcPr>
            </w:tcPrChange>
          </w:tcPr>
          <w:p w:rsidR="0054369C" w:rsidRPr="00E96273" w:rsidRDefault="0054369C" w:rsidP="0054369C">
            <w:pPr>
              <w:rPr>
                <w:ins w:id="1726" w:author="A5206572" w:date="2019-05-10T20:56:00Z"/>
                <w:rFonts w:ascii="標楷體" w:eastAsia="標楷體" w:hAnsi="標楷體"/>
              </w:rPr>
            </w:pPr>
            <w:ins w:id="1727" w:author="A5206572" w:date="2019-05-10T20:56:00Z">
              <w:r w:rsidRPr="00E96273">
                <w:rPr>
                  <w:rFonts w:ascii="標楷體" w:eastAsia="標楷體" w:hAnsi="標楷體"/>
                  <w:noProof/>
                </w:rPr>
                <mc:AlternateContent>
                  <mc:Choice Requires="wps">
                    <w:drawing>
                      <wp:anchor distT="0" distB="0" distL="114300" distR="114300" simplePos="0" relativeHeight="251684864" behindDoc="0" locked="0" layoutInCell="1" allowOverlap="1" wp14:anchorId="226EBB59" wp14:editId="0D161549">
                        <wp:simplePos x="0" y="0"/>
                        <wp:positionH relativeFrom="column">
                          <wp:posOffset>-69850</wp:posOffset>
                        </wp:positionH>
                        <wp:positionV relativeFrom="paragraph">
                          <wp:posOffset>260350</wp:posOffset>
                        </wp:positionV>
                        <wp:extent cx="266700" cy="122400"/>
                        <wp:effectExtent l="0" t="0" r="19050" b="11430"/>
                        <wp:wrapNone/>
                        <wp:docPr id="23" name="矩形 23"/>
                        <wp:cNvGraphicFramePr/>
                        <a:graphic xmlns:a="http://schemas.openxmlformats.org/drawingml/2006/main">
                          <a:graphicData uri="http://schemas.microsoft.com/office/word/2010/wordprocessingShape">
                            <wps:wsp>
                              <wps:cNvSpPr/>
                              <wps:spPr>
                                <a:xfrm>
                                  <a:off x="0" y="0"/>
                                  <a:ext cx="266700" cy="12240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1EA85" id="矩形 23" o:spid="_x0000_s1026" style="position:absolute;margin-left:-5.5pt;margin-top:20.5pt;width:21pt;height:9.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" fillcolor="#5b9bd5" strokecolor="#41719c" strokeweight="1pt"/>
                    </w:pict>
                  </mc:Fallback>
                </mc:AlternateContent>
              </w:r>
            </w:ins>
          </w:p>
        </w:tc>
        <w:tc>
          <w:tcPr>
            <w:tcW w:w="685" w:type="dxa"/>
            <w:tcPrChange w:id="1728" w:author="A5206572" w:date="2019-05-10T20:59:00Z">
              <w:tcPr>
                <w:tcW w:w="685" w:type="dxa"/>
              </w:tcPr>
            </w:tcPrChange>
          </w:tcPr>
          <w:p w:rsidR="0054369C" w:rsidRPr="00E96273" w:rsidRDefault="0054369C" w:rsidP="0054369C">
            <w:pPr>
              <w:rPr>
                <w:ins w:id="1729" w:author="A5206572" w:date="2019-05-10T20:56:00Z"/>
                <w:rFonts w:ascii="標楷體" w:eastAsia="標楷體" w:hAnsi="標楷體"/>
              </w:rPr>
            </w:pPr>
          </w:p>
        </w:tc>
        <w:tc>
          <w:tcPr>
            <w:tcW w:w="652" w:type="dxa"/>
            <w:tcPrChange w:id="1730" w:author="A5206572" w:date="2019-05-10T20:59:00Z">
              <w:tcPr>
                <w:tcW w:w="652" w:type="dxa"/>
              </w:tcPr>
            </w:tcPrChange>
          </w:tcPr>
          <w:p w:rsidR="0054369C" w:rsidRPr="00E96273" w:rsidRDefault="0054369C" w:rsidP="0054369C">
            <w:pPr>
              <w:rPr>
                <w:ins w:id="1731" w:author="A5206572" w:date="2019-05-10T20:56:00Z"/>
                <w:rFonts w:ascii="標楷體" w:eastAsia="標楷體" w:hAnsi="標楷體"/>
              </w:rPr>
            </w:pPr>
          </w:p>
        </w:tc>
        <w:tc>
          <w:tcPr>
            <w:tcW w:w="711" w:type="dxa"/>
            <w:tcPrChange w:id="1732" w:author="A5206572" w:date="2019-05-10T20:59:00Z">
              <w:tcPr>
                <w:tcW w:w="711" w:type="dxa"/>
              </w:tcPr>
            </w:tcPrChange>
          </w:tcPr>
          <w:p w:rsidR="0054369C" w:rsidRPr="00E96273" w:rsidRDefault="0054369C" w:rsidP="0054369C">
            <w:pPr>
              <w:rPr>
                <w:ins w:id="1733" w:author="A5206572" w:date="2019-05-10T20:56:00Z"/>
                <w:rFonts w:ascii="標楷體" w:eastAsia="標楷體" w:hAnsi="標楷體"/>
              </w:rPr>
            </w:pPr>
          </w:p>
        </w:tc>
        <w:tc>
          <w:tcPr>
            <w:tcW w:w="711" w:type="dxa"/>
            <w:tcPrChange w:id="1734" w:author="A5206572" w:date="2019-05-10T20:59:00Z">
              <w:tcPr>
                <w:tcW w:w="711" w:type="dxa"/>
              </w:tcPr>
            </w:tcPrChange>
          </w:tcPr>
          <w:p w:rsidR="0054369C" w:rsidRPr="00E96273" w:rsidRDefault="0054369C" w:rsidP="0054369C">
            <w:pPr>
              <w:rPr>
                <w:ins w:id="1735" w:author="A5206572" w:date="2019-05-10T20:56:00Z"/>
                <w:rFonts w:ascii="標楷體" w:eastAsia="標楷體" w:hAnsi="標楷體"/>
              </w:rPr>
            </w:pPr>
          </w:p>
        </w:tc>
        <w:tc>
          <w:tcPr>
            <w:tcW w:w="711" w:type="dxa"/>
            <w:tcPrChange w:id="1736" w:author="A5206572" w:date="2019-05-10T20:59:00Z">
              <w:tcPr>
                <w:tcW w:w="711" w:type="dxa"/>
              </w:tcPr>
            </w:tcPrChange>
          </w:tcPr>
          <w:p w:rsidR="0054369C" w:rsidRPr="00E96273" w:rsidRDefault="0054369C" w:rsidP="0054369C">
            <w:pPr>
              <w:rPr>
                <w:ins w:id="1737" w:author="A5206572" w:date="2019-05-10T20:56:00Z"/>
                <w:rFonts w:ascii="標楷體" w:eastAsia="標楷體" w:hAnsi="標楷體"/>
              </w:rPr>
            </w:pPr>
          </w:p>
        </w:tc>
        <w:tc>
          <w:tcPr>
            <w:tcW w:w="711" w:type="dxa"/>
            <w:tcPrChange w:id="1738" w:author="A5206572" w:date="2019-05-10T20:59:00Z">
              <w:tcPr>
                <w:tcW w:w="711" w:type="dxa"/>
              </w:tcPr>
            </w:tcPrChange>
          </w:tcPr>
          <w:p w:rsidR="0054369C" w:rsidRPr="00E96273" w:rsidRDefault="0054369C" w:rsidP="0054369C">
            <w:pPr>
              <w:rPr>
                <w:ins w:id="1739" w:author="A5206572" w:date="2019-05-10T20:56:00Z"/>
                <w:rFonts w:ascii="標楷體" w:eastAsia="標楷體" w:hAnsi="標楷體"/>
              </w:rPr>
            </w:pPr>
          </w:p>
        </w:tc>
        <w:tc>
          <w:tcPr>
            <w:tcW w:w="771" w:type="dxa"/>
            <w:tcPrChange w:id="1740" w:author="A5206572" w:date="2019-05-10T20:59:00Z">
              <w:tcPr>
                <w:tcW w:w="711" w:type="dxa"/>
              </w:tcPr>
            </w:tcPrChange>
          </w:tcPr>
          <w:p w:rsidR="0054369C" w:rsidRPr="00E96273" w:rsidRDefault="0054369C" w:rsidP="0054369C">
            <w:pPr>
              <w:rPr>
                <w:ins w:id="1741" w:author="A5206572" w:date="2019-05-10T20:56:00Z"/>
                <w:rFonts w:ascii="標楷體" w:eastAsia="標楷體" w:hAnsi="標楷體"/>
              </w:rPr>
            </w:pPr>
          </w:p>
        </w:tc>
        <w:tc>
          <w:tcPr>
            <w:tcW w:w="850" w:type="dxa"/>
            <w:tcPrChange w:id="1742" w:author="A5206572" w:date="2019-05-10T20:59:00Z">
              <w:tcPr>
                <w:tcW w:w="711" w:type="dxa"/>
              </w:tcPr>
            </w:tcPrChange>
          </w:tcPr>
          <w:p w:rsidR="0054369C" w:rsidRPr="00E96273" w:rsidRDefault="0054369C" w:rsidP="0054369C">
            <w:pPr>
              <w:rPr>
                <w:ins w:id="1743" w:author="A5206572" w:date="2019-05-10T20:56:00Z"/>
                <w:rFonts w:ascii="標楷體" w:eastAsia="標楷體" w:hAnsi="標楷體"/>
              </w:rPr>
            </w:pPr>
          </w:p>
        </w:tc>
      </w:tr>
      <w:tr w:rsidR="0054369C" w:rsidRPr="00E96273" w:rsidTr="00DC3CD6">
        <w:trPr>
          <w:trHeight w:val="340"/>
          <w:ins w:id="1744" w:author="A5206572" w:date="2019-05-10T20:56:00Z"/>
          <w:trPrChange w:id="1745" w:author="A5206572" w:date="2019-05-10T20:59:00Z">
            <w:trPr>
              <w:trHeight w:val="340"/>
            </w:trPr>
          </w:trPrChange>
        </w:trPr>
        <w:tc>
          <w:tcPr>
            <w:tcW w:w="1468" w:type="dxa"/>
            <w:tcPrChange w:id="1746" w:author="A5206572" w:date="2019-05-10T20:59:00Z">
              <w:tcPr>
                <w:tcW w:w="1468" w:type="dxa"/>
              </w:tcPr>
            </w:tcPrChange>
          </w:tcPr>
          <w:p w:rsidR="0054369C" w:rsidRPr="001D63A2" w:rsidRDefault="0054369C" w:rsidP="0054369C">
            <w:pPr>
              <w:rPr>
                <w:ins w:id="1747" w:author="A5206572" w:date="2019-05-10T20:56:00Z"/>
                <w:rFonts w:ascii="Times New Roman" w:eastAsia="標楷體" w:hAnsi="Times New Roman" w:cs="Times New Roman"/>
                <w:b/>
                <w:rPrChange w:id="1748" w:author="A5206572" w:date="2019-05-10T21:04:00Z">
                  <w:rPr>
                    <w:ins w:id="1749" w:author="A5206572" w:date="2019-05-10T20:56:00Z"/>
                    <w:rFonts w:ascii="標楷體" w:eastAsia="標楷體" w:hAnsi="標楷體"/>
                  </w:rPr>
                </w:rPrChange>
              </w:rPr>
            </w:pPr>
            <w:ins w:id="1750" w:author="A5206572" w:date="2019-05-10T20:56:00Z">
              <w:r w:rsidRPr="001D63A2">
                <w:rPr>
                  <w:rFonts w:ascii="Times New Roman" w:eastAsia="標楷體" w:hAnsi="Times New Roman" w:cs="Times New Roman"/>
                  <w:b/>
                  <w:rPrChange w:id="1751" w:author="A5206572" w:date="2019-05-10T21:04:00Z">
                    <w:rPr>
                      <w:rFonts w:ascii="標楷體" w:eastAsia="標楷體" w:hAnsi="標楷體"/>
                    </w:rPr>
                  </w:rPrChange>
                </w:rPr>
                <w:t>Framework</w:t>
              </w:r>
            </w:ins>
          </w:p>
          <w:p w:rsidR="0054369C" w:rsidRPr="001D63A2" w:rsidRDefault="0054369C" w:rsidP="0054369C">
            <w:pPr>
              <w:rPr>
                <w:ins w:id="1752" w:author="A5206572" w:date="2019-05-10T20:56:00Z"/>
                <w:rFonts w:ascii="標楷體" w:eastAsia="標楷體" w:hAnsi="標楷體"/>
                <w:b/>
                <w:rPrChange w:id="1753" w:author="A5206572" w:date="2019-05-10T21:04:00Z">
                  <w:rPr>
                    <w:ins w:id="1754" w:author="A5206572" w:date="2019-05-10T20:56:00Z"/>
                    <w:rFonts w:ascii="標楷體" w:eastAsia="標楷體" w:hAnsi="標楷體"/>
                  </w:rPr>
                </w:rPrChange>
              </w:rPr>
            </w:pPr>
            <w:ins w:id="1755" w:author="A5206572" w:date="2019-05-10T20:56:00Z">
              <w:r w:rsidRPr="001D63A2">
                <w:rPr>
                  <w:rFonts w:ascii="標楷體" w:eastAsia="標楷體" w:hAnsi="標楷體" w:hint="eastAsia"/>
                  <w:b/>
                  <w:rPrChange w:id="1756" w:author="A5206572" w:date="2019-05-10T21:04:00Z">
                    <w:rPr>
                      <w:rFonts w:ascii="標楷體" w:eastAsia="標楷體" w:hAnsi="標楷體" w:hint="eastAsia"/>
                    </w:rPr>
                  </w:rPrChange>
                </w:rPr>
                <w:t>研究</w:t>
              </w:r>
            </w:ins>
          </w:p>
        </w:tc>
        <w:tc>
          <w:tcPr>
            <w:tcW w:w="686" w:type="dxa"/>
            <w:tcPrChange w:id="1757" w:author="A5206572" w:date="2019-05-10T20:59:00Z">
              <w:tcPr>
                <w:tcW w:w="686" w:type="dxa"/>
              </w:tcPr>
            </w:tcPrChange>
          </w:tcPr>
          <w:p w:rsidR="0054369C" w:rsidRPr="00E96273" w:rsidRDefault="0054369C" w:rsidP="0054369C">
            <w:pPr>
              <w:rPr>
                <w:ins w:id="1758" w:author="A5206572" w:date="2019-05-10T20:56:00Z"/>
                <w:rFonts w:ascii="標楷體" w:eastAsia="標楷體" w:hAnsi="標楷體"/>
              </w:rPr>
            </w:pPr>
          </w:p>
        </w:tc>
        <w:tc>
          <w:tcPr>
            <w:tcW w:w="686" w:type="dxa"/>
            <w:tcPrChange w:id="1759" w:author="A5206572" w:date="2019-05-10T20:59:00Z">
              <w:tcPr>
                <w:tcW w:w="686" w:type="dxa"/>
              </w:tcPr>
            </w:tcPrChange>
          </w:tcPr>
          <w:p w:rsidR="0054369C" w:rsidRPr="00E96273" w:rsidRDefault="0054369C" w:rsidP="0054369C">
            <w:pPr>
              <w:rPr>
                <w:ins w:id="1760" w:author="A5206572" w:date="2019-05-10T20:56:00Z"/>
                <w:rFonts w:ascii="標楷體" w:eastAsia="標楷體" w:hAnsi="標楷體"/>
              </w:rPr>
            </w:pPr>
            <w:ins w:id="1761" w:author="A5206572" w:date="2019-05-10T20:56:00Z">
              <w:r w:rsidRPr="00E96273">
                <w:rPr>
                  <w:rFonts w:ascii="標楷體" w:eastAsia="標楷體" w:hAnsi="標楷體"/>
                  <w:noProof/>
                </w:rPr>
                <mc:AlternateContent>
                  <mc:Choice Requires="wps">
                    <w:drawing>
                      <wp:anchor distT="0" distB="0" distL="114300" distR="114300" simplePos="0" relativeHeight="251685888" behindDoc="0" locked="0" layoutInCell="1" allowOverlap="1" wp14:anchorId="233B3DBB" wp14:editId="32BBE8DB">
                        <wp:simplePos x="0" y="0"/>
                        <wp:positionH relativeFrom="column">
                          <wp:posOffset>176530</wp:posOffset>
                        </wp:positionH>
                        <wp:positionV relativeFrom="paragraph">
                          <wp:posOffset>166370</wp:posOffset>
                        </wp:positionV>
                        <wp:extent cx="180975" cy="122400"/>
                        <wp:effectExtent l="0" t="0" r="28575" b="11430"/>
                        <wp:wrapNone/>
                        <wp:docPr id="24" name="矩形 24"/>
                        <wp:cNvGraphicFramePr/>
                        <a:graphic xmlns:a="http://schemas.openxmlformats.org/drawingml/2006/main">
                          <a:graphicData uri="http://schemas.microsoft.com/office/word/2010/wordprocessingShape">
                            <wps:wsp>
                              <wps:cNvSpPr/>
                              <wps:spPr>
                                <a:xfrm>
                                  <a:off x="0" y="0"/>
                                  <a:ext cx="180975" cy="12240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BD9D7A" id="矩形 24" o:spid="_x0000_s1026" style="position:absolute;margin-left:13.9pt;margin-top:13.1pt;width:14.25pt;height:9.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" fillcolor="#5b9bd5" strokecolor="#41719c" strokeweight="1pt"/>
                    </w:pict>
                  </mc:Fallback>
                </mc:AlternateContent>
              </w:r>
            </w:ins>
          </w:p>
        </w:tc>
        <w:tc>
          <w:tcPr>
            <w:tcW w:w="685" w:type="dxa"/>
            <w:tcPrChange w:id="1762" w:author="A5206572" w:date="2019-05-10T20:59:00Z">
              <w:tcPr>
                <w:tcW w:w="685" w:type="dxa"/>
              </w:tcPr>
            </w:tcPrChange>
          </w:tcPr>
          <w:p w:rsidR="0054369C" w:rsidRPr="00E96273" w:rsidRDefault="0054369C" w:rsidP="0054369C">
            <w:pPr>
              <w:rPr>
                <w:ins w:id="1763" w:author="A5206572" w:date="2019-05-10T20:56:00Z"/>
                <w:rFonts w:ascii="標楷體" w:eastAsia="標楷體" w:hAnsi="標楷體"/>
              </w:rPr>
            </w:pPr>
          </w:p>
        </w:tc>
        <w:tc>
          <w:tcPr>
            <w:tcW w:w="652" w:type="dxa"/>
            <w:tcPrChange w:id="1764" w:author="A5206572" w:date="2019-05-10T20:59:00Z">
              <w:tcPr>
                <w:tcW w:w="652" w:type="dxa"/>
              </w:tcPr>
            </w:tcPrChange>
          </w:tcPr>
          <w:p w:rsidR="0054369C" w:rsidRPr="00E96273" w:rsidRDefault="0054369C" w:rsidP="0054369C">
            <w:pPr>
              <w:rPr>
                <w:ins w:id="1765" w:author="A5206572" w:date="2019-05-10T20:56:00Z"/>
                <w:rFonts w:ascii="標楷體" w:eastAsia="標楷體" w:hAnsi="標楷體"/>
              </w:rPr>
            </w:pPr>
          </w:p>
        </w:tc>
        <w:tc>
          <w:tcPr>
            <w:tcW w:w="711" w:type="dxa"/>
            <w:tcPrChange w:id="1766" w:author="A5206572" w:date="2019-05-10T20:59:00Z">
              <w:tcPr>
                <w:tcW w:w="711" w:type="dxa"/>
              </w:tcPr>
            </w:tcPrChange>
          </w:tcPr>
          <w:p w:rsidR="0054369C" w:rsidRPr="00E96273" w:rsidRDefault="0054369C" w:rsidP="0054369C">
            <w:pPr>
              <w:rPr>
                <w:ins w:id="1767" w:author="A5206572" w:date="2019-05-10T20:56:00Z"/>
                <w:rFonts w:ascii="標楷體" w:eastAsia="標楷體" w:hAnsi="標楷體"/>
              </w:rPr>
            </w:pPr>
          </w:p>
        </w:tc>
        <w:tc>
          <w:tcPr>
            <w:tcW w:w="711" w:type="dxa"/>
            <w:tcPrChange w:id="1768" w:author="A5206572" w:date="2019-05-10T20:59:00Z">
              <w:tcPr>
                <w:tcW w:w="711" w:type="dxa"/>
              </w:tcPr>
            </w:tcPrChange>
          </w:tcPr>
          <w:p w:rsidR="0054369C" w:rsidRPr="00E96273" w:rsidRDefault="0054369C" w:rsidP="0054369C">
            <w:pPr>
              <w:rPr>
                <w:ins w:id="1769" w:author="A5206572" w:date="2019-05-10T20:56:00Z"/>
                <w:rFonts w:ascii="標楷體" w:eastAsia="標楷體" w:hAnsi="標楷體"/>
              </w:rPr>
            </w:pPr>
          </w:p>
        </w:tc>
        <w:tc>
          <w:tcPr>
            <w:tcW w:w="711" w:type="dxa"/>
            <w:tcPrChange w:id="1770" w:author="A5206572" w:date="2019-05-10T20:59:00Z">
              <w:tcPr>
                <w:tcW w:w="711" w:type="dxa"/>
              </w:tcPr>
            </w:tcPrChange>
          </w:tcPr>
          <w:p w:rsidR="0054369C" w:rsidRPr="00E96273" w:rsidRDefault="0054369C" w:rsidP="0054369C">
            <w:pPr>
              <w:rPr>
                <w:ins w:id="1771" w:author="A5206572" w:date="2019-05-10T20:56:00Z"/>
                <w:rFonts w:ascii="標楷體" w:eastAsia="標楷體" w:hAnsi="標楷體"/>
              </w:rPr>
            </w:pPr>
          </w:p>
        </w:tc>
        <w:tc>
          <w:tcPr>
            <w:tcW w:w="711" w:type="dxa"/>
            <w:tcPrChange w:id="1772" w:author="A5206572" w:date="2019-05-10T20:59:00Z">
              <w:tcPr>
                <w:tcW w:w="711" w:type="dxa"/>
              </w:tcPr>
            </w:tcPrChange>
          </w:tcPr>
          <w:p w:rsidR="0054369C" w:rsidRPr="00E96273" w:rsidRDefault="0054369C" w:rsidP="0054369C">
            <w:pPr>
              <w:rPr>
                <w:ins w:id="1773" w:author="A5206572" w:date="2019-05-10T20:56:00Z"/>
                <w:rFonts w:ascii="標楷體" w:eastAsia="標楷體" w:hAnsi="標楷體"/>
              </w:rPr>
            </w:pPr>
          </w:p>
        </w:tc>
        <w:tc>
          <w:tcPr>
            <w:tcW w:w="771" w:type="dxa"/>
            <w:tcPrChange w:id="1774" w:author="A5206572" w:date="2019-05-10T20:59:00Z">
              <w:tcPr>
                <w:tcW w:w="711" w:type="dxa"/>
              </w:tcPr>
            </w:tcPrChange>
          </w:tcPr>
          <w:p w:rsidR="0054369C" w:rsidRPr="00E96273" w:rsidRDefault="0054369C" w:rsidP="0054369C">
            <w:pPr>
              <w:rPr>
                <w:ins w:id="1775" w:author="A5206572" w:date="2019-05-10T20:56:00Z"/>
                <w:rFonts w:ascii="標楷體" w:eastAsia="標楷體" w:hAnsi="標楷體"/>
              </w:rPr>
            </w:pPr>
          </w:p>
        </w:tc>
        <w:tc>
          <w:tcPr>
            <w:tcW w:w="850" w:type="dxa"/>
            <w:tcPrChange w:id="1776" w:author="A5206572" w:date="2019-05-10T20:59:00Z">
              <w:tcPr>
                <w:tcW w:w="711" w:type="dxa"/>
              </w:tcPr>
            </w:tcPrChange>
          </w:tcPr>
          <w:p w:rsidR="0054369C" w:rsidRPr="00E96273" w:rsidRDefault="0054369C" w:rsidP="0054369C">
            <w:pPr>
              <w:rPr>
                <w:ins w:id="1777" w:author="A5206572" w:date="2019-05-10T20:56:00Z"/>
                <w:rFonts w:ascii="標楷體" w:eastAsia="標楷體" w:hAnsi="標楷體"/>
              </w:rPr>
            </w:pPr>
          </w:p>
        </w:tc>
      </w:tr>
      <w:tr w:rsidR="0054369C" w:rsidRPr="00E96273" w:rsidTr="00DC3CD6">
        <w:trPr>
          <w:trHeight w:val="340"/>
          <w:ins w:id="1778" w:author="A5206572" w:date="2019-05-10T20:56:00Z"/>
          <w:trPrChange w:id="1779" w:author="A5206572" w:date="2019-05-10T20:59:00Z">
            <w:trPr>
              <w:trHeight w:val="340"/>
            </w:trPr>
          </w:trPrChange>
        </w:trPr>
        <w:tc>
          <w:tcPr>
            <w:tcW w:w="1468" w:type="dxa"/>
            <w:tcPrChange w:id="1780" w:author="A5206572" w:date="2019-05-10T20:59:00Z">
              <w:tcPr>
                <w:tcW w:w="1468" w:type="dxa"/>
              </w:tcPr>
            </w:tcPrChange>
          </w:tcPr>
          <w:p w:rsidR="0054369C" w:rsidRPr="001D63A2" w:rsidRDefault="0054369C" w:rsidP="0054369C">
            <w:pPr>
              <w:rPr>
                <w:ins w:id="1781" w:author="A5206572" w:date="2019-05-10T20:56:00Z"/>
                <w:rFonts w:ascii="標楷體" w:eastAsia="標楷體" w:hAnsi="標楷體"/>
                <w:b/>
                <w:rPrChange w:id="1782" w:author="A5206572" w:date="2019-05-10T21:04:00Z">
                  <w:rPr>
                    <w:ins w:id="1783" w:author="A5206572" w:date="2019-05-10T20:56:00Z"/>
                    <w:rFonts w:ascii="標楷體" w:eastAsia="標楷體" w:hAnsi="標楷體"/>
                  </w:rPr>
                </w:rPrChange>
              </w:rPr>
            </w:pPr>
            <w:ins w:id="1784" w:author="A5206572" w:date="2019-05-10T20:56:00Z">
              <w:r w:rsidRPr="001D63A2">
                <w:rPr>
                  <w:rFonts w:ascii="標楷體" w:eastAsia="標楷體" w:hAnsi="標楷體" w:hint="eastAsia"/>
                  <w:b/>
                  <w:rPrChange w:id="1785" w:author="A5206572" w:date="2019-05-10T21:04:00Z">
                    <w:rPr>
                      <w:rFonts w:ascii="標楷體" w:eastAsia="標楷體" w:hAnsi="標楷體" w:hint="eastAsia"/>
                    </w:rPr>
                  </w:rPrChange>
                </w:rPr>
                <w:t>後端與資料庫研究</w:t>
              </w:r>
            </w:ins>
          </w:p>
        </w:tc>
        <w:tc>
          <w:tcPr>
            <w:tcW w:w="686" w:type="dxa"/>
            <w:tcPrChange w:id="1786" w:author="A5206572" w:date="2019-05-10T20:59:00Z">
              <w:tcPr>
                <w:tcW w:w="686" w:type="dxa"/>
              </w:tcPr>
            </w:tcPrChange>
          </w:tcPr>
          <w:p w:rsidR="0054369C" w:rsidRPr="00E96273" w:rsidRDefault="0054369C" w:rsidP="0054369C">
            <w:pPr>
              <w:rPr>
                <w:ins w:id="1787" w:author="A5206572" w:date="2019-05-10T20:56:00Z"/>
                <w:rFonts w:ascii="標楷體" w:eastAsia="標楷體" w:hAnsi="標楷體"/>
              </w:rPr>
            </w:pPr>
          </w:p>
        </w:tc>
        <w:tc>
          <w:tcPr>
            <w:tcW w:w="686" w:type="dxa"/>
            <w:tcPrChange w:id="1788" w:author="A5206572" w:date="2019-05-10T20:59:00Z">
              <w:tcPr>
                <w:tcW w:w="686" w:type="dxa"/>
              </w:tcPr>
            </w:tcPrChange>
          </w:tcPr>
          <w:p w:rsidR="0054369C" w:rsidRPr="00E96273" w:rsidRDefault="0054369C" w:rsidP="0054369C">
            <w:pPr>
              <w:rPr>
                <w:ins w:id="1789" w:author="A5206572" w:date="2019-05-10T20:56:00Z"/>
                <w:rFonts w:ascii="標楷體" w:eastAsia="標楷體" w:hAnsi="標楷體"/>
              </w:rPr>
            </w:pPr>
            <w:ins w:id="1790" w:author="A5206572" w:date="2019-05-10T20:56:00Z">
              <w:r w:rsidRPr="00E96273">
                <w:rPr>
                  <w:rFonts w:ascii="標楷體" w:eastAsia="標楷體" w:hAnsi="標楷體"/>
                  <w:noProof/>
                </w:rPr>
                <mc:AlternateContent>
                  <mc:Choice Requires="wps">
                    <w:drawing>
                      <wp:anchor distT="0" distB="0" distL="114300" distR="114300" simplePos="0" relativeHeight="251686912" behindDoc="0" locked="0" layoutInCell="1" allowOverlap="1" wp14:anchorId="6DE0DCB1" wp14:editId="667F68E9">
                        <wp:simplePos x="0" y="0"/>
                        <wp:positionH relativeFrom="column">
                          <wp:posOffset>319405</wp:posOffset>
                        </wp:positionH>
                        <wp:positionV relativeFrom="paragraph">
                          <wp:posOffset>160020</wp:posOffset>
                        </wp:positionV>
                        <wp:extent cx="180975" cy="122400"/>
                        <wp:effectExtent l="0" t="0" r="28575" b="11430"/>
                        <wp:wrapNone/>
                        <wp:docPr id="25" name="矩形 25"/>
                        <wp:cNvGraphicFramePr/>
                        <a:graphic xmlns:a="http://schemas.openxmlformats.org/drawingml/2006/main">
                          <a:graphicData uri="http://schemas.microsoft.com/office/word/2010/wordprocessingShape">
                            <wps:wsp>
                              <wps:cNvSpPr/>
                              <wps:spPr>
                                <a:xfrm>
                                  <a:off x="0" y="0"/>
                                  <a:ext cx="180975" cy="12240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5C46F" id="矩形 25" o:spid="_x0000_s1026" style="position:absolute;margin-left:25.15pt;margin-top:12.6pt;width:14.25pt;height:9.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" fillcolor="#5b9bd5" strokecolor="#41719c" strokeweight="1pt"/>
                    </w:pict>
                  </mc:Fallback>
                </mc:AlternateContent>
              </w:r>
            </w:ins>
          </w:p>
        </w:tc>
        <w:tc>
          <w:tcPr>
            <w:tcW w:w="685" w:type="dxa"/>
            <w:tcPrChange w:id="1791" w:author="A5206572" w:date="2019-05-10T20:59:00Z">
              <w:tcPr>
                <w:tcW w:w="685" w:type="dxa"/>
              </w:tcPr>
            </w:tcPrChange>
          </w:tcPr>
          <w:p w:rsidR="0054369C" w:rsidRPr="00E96273" w:rsidRDefault="0054369C" w:rsidP="0054369C">
            <w:pPr>
              <w:rPr>
                <w:ins w:id="1792" w:author="A5206572" w:date="2019-05-10T20:56:00Z"/>
                <w:rFonts w:ascii="標楷體" w:eastAsia="標楷體" w:hAnsi="標楷體"/>
              </w:rPr>
            </w:pPr>
          </w:p>
        </w:tc>
        <w:tc>
          <w:tcPr>
            <w:tcW w:w="652" w:type="dxa"/>
            <w:tcPrChange w:id="1793" w:author="A5206572" w:date="2019-05-10T20:59:00Z">
              <w:tcPr>
                <w:tcW w:w="652" w:type="dxa"/>
              </w:tcPr>
            </w:tcPrChange>
          </w:tcPr>
          <w:p w:rsidR="0054369C" w:rsidRPr="00E96273" w:rsidRDefault="0054369C" w:rsidP="0054369C">
            <w:pPr>
              <w:rPr>
                <w:ins w:id="1794" w:author="A5206572" w:date="2019-05-10T20:56:00Z"/>
                <w:rFonts w:ascii="標楷體" w:eastAsia="標楷體" w:hAnsi="標楷體"/>
              </w:rPr>
            </w:pPr>
          </w:p>
        </w:tc>
        <w:tc>
          <w:tcPr>
            <w:tcW w:w="711" w:type="dxa"/>
            <w:tcPrChange w:id="1795" w:author="A5206572" w:date="2019-05-10T20:59:00Z">
              <w:tcPr>
                <w:tcW w:w="711" w:type="dxa"/>
              </w:tcPr>
            </w:tcPrChange>
          </w:tcPr>
          <w:p w:rsidR="0054369C" w:rsidRPr="00E96273" w:rsidRDefault="0054369C" w:rsidP="0054369C">
            <w:pPr>
              <w:rPr>
                <w:ins w:id="1796" w:author="A5206572" w:date="2019-05-10T20:56:00Z"/>
                <w:rFonts w:ascii="標楷體" w:eastAsia="標楷體" w:hAnsi="標楷體"/>
              </w:rPr>
            </w:pPr>
          </w:p>
        </w:tc>
        <w:tc>
          <w:tcPr>
            <w:tcW w:w="711" w:type="dxa"/>
            <w:tcPrChange w:id="1797" w:author="A5206572" w:date="2019-05-10T20:59:00Z">
              <w:tcPr>
                <w:tcW w:w="711" w:type="dxa"/>
              </w:tcPr>
            </w:tcPrChange>
          </w:tcPr>
          <w:p w:rsidR="0054369C" w:rsidRPr="00E96273" w:rsidRDefault="0054369C" w:rsidP="0054369C">
            <w:pPr>
              <w:rPr>
                <w:ins w:id="1798" w:author="A5206572" w:date="2019-05-10T20:56:00Z"/>
                <w:rFonts w:ascii="標楷體" w:eastAsia="標楷體" w:hAnsi="標楷體"/>
              </w:rPr>
            </w:pPr>
          </w:p>
        </w:tc>
        <w:tc>
          <w:tcPr>
            <w:tcW w:w="711" w:type="dxa"/>
            <w:tcPrChange w:id="1799" w:author="A5206572" w:date="2019-05-10T20:59:00Z">
              <w:tcPr>
                <w:tcW w:w="711" w:type="dxa"/>
              </w:tcPr>
            </w:tcPrChange>
          </w:tcPr>
          <w:p w:rsidR="0054369C" w:rsidRPr="00E96273" w:rsidRDefault="0054369C" w:rsidP="0054369C">
            <w:pPr>
              <w:rPr>
                <w:ins w:id="1800" w:author="A5206572" w:date="2019-05-10T20:56:00Z"/>
                <w:rFonts w:ascii="標楷體" w:eastAsia="標楷體" w:hAnsi="標楷體"/>
              </w:rPr>
            </w:pPr>
          </w:p>
        </w:tc>
        <w:tc>
          <w:tcPr>
            <w:tcW w:w="711" w:type="dxa"/>
            <w:tcPrChange w:id="1801" w:author="A5206572" w:date="2019-05-10T20:59:00Z">
              <w:tcPr>
                <w:tcW w:w="711" w:type="dxa"/>
              </w:tcPr>
            </w:tcPrChange>
          </w:tcPr>
          <w:p w:rsidR="0054369C" w:rsidRPr="00E96273" w:rsidRDefault="0054369C" w:rsidP="0054369C">
            <w:pPr>
              <w:rPr>
                <w:ins w:id="1802" w:author="A5206572" w:date="2019-05-10T20:56:00Z"/>
                <w:rFonts w:ascii="標楷體" w:eastAsia="標楷體" w:hAnsi="標楷體"/>
              </w:rPr>
            </w:pPr>
          </w:p>
        </w:tc>
        <w:tc>
          <w:tcPr>
            <w:tcW w:w="771" w:type="dxa"/>
            <w:tcPrChange w:id="1803" w:author="A5206572" w:date="2019-05-10T20:59:00Z">
              <w:tcPr>
                <w:tcW w:w="711" w:type="dxa"/>
              </w:tcPr>
            </w:tcPrChange>
          </w:tcPr>
          <w:p w:rsidR="0054369C" w:rsidRPr="00E96273" w:rsidRDefault="0054369C" w:rsidP="0054369C">
            <w:pPr>
              <w:rPr>
                <w:ins w:id="1804" w:author="A5206572" w:date="2019-05-10T20:56:00Z"/>
                <w:rFonts w:ascii="標楷體" w:eastAsia="標楷體" w:hAnsi="標楷體"/>
              </w:rPr>
            </w:pPr>
          </w:p>
        </w:tc>
        <w:tc>
          <w:tcPr>
            <w:tcW w:w="850" w:type="dxa"/>
            <w:tcPrChange w:id="1805" w:author="A5206572" w:date="2019-05-10T20:59:00Z">
              <w:tcPr>
                <w:tcW w:w="711" w:type="dxa"/>
              </w:tcPr>
            </w:tcPrChange>
          </w:tcPr>
          <w:p w:rsidR="0054369C" w:rsidRPr="00E96273" w:rsidRDefault="0054369C" w:rsidP="0054369C">
            <w:pPr>
              <w:rPr>
                <w:ins w:id="1806" w:author="A5206572" w:date="2019-05-10T20:56:00Z"/>
                <w:rFonts w:ascii="標楷體" w:eastAsia="標楷體" w:hAnsi="標楷體"/>
              </w:rPr>
            </w:pPr>
          </w:p>
        </w:tc>
      </w:tr>
      <w:tr w:rsidR="0054369C" w:rsidRPr="00E96273" w:rsidTr="00DC3CD6">
        <w:trPr>
          <w:trHeight w:val="340"/>
          <w:ins w:id="1807" w:author="A5206572" w:date="2019-05-10T20:56:00Z"/>
          <w:trPrChange w:id="1808" w:author="A5206572" w:date="2019-05-10T20:59:00Z">
            <w:trPr>
              <w:trHeight w:val="340"/>
            </w:trPr>
          </w:trPrChange>
        </w:trPr>
        <w:tc>
          <w:tcPr>
            <w:tcW w:w="1468" w:type="dxa"/>
            <w:tcPrChange w:id="1809" w:author="A5206572" w:date="2019-05-10T20:59:00Z">
              <w:tcPr>
                <w:tcW w:w="1468" w:type="dxa"/>
              </w:tcPr>
            </w:tcPrChange>
          </w:tcPr>
          <w:p w:rsidR="0054369C" w:rsidRPr="001D63A2" w:rsidRDefault="0054369C" w:rsidP="0054369C">
            <w:pPr>
              <w:rPr>
                <w:ins w:id="1810" w:author="A5206572" w:date="2019-05-10T20:56:00Z"/>
                <w:rFonts w:ascii="標楷體" w:eastAsia="標楷體" w:hAnsi="標楷體"/>
                <w:b/>
                <w:rPrChange w:id="1811" w:author="A5206572" w:date="2019-05-10T21:04:00Z">
                  <w:rPr>
                    <w:ins w:id="1812" w:author="A5206572" w:date="2019-05-10T20:56:00Z"/>
                    <w:rFonts w:ascii="標楷體" w:eastAsia="標楷體" w:hAnsi="標楷體"/>
                  </w:rPr>
                </w:rPrChange>
              </w:rPr>
            </w:pPr>
            <w:ins w:id="1813" w:author="A5206572" w:date="2019-05-10T20:56:00Z">
              <w:r w:rsidRPr="001D63A2">
                <w:rPr>
                  <w:rFonts w:ascii="標楷體" w:eastAsia="標楷體" w:hAnsi="標楷體" w:hint="eastAsia"/>
                  <w:b/>
                  <w:rPrChange w:id="1814" w:author="A5206572" w:date="2019-05-10T21:04:00Z">
                    <w:rPr>
                      <w:rFonts w:ascii="標楷體" w:eastAsia="標楷體" w:hAnsi="標楷體" w:hint="eastAsia"/>
                    </w:rPr>
                  </w:rPrChange>
                </w:rPr>
                <w:t>圖片編輯研究</w:t>
              </w:r>
            </w:ins>
          </w:p>
        </w:tc>
        <w:tc>
          <w:tcPr>
            <w:tcW w:w="686" w:type="dxa"/>
            <w:tcPrChange w:id="1815" w:author="A5206572" w:date="2019-05-10T20:59:00Z">
              <w:tcPr>
                <w:tcW w:w="686" w:type="dxa"/>
              </w:tcPr>
            </w:tcPrChange>
          </w:tcPr>
          <w:p w:rsidR="0054369C" w:rsidRPr="00E96273" w:rsidRDefault="0054369C" w:rsidP="0054369C">
            <w:pPr>
              <w:rPr>
                <w:ins w:id="1816" w:author="A5206572" w:date="2019-05-10T20:56:00Z"/>
                <w:rFonts w:ascii="標楷體" w:eastAsia="標楷體" w:hAnsi="標楷體"/>
              </w:rPr>
            </w:pPr>
          </w:p>
        </w:tc>
        <w:tc>
          <w:tcPr>
            <w:tcW w:w="686" w:type="dxa"/>
            <w:tcPrChange w:id="1817" w:author="A5206572" w:date="2019-05-10T20:59:00Z">
              <w:tcPr>
                <w:tcW w:w="686" w:type="dxa"/>
              </w:tcPr>
            </w:tcPrChange>
          </w:tcPr>
          <w:p w:rsidR="0054369C" w:rsidRPr="00E96273" w:rsidRDefault="0054369C" w:rsidP="0054369C">
            <w:pPr>
              <w:rPr>
                <w:ins w:id="1818" w:author="A5206572" w:date="2019-05-10T20:56:00Z"/>
                <w:rFonts w:ascii="標楷體" w:eastAsia="標楷體" w:hAnsi="標楷體"/>
              </w:rPr>
            </w:pPr>
          </w:p>
        </w:tc>
        <w:tc>
          <w:tcPr>
            <w:tcW w:w="685" w:type="dxa"/>
            <w:tcPrChange w:id="1819" w:author="A5206572" w:date="2019-05-10T20:59:00Z">
              <w:tcPr>
                <w:tcW w:w="685" w:type="dxa"/>
              </w:tcPr>
            </w:tcPrChange>
          </w:tcPr>
          <w:p w:rsidR="0054369C" w:rsidRPr="00E96273" w:rsidRDefault="0054369C" w:rsidP="0054369C">
            <w:pPr>
              <w:rPr>
                <w:ins w:id="1820" w:author="A5206572" w:date="2019-05-10T20:56:00Z"/>
                <w:rFonts w:ascii="標楷體" w:eastAsia="標楷體" w:hAnsi="標楷體"/>
              </w:rPr>
            </w:pPr>
            <w:ins w:id="1821" w:author="A5206572" w:date="2019-05-10T20:56:00Z">
              <w:r w:rsidRPr="00E96273">
                <w:rPr>
                  <w:rFonts w:ascii="標楷體" w:eastAsia="標楷體" w:hAnsi="標楷體"/>
                  <w:noProof/>
                </w:rPr>
                <mc:AlternateContent>
                  <mc:Choice Requires="wps">
                    <w:drawing>
                      <wp:anchor distT="0" distB="0" distL="114300" distR="114300" simplePos="0" relativeHeight="251687936" behindDoc="0" locked="0" layoutInCell="1" allowOverlap="1" wp14:anchorId="40E8A12A" wp14:editId="377B9F07">
                        <wp:simplePos x="0" y="0"/>
                        <wp:positionH relativeFrom="column">
                          <wp:posOffset>-635</wp:posOffset>
                        </wp:positionH>
                        <wp:positionV relativeFrom="paragraph">
                          <wp:posOffset>158750</wp:posOffset>
                        </wp:positionV>
                        <wp:extent cx="323850" cy="123825"/>
                        <wp:effectExtent l="0" t="0" r="19050" b="28575"/>
                        <wp:wrapNone/>
                        <wp:docPr id="26" name="矩形 26"/>
                        <wp:cNvGraphicFramePr/>
                        <a:graphic xmlns:a="http://schemas.openxmlformats.org/drawingml/2006/main">
                          <a:graphicData uri="http://schemas.microsoft.com/office/word/2010/wordprocessingShape">
                            <wps:wsp>
                              <wps:cNvSpPr/>
                              <wps:spPr>
                                <a:xfrm>
                                  <a:off x="0" y="0"/>
                                  <a:ext cx="323850" cy="123825"/>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A3A7E8" id="矩形 26" o:spid="_x0000_s1026" style="position:absolute;margin-left:-.05pt;margin-top:12.5pt;width:25.5pt;height:9.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" fillcolor="#5b9bd5" strokecolor="#41719c" strokeweight="1pt"/>
                    </w:pict>
                  </mc:Fallback>
                </mc:AlternateContent>
              </w:r>
            </w:ins>
          </w:p>
        </w:tc>
        <w:tc>
          <w:tcPr>
            <w:tcW w:w="652" w:type="dxa"/>
            <w:tcPrChange w:id="1822" w:author="A5206572" w:date="2019-05-10T20:59:00Z">
              <w:tcPr>
                <w:tcW w:w="652" w:type="dxa"/>
              </w:tcPr>
            </w:tcPrChange>
          </w:tcPr>
          <w:p w:rsidR="0054369C" w:rsidRPr="00E96273" w:rsidRDefault="0054369C" w:rsidP="0054369C">
            <w:pPr>
              <w:rPr>
                <w:ins w:id="1823" w:author="A5206572" w:date="2019-05-10T20:56:00Z"/>
                <w:rFonts w:ascii="標楷體" w:eastAsia="標楷體" w:hAnsi="標楷體"/>
              </w:rPr>
            </w:pPr>
          </w:p>
        </w:tc>
        <w:tc>
          <w:tcPr>
            <w:tcW w:w="711" w:type="dxa"/>
            <w:tcPrChange w:id="1824" w:author="A5206572" w:date="2019-05-10T20:59:00Z">
              <w:tcPr>
                <w:tcW w:w="711" w:type="dxa"/>
              </w:tcPr>
            </w:tcPrChange>
          </w:tcPr>
          <w:p w:rsidR="0054369C" w:rsidRPr="00E96273" w:rsidRDefault="0054369C" w:rsidP="0054369C">
            <w:pPr>
              <w:rPr>
                <w:ins w:id="1825" w:author="A5206572" w:date="2019-05-10T20:56:00Z"/>
                <w:rFonts w:ascii="標楷體" w:eastAsia="標楷體" w:hAnsi="標楷體"/>
              </w:rPr>
            </w:pPr>
          </w:p>
        </w:tc>
        <w:tc>
          <w:tcPr>
            <w:tcW w:w="711" w:type="dxa"/>
            <w:tcPrChange w:id="1826" w:author="A5206572" w:date="2019-05-10T20:59:00Z">
              <w:tcPr>
                <w:tcW w:w="711" w:type="dxa"/>
              </w:tcPr>
            </w:tcPrChange>
          </w:tcPr>
          <w:p w:rsidR="0054369C" w:rsidRPr="00E96273" w:rsidRDefault="0054369C" w:rsidP="0054369C">
            <w:pPr>
              <w:rPr>
                <w:ins w:id="1827" w:author="A5206572" w:date="2019-05-10T20:56:00Z"/>
                <w:rFonts w:ascii="標楷體" w:eastAsia="標楷體" w:hAnsi="標楷體"/>
              </w:rPr>
            </w:pPr>
          </w:p>
        </w:tc>
        <w:tc>
          <w:tcPr>
            <w:tcW w:w="711" w:type="dxa"/>
            <w:tcPrChange w:id="1828" w:author="A5206572" w:date="2019-05-10T20:59:00Z">
              <w:tcPr>
                <w:tcW w:w="711" w:type="dxa"/>
              </w:tcPr>
            </w:tcPrChange>
          </w:tcPr>
          <w:p w:rsidR="0054369C" w:rsidRPr="00E96273" w:rsidRDefault="0054369C" w:rsidP="0054369C">
            <w:pPr>
              <w:rPr>
                <w:ins w:id="1829" w:author="A5206572" w:date="2019-05-10T20:56:00Z"/>
                <w:rFonts w:ascii="標楷體" w:eastAsia="標楷體" w:hAnsi="標楷體"/>
              </w:rPr>
            </w:pPr>
          </w:p>
        </w:tc>
        <w:tc>
          <w:tcPr>
            <w:tcW w:w="711" w:type="dxa"/>
            <w:tcPrChange w:id="1830" w:author="A5206572" w:date="2019-05-10T20:59:00Z">
              <w:tcPr>
                <w:tcW w:w="711" w:type="dxa"/>
              </w:tcPr>
            </w:tcPrChange>
          </w:tcPr>
          <w:p w:rsidR="0054369C" w:rsidRPr="00E96273" w:rsidRDefault="0054369C" w:rsidP="0054369C">
            <w:pPr>
              <w:rPr>
                <w:ins w:id="1831" w:author="A5206572" w:date="2019-05-10T20:56:00Z"/>
                <w:rFonts w:ascii="標楷體" w:eastAsia="標楷體" w:hAnsi="標楷體"/>
              </w:rPr>
            </w:pPr>
          </w:p>
        </w:tc>
        <w:tc>
          <w:tcPr>
            <w:tcW w:w="771" w:type="dxa"/>
            <w:tcPrChange w:id="1832" w:author="A5206572" w:date="2019-05-10T20:59:00Z">
              <w:tcPr>
                <w:tcW w:w="711" w:type="dxa"/>
              </w:tcPr>
            </w:tcPrChange>
          </w:tcPr>
          <w:p w:rsidR="0054369C" w:rsidRPr="00E96273" w:rsidRDefault="0054369C" w:rsidP="0054369C">
            <w:pPr>
              <w:rPr>
                <w:ins w:id="1833" w:author="A5206572" w:date="2019-05-10T20:56:00Z"/>
                <w:rFonts w:ascii="標楷體" w:eastAsia="標楷體" w:hAnsi="標楷體"/>
              </w:rPr>
            </w:pPr>
          </w:p>
        </w:tc>
        <w:tc>
          <w:tcPr>
            <w:tcW w:w="850" w:type="dxa"/>
            <w:tcPrChange w:id="1834" w:author="A5206572" w:date="2019-05-10T20:59:00Z">
              <w:tcPr>
                <w:tcW w:w="711" w:type="dxa"/>
              </w:tcPr>
            </w:tcPrChange>
          </w:tcPr>
          <w:p w:rsidR="0054369C" w:rsidRPr="00E96273" w:rsidRDefault="0054369C" w:rsidP="0054369C">
            <w:pPr>
              <w:rPr>
                <w:ins w:id="1835" w:author="A5206572" w:date="2019-05-10T20:56:00Z"/>
                <w:rFonts w:ascii="標楷體" w:eastAsia="標楷體" w:hAnsi="標楷體"/>
              </w:rPr>
            </w:pPr>
          </w:p>
        </w:tc>
      </w:tr>
      <w:tr w:rsidR="0054369C" w:rsidRPr="00E96273" w:rsidTr="00DC3CD6">
        <w:trPr>
          <w:trHeight w:val="340"/>
          <w:ins w:id="1836" w:author="A5206572" w:date="2019-05-10T20:56:00Z"/>
          <w:trPrChange w:id="1837" w:author="A5206572" w:date="2019-05-10T20:59:00Z">
            <w:trPr>
              <w:trHeight w:val="340"/>
            </w:trPr>
          </w:trPrChange>
        </w:trPr>
        <w:tc>
          <w:tcPr>
            <w:tcW w:w="1468" w:type="dxa"/>
            <w:tcPrChange w:id="1838" w:author="A5206572" w:date="2019-05-10T20:59:00Z">
              <w:tcPr>
                <w:tcW w:w="1468" w:type="dxa"/>
              </w:tcPr>
            </w:tcPrChange>
          </w:tcPr>
          <w:p w:rsidR="0054369C" w:rsidRPr="001D63A2" w:rsidRDefault="0054369C" w:rsidP="0054369C">
            <w:pPr>
              <w:rPr>
                <w:ins w:id="1839" w:author="A5206572" w:date="2019-05-10T20:56:00Z"/>
                <w:rFonts w:ascii="標楷體" w:eastAsia="標楷體" w:hAnsi="標楷體"/>
                <w:b/>
                <w:rPrChange w:id="1840" w:author="A5206572" w:date="2019-05-10T21:04:00Z">
                  <w:rPr>
                    <w:ins w:id="1841" w:author="A5206572" w:date="2019-05-10T20:56:00Z"/>
                    <w:rFonts w:ascii="標楷體" w:eastAsia="標楷體" w:hAnsi="標楷體"/>
                  </w:rPr>
                </w:rPrChange>
              </w:rPr>
            </w:pPr>
            <w:ins w:id="1842" w:author="A5206572" w:date="2019-05-10T20:56:00Z">
              <w:r w:rsidRPr="001D63A2">
                <w:rPr>
                  <w:rFonts w:ascii="標楷體" w:eastAsia="標楷體" w:hAnsi="標楷體" w:hint="eastAsia"/>
                  <w:b/>
                  <w:rPrChange w:id="1843" w:author="A5206572" w:date="2019-05-10T21:04:00Z">
                    <w:rPr>
                      <w:rFonts w:ascii="標楷體" w:eastAsia="標楷體" w:hAnsi="標楷體" w:hint="eastAsia"/>
                    </w:rPr>
                  </w:rPrChange>
                </w:rPr>
                <w:t>熟悉作業軟體與環境</w:t>
              </w:r>
            </w:ins>
          </w:p>
        </w:tc>
        <w:tc>
          <w:tcPr>
            <w:tcW w:w="686" w:type="dxa"/>
            <w:tcPrChange w:id="1844" w:author="A5206572" w:date="2019-05-10T20:59:00Z">
              <w:tcPr>
                <w:tcW w:w="686" w:type="dxa"/>
              </w:tcPr>
            </w:tcPrChange>
          </w:tcPr>
          <w:p w:rsidR="0054369C" w:rsidRPr="00E96273" w:rsidRDefault="0054369C" w:rsidP="0054369C">
            <w:pPr>
              <w:rPr>
                <w:ins w:id="1845" w:author="A5206572" w:date="2019-05-10T20:56:00Z"/>
                <w:rFonts w:ascii="標楷體" w:eastAsia="標楷體" w:hAnsi="標楷體"/>
              </w:rPr>
            </w:pPr>
          </w:p>
        </w:tc>
        <w:tc>
          <w:tcPr>
            <w:tcW w:w="686" w:type="dxa"/>
            <w:tcPrChange w:id="1846" w:author="A5206572" w:date="2019-05-10T20:59:00Z">
              <w:tcPr>
                <w:tcW w:w="686" w:type="dxa"/>
              </w:tcPr>
            </w:tcPrChange>
          </w:tcPr>
          <w:p w:rsidR="0054369C" w:rsidRPr="00E96273" w:rsidRDefault="0054369C" w:rsidP="0054369C">
            <w:pPr>
              <w:rPr>
                <w:ins w:id="1847" w:author="A5206572" w:date="2019-05-10T20:56:00Z"/>
                <w:rFonts w:ascii="標楷體" w:eastAsia="標楷體" w:hAnsi="標楷體"/>
              </w:rPr>
            </w:pPr>
          </w:p>
        </w:tc>
        <w:tc>
          <w:tcPr>
            <w:tcW w:w="685" w:type="dxa"/>
            <w:tcPrChange w:id="1848" w:author="A5206572" w:date="2019-05-10T20:59:00Z">
              <w:tcPr>
                <w:tcW w:w="685" w:type="dxa"/>
              </w:tcPr>
            </w:tcPrChange>
          </w:tcPr>
          <w:p w:rsidR="0054369C" w:rsidRPr="00E96273" w:rsidRDefault="0054369C" w:rsidP="0054369C">
            <w:pPr>
              <w:rPr>
                <w:ins w:id="1849" w:author="A5206572" w:date="2019-05-10T20:56:00Z"/>
                <w:rFonts w:ascii="標楷體" w:eastAsia="標楷體" w:hAnsi="標楷體"/>
              </w:rPr>
            </w:pPr>
            <w:ins w:id="1850" w:author="A5206572" w:date="2019-05-10T20:56:00Z">
              <w:r w:rsidRPr="00E96273">
                <w:rPr>
                  <w:rFonts w:ascii="標楷體" w:eastAsia="標楷體" w:hAnsi="標楷體"/>
                  <w:noProof/>
                </w:rPr>
                <mc:AlternateContent>
                  <mc:Choice Requires="wps">
                    <w:drawing>
                      <wp:anchor distT="0" distB="0" distL="114300" distR="114300" simplePos="0" relativeHeight="251688960" behindDoc="0" locked="0" layoutInCell="1" allowOverlap="1" wp14:anchorId="1C90900F" wp14:editId="70F351FC">
                        <wp:simplePos x="0" y="0"/>
                        <wp:positionH relativeFrom="column">
                          <wp:posOffset>285115</wp:posOffset>
                        </wp:positionH>
                        <wp:positionV relativeFrom="paragraph">
                          <wp:posOffset>276225</wp:posOffset>
                        </wp:positionV>
                        <wp:extent cx="161925" cy="114300"/>
                        <wp:effectExtent l="0" t="0" r="28575" b="19050"/>
                        <wp:wrapNone/>
                        <wp:docPr id="27" name="矩形 27"/>
                        <wp:cNvGraphicFramePr/>
                        <a:graphic xmlns:a="http://schemas.openxmlformats.org/drawingml/2006/main">
                          <a:graphicData uri="http://schemas.microsoft.com/office/word/2010/wordprocessingShape">
                            <wps:wsp>
                              <wps:cNvSpPr/>
                              <wps:spPr>
                                <a:xfrm>
                                  <a:off x="0" y="0"/>
                                  <a:ext cx="161925" cy="11430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F8F67" id="矩形 27" o:spid="_x0000_s1026" style="position:absolute;margin-left:22.45pt;margin-top:21.75pt;width:12.75pt;height: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" fillcolor="#5b9bd5" strokecolor="#41719c" strokeweight="1pt"/>
                    </w:pict>
                  </mc:Fallback>
                </mc:AlternateContent>
              </w:r>
            </w:ins>
          </w:p>
        </w:tc>
        <w:tc>
          <w:tcPr>
            <w:tcW w:w="652" w:type="dxa"/>
            <w:tcPrChange w:id="1851" w:author="A5206572" w:date="2019-05-10T20:59:00Z">
              <w:tcPr>
                <w:tcW w:w="652" w:type="dxa"/>
              </w:tcPr>
            </w:tcPrChange>
          </w:tcPr>
          <w:p w:rsidR="0054369C" w:rsidRPr="00E96273" w:rsidRDefault="0054369C" w:rsidP="0054369C">
            <w:pPr>
              <w:rPr>
                <w:ins w:id="1852" w:author="A5206572" w:date="2019-05-10T20:56:00Z"/>
                <w:rFonts w:ascii="標楷體" w:eastAsia="標楷體" w:hAnsi="標楷體"/>
              </w:rPr>
            </w:pPr>
          </w:p>
        </w:tc>
        <w:tc>
          <w:tcPr>
            <w:tcW w:w="711" w:type="dxa"/>
            <w:tcPrChange w:id="1853" w:author="A5206572" w:date="2019-05-10T20:59:00Z">
              <w:tcPr>
                <w:tcW w:w="711" w:type="dxa"/>
              </w:tcPr>
            </w:tcPrChange>
          </w:tcPr>
          <w:p w:rsidR="0054369C" w:rsidRPr="00E96273" w:rsidRDefault="0054369C" w:rsidP="0054369C">
            <w:pPr>
              <w:rPr>
                <w:ins w:id="1854" w:author="A5206572" w:date="2019-05-10T20:56:00Z"/>
                <w:rFonts w:ascii="標楷體" w:eastAsia="標楷體" w:hAnsi="標楷體"/>
              </w:rPr>
            </w:pPr>
          </w:p>
        </w:tc>
        <w:tc>
          <w:tcPr>
            <w:tcW w:w="711" w:type="dxa"/>
            <w:tcPrChange w:id="1855" w:author="A5206572" w:date="2019-05-10T20:59:00Z">
              <w:tcPr>
                <w:tcW w:w="711" w:type="dxa"/>
              </w:tcPr>
            </w:tcPrChange>
          </w:tcPr>
          <w:p w:rsidR="0054369C" w:rsidRPr="00E96273" w:rsidRDefault="0054369C" w:rsidP="0054369C">
            <w:pPr>
              <w:rPr>
                <w:ins w:id="1856" w:author="A5206572" w:date="2019-05-10T20:56:00Z"/>
                <w:rFonts w:ascii="標楷體" w:eastAsia="標楷體" w:hAnsi="標楷體"/>
              </w:rPr>
            </w:pPr>
          </w:p>
        </w:tc>
        <w:tc>
          <w:tcPr>
            <w:tcW w:w="711" w:type="dxa"/>
            <w:tcPrChange w:id="1857" w:author="A5206572" w:date="2019-05-10T20:59:00Z">
              <w:tcPr>
                <w:tcW w:w="711" w:type="dxa"/>
              </w:tcPr>
            </w:tcPrChange>
          </w:tcPr>
          <w:p w:rsidR="0054369C" w:rsidRPr="00E96273" w:rsidRDefault="0054369C" w:rsidP="0054369C">
            <w:pPr>
              <w:rPr>
                <w:ins w:id="1858" w:author="A5206572" w:date="2019-05-10T20:56:00Z"/>
                <w:rFonts w:ascii="標楷體" w:eastAsia="標楷體" w:hAnsi="標楷體"/>
              </w:rPr>
            </w:pPr>
          </w:p>
        </w:tc>
        <w:tc>
          <w:tcPr>
            <w:tcW w:w="711" w:type="dxa"/>
            <w:tcPrChange w:id="1859" w:author="A5206572" w:date="2019-05-10T20:59:00Z">
              <w:tcPr>
                <w:tcW w:w="711" w:type="dxa"/>
              </w:tcPr>
            </w:tcPrChange>
          </w:tcPr>
          <w:p w:rsidR="0054369C" w:rsidRPr="00E96273" w:rsidRDefault="0054369C" w:rsidP="0054369C">
            <w:pPr>
              <w:rPr>
                <w:ins w:id="1860" w:author="A5206572" w:date="2019-05-10T20:56:00Z"/>
                <w:rFonts w:ascii="標楷體" w:eastAsia="標楷體" w:hAnsi="標楷體"/>
              </w:rPr>
            </w:pPr>
          </w:p>
        </w:tc>
        <w:tc>
          <w:tcPr>
            <w:tcW w:w="771" w:type="dxa"/>
            <w:tcPrChange w:id="1861" w:author="A5206572" w:date="2019-05-10T20:59:00Z">
              <w:tcPr>
                <w:tcW w:w="711" w:type="dxa"/>
              </w:tcPr>
            </w:tcPrChange>
          </w:tcPr>
          <w:p w:rsidR="0054369C" w:rsidRPr="00E96273" w:rsidRDefault="0054369C" w:rsidP="0054369C">
            <w:pPr>
              <w:rPr>
                <w:ins w:id="1862" w:author="A5206572" w:date="2019-05-10T20:56:00Z"/>
                <w:rFonts w:ascii="標楷體" w:eastAsia="標楷體" w:hAnsi="標楷體"/>
              </w:rPr>
            </w:pPr>
          </w:p>
        </w:tc>
        <w:tc>
          <w:tcPr>
            <w:tcW w:w="850" w:type="dxa"/>
            <w:tcPrChange w:id="1863" w:author="A5206572" w:date="2019-05-10T20:59:00Z">
              <w:tcPr>
                <w:tcW w:w="711" w:type="dxa"/>
              </w:tcPr>
            </w:tcPrChange>
          </w:tcPr>
          <w:p w:rsidR="0054369C" w:rsidRPr="00E96273" w:rsidRDefault="0054369C" w:rsidP="0054369C">
            <w:pPr>
              <w:rPr>
                <w:ins w:id="1864" w:author="A5206572" w:date="2019-05-10T20:56:00Z"/>
                <w:rFonts w:ascii="標楷體" w:eastAsia="標楷體" w:hAnsi="標楷體"/>
              </w:rPr>
            </w:pPr>
          </w:p>
        </w:tc>
      </w:tr>
      <w:tr w:rsidR="0054369C" w:rsidRPr="00E96273" w:rsidTr="00DC3CD6">
        <w:trPr>
          <w:trHeight w:val="340"/>
          <w:ins w:id="1865" w:author="A5206572" w:date="2019-05-10T20:56:00Z"/>
          <w:trPrChange w:id="1866" w:author="A5206572" w:date="2019-05-10T20:59:00Z">
            <w:trPr>
              <w:trHeight w:val="340"/>
            </w:trPr>
          </w:trPrChange>
        </w:trPr>
        <w:tc>
          <w:tcPr>
            <w:tcW w:w="1468" w:type="dxa"/>
            <w:tcPrChange w:id="1867" w:author="A5206572" w:date="2019-05-10T20:59:00Z">
              <w:tcPr>
                <w:tcW w:w="1468" w:type="dxa"/>
              </w:tcPr>
            </w:tcPrChange>
          </w:tcPr>
          <w:p w:rsidR="0054369C" w:rsidRPr="001D63A2" w:rsidRDefault="0054369C" w:rsidP="0054369C">
            <w:pPr>
              <w:rPr>
                <w:ins w:id="1868" w:author="A5206572" w:date="2019-05-10T20:56:00Z"/>
                <w:rFonts w:ascii="標楷體" w:eastAsia="標楷體" w:hAnsi="標楷體"/>
                <w:b/>
                <w:rPrChange w:id="1869" w:author="A5206572" w:date="2019-05-10T21:04:00Z">
                  <w:rPr>
                    <w:ins w:id="1870" w:author="A5206572" w:date="2019-05-10T20:56:00Z"/>
                    <w:rFonts w:ascii="標楷體" w:eastAsia="標楷體" w:hAnsi="標楷體"/>
                  </w:rPr>
                </w:rPrChange>
              </w:rPr>
            </w:pPr>
            <w:ins w:id="1871" w:author="A5206572" w:date="2019-05-10T20:56:00Z">
              <w:r w:rsidRPr="001D63A2">
                <w:rPr>
                  <w:rFonts w:ascii="標楷體" w:eastAsia="標楷體" w:hAnsi="標楷體" w:hint="eastAsia"/>
                  <w:b/>
                  <w:rPrChange w:id="1872" w:author="A5206572" w:date="2019-05-10T21:04:00Z">
                    <w:rPr>
                      <w:rFonts w:ascii="標楷體" w:eastAsia="標楷體" w:hAnsi="標楷體" w:hint="eastAsia"/>
                    </w:rPr>
                  </w:rPrChange>
                </w:rPr>
                <w:t>完成報告</w:t>
              </w:r>
            </w:ins>
          </w:p>
        </w:tc>
        <w:tc>
          <w:tcPr>
            <w:tcW w:w="686" w:type="dxa"/>
            <w:tcPrChange w:id="1873" w:author="A5206572" w:date="2019-05-10T20:59:00Z">
              <w:tcPr>
                <w:tcW w:w="686" w:type="dxa"/>
              </w:tcPr>
            </w:tcPrChange>
          </w:tcPr>
          <w:p w:rsidR="0054369C" w:rsidRPr="00E96273" w:rsidRDefault="0054369C" w:rsidP="0054369C">
            <w:pPr>
              <w:rPr>
                <w:ins w:id="1874" w:author="A5206572" w:date="2019-05-10T20:56:00Z"/>
                <w:rFonts w:ascii="標楷體" w:eastAsia="標楷體" w:hAnsi="標楷體"/>
              </w:rPr>
            </w:pPr>
          </w:p>
        </w:tc>
        <w:tc>
          <w:tcPr>
            <w:tcW w:w="686" w:type="dxa"/>
            <w:tcPrChange w:id="1875" w:author="A5206572" w:date="2019-05-10T20:59:00Z">
              <w:tcPr>
                <w:tcW w:w="686" w:type="dxa"/>
              </w:tcPr>
            </w:tcPrChange>
          </w:tcPr>
          <w:p w:rsidR="0054369C" w:rsidRPr="00E96273" w:rsidRDefault="0054369C" w:rsidP="0054369C">
            <w:pPr>
              <w:rPr>
                <w:ins w:id="1876" w:author="A5206572" w:date="2019-05-10T20:56:00Z"/>
                <w:rFonts w:ascii="標楷體" w:eastAsia="標楷體" w:hAnsi="標楷體"/>
              </w:rPr>
            </w:pPr>
          </w:p>
        </w:tc>
        <w:tc>
          <w:tcPr>
            <w:tcW w:w="685" w:type="dxa"/>
            <w:tcPrChange w:id="1877" w:author="A5206572" w:date="2019-05-10T20:59:00Z">
              <w:tcPr>
                <w:tcW w:w="685" w:type="dxa"/>
              </w:tcPr>
            </w:tcPrChange>
          </w:tcPr>
          <w:p w:rsidR="0054369C" w:rsidRPr="00E96273" w:rsidRDefault="0054369C" w:rsidP="0054369C">
            <w:pPr>
              <w:rPr>
                <w:ins w:id="1878" w:author="A5206572" w:date="2019-05-10T20:56:00Z"/>
                <w:rFonts w:ascii="標楷體" w:eastAsia="標楷體" w:hAnsi="標楷體"/>
              </w:rPr>
            </w:pPr>
          </w:p>
        </w:tc>
        <w:tc>
          <w:tcPr>
            <w:tcW w:w="652" w:type="dxa"/>
            <w:tcPrChange w:id="1879" w:author="A5206572" w:date="2019-05-10T20:59:00Z">
              <w:tcPr>
                <w:tcW w:w="652" w:type="dxa"/>
              </w:tcPr>
            </w:tcPrChange>
          </w:tcPr>
          <w:p w:rsidR="0054369C" w:rsidRPr="00E96273" w:rsidRDefault="0054369C" w:rsidP="0054369C">
            <w:pPr>
              <w:rPr>
                <w:ins w:id="1880" w:author="A5206572" w:date="2019-05-10T20:56:00Z"/>
                <w:rFonts w:ascii="標楷體" w:eastAsia="標楷體" w:hAnsi="標楷體"/>
              </w:rPr>
            </w:pPr>
            <w:ins w:id="1881" w:author="A5206572" w:date="2019-05-10T20:56:00Z">
              <w:r w:rsidRPr="00E96273">
                <w:rPr>
                  <w:rFonts w:ascii="標楷體" w:eastAsia="標楷體" w:hAnsi="標楷體"/>
                  <w:noProof/>
                </w:rPr>
                <mc:AlternateContent>
                  <mc:Choice Requires="wps">
                    <w:drawing>
                      <wp:anchor distT="0" distB="0" distL="114300" distR="114300" simplePos="0" relativeHeight="251689984" behindDoc="0" locked="0" layoutInCell="1" allowOverlap="1" wp14:anchorId="419D15C6" wp14:editId="4259360E">
                        <wp:simplePos x="0" y="0"/>
                        <wp:positionH relativeFrom="column">
                          <wp:posOffset>-6985</wp:posOffset>
                        </wp:positionH>
                        <wp:positionV relativeFrom="paragraph">
                          <wp:posOffset>60325</wp:posOffset>
                        </wp:positionV>
                        <wp:extent cx="161925" cy="102870"/>
                        <wp:effectExtent l="0" t="0" r="28575" b="11430"/>
                        <wp:wrapNone/>
                        <wp:docPr id="28" name="矩形 28"/>
                        <wp:cNvGraphicFramePr/>
                        <a:graphic xmlns:a="http://schemas.openxmlformats.org/drawingml/2006/main">
                          <a:graphicData uri="http://schemas.microsoft.com/office/word/2010/wordprocessingShape">
                            <wps:wsp>
                              <wps:cNvSpPr/>
                              <wps:spPr>
                                <a:xfrm>
                                  <a:off x="0" y="0"/>
                                  <a:ext cx="161925" cy="10287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688E6" id="矩形 28" o:spid="_x0000_s1026" style="position:absolute;margin-left:-.55pt;margin-top:4.75pt;width:12.75pt;height:8.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" fillcolor="#5b9bd5" strokecolor="#41719c" strokeweight="1pt"/>
                    </w:pict>
                  </mc:Fallback>
                </mc:AlternateContent>
              </w:r>
            </w:ins>
          </w:p>
        </w:tc>
        <w:tc>
          <w:tcPr>
            <w:tcW w:w="711" w:type="dxa"/>
            <w:tcPrChange w:id="1882" w:author="A5206572" w:date="2019-05-10T20:59:00Z">
              <w:tcPr>
                <w:tcW w:w="711" w:type="dxa"/>
              </w:tcPr>
            </w:tcPrChange>
          </w:tcPr>
          <w:p w:rsidR="0054369C" w:rsidRPr="00E96273" w:rsidRDefault="0054369C" w:rsidP="0054369C">
            <w:pPr>
              <w:rPr>
                <w:ins w:id="1883" w:author="A5206572" w:date="2019-05-10T20:56:00Z"/>
                <w:rFonts w:ascii="標楷體" w:eastAsia="標楷體" w:hAnsi="標楷體"/>
              </w:rPr>
            </w:pPr>
          </w:p>
        </w:tc>
        <w:tc>
          <w:tcPr>
            <w:tcW w:w="711" w:type="dxa"/>
            <w:tcPrChange w:id="1884" w:author="A5206572" w:date="2019-05-10T20:59:00Z">
              <w:tcPr>
                <w:tcW w:w="711" w:type="dxa"/>
              </w:tcPr>
            </w:tcPrChange>
          </w:tcPr>
          <w:p w:rsidR="0054369C" w:rsidRPr="00E96273" w:rsidRDefault="0054369C" w:rsidP="0054369C">
            <w:pPr>
              <w:rPr>
                <w:ins w:id="1885" w:author="A5206572" w:date="2019-05-10T20:56:00Z"/>
                <w:rFonts w:ascii="標楷體" w:eastAsia="標楷體" w:hAnsi="標楷體"/>
              </w:rPr>
            </w:pPr>
          </w:p>
        </w:tc>
        <w:tc>
          <w:tcPr>
            <w:tcW w:w="711" w:type="dxa"/>
            <w:tcPrChange w:id="1886" w:author="A5206572" w:date="2019-05-10T20:59:00Z">
              <w:tcPr>
                <w:tcW w:w="711" w:type="dxa"/>
              </w:tcPr>
            </w:tcPrChange>
          </w:tcPr>
          <w:p w:rsidR="0054369C" w:rsidRPr="00E96273" w:rsidRDefault="0054369C" w:rsidP="0054369C">
            <w:pPr>
              <w:rPr>
                <w:ins w:id="1887" w:author="A5206572" w:date="2019-05-10T20:56:00Z"/>
                <w:rFonts w:ascii="標楷體" w:eastAsia="標楷體" w:hAnsi="標楷體"/>
              </w:rPr>
            </w:pPr>
          </w:p>
        </w:tc>
        <w:tc>
          <w:tcPr>
            <w:tcW w:w="711" w:type="dxa"/>
            <w:tcPrChange w:id="1888" w:author="A5206572" w:date="2019-05-10T20:59:00Z">
              <w:tcPr>
                <w:tcW w:w="711" w:type="dxa"/>
              </w:tcPr>
            </w:tcPrChange>
          </w:tcPr>
          <w:p w:rsidR="0054369C" w:rsidRPr="00E96273" w:rsidRDefault="0054369C" w:rsidP="0054369C">
            <w:pPr>
              <w:rPr>
                <w:ins w:id="1889" w:author="A5206572" w:date="2019-05-10T20:56:00Z"/>
                <w:rFonts w:ascii="標楷體" w:eastAsia="標楷體" w:hAnsi="標楷體"/>
              </w:rPr>
            </w:pPr>
          </w:p>
        </w:tc>
        <w:tc>
          <w:tcPr>
            <w:tcW w:w="771" w:type="dxa"/>
            <w:tcPrChange w:id="1890" w:author="A5206572" w:date="2019-05-10T20:59:00Z">
              <w:tcPr>
                <w:tcW w:w="711" w:type="dxa"/>
              </w:tcPr>
            </w:tcPrChange>
          </w:tcPr>
          <w:p w:rsidR="0054369C" w:rsidRPr="00E96273" w:rsidRDefault="0054369C" w:rsidP="0054369C">
            <w:pPr>
              <w:rPr>
                <w:ins w:id="1891" w:author="A5206572" w:date="2019-05-10T20:56:00Z"/>
                <w:rFonts w:ascii="標楷體" w:eastAsia="標楷體" w:hAnsi="標楷體"/>
              </w:rPr>
            </w:pPr>
          </w:p>
        </w:tc>
        <w:tc>
          <w:tcPr>
            <w:tcW w:w="850" w:type="dxa"/>
            <w:tcPrChange w:id="1892" w:author="A5206572" w:date="2019-05-10T20:59:00Z">
              <w:tcPr>
                <w:tcW w:w="711" w:type="dxa"/>
              </w:tcPr>
            </w:tcPrChange>
          </w:tcPr>
          <w:p w:rsidR="0054369C" w:rsidRPr="00E96273" w:rsidRDefault="0054369C" w:rsidP="0054369C">
            <w:pPr>
              <w:rPr>
                <w:ins w:id="1893" w:author="A5206572" w:date="2019-05-10T20:56:00Z"/>
                <w:rFonts w:ascii="標楷體" w:eastAsia="標楷體" w:hAnsi="標楷體"/>
              </w:rPr>
            </w:pPr>
          </w:p>
        </w:tc>
      </w:tr>
      <w:tr w:rsidR="0054369C" w:rsidRPr="00E96273" w:rsidTr="00DC3CD6">
        <w:trPr>
          <w:trHeight w:val="340"/>
          <w:ins w:id="1894" w:author="A5206572" w:date="2019-05-10T20:56:00Z"/>
          <w:trPrChange w:id="1895" w:author="A5206572" w:date="2019-05-10T20:59:00Z">
            <w:trPr>
              <w:trHeight w:val="340"/>
            </w:trPr>
          </w:trPrChange>
        </w:trPr>
        <w:tc>
          <w:tcPr>
            <w:tcW w:w="1468" w:type="dxa"/>
            <w:tcPrChange w:id="1896" w:author="A5206572" w:date="2019-05-10T20:59:00Z">
              <w:tcPr>
                <w:tcW w:w="1468" w:type="dxa"/>
              </w:tcPr>
            </w:tcPrChange>
          </w:tcPr>
          <w:p w:rsidR="0054369C" w:rsidRPr="001D63A2" w:rsidRDefault="0054369C" w:rsidP="0054369C">
            <w:pPr>
              <w:rPr>
                <w:ins w:id="1897" w:author="A5206572" w:date="2019-05-10T20:56:00Z"/>
                <w:rFonts w:ascii="標楷體" w:eastAsia="標楷體" w:hAnsi="標楷體"/>
                <w:b/>
                <w:rPrChange w:id="1898" w:author="A5206572" w:date="2019-05-10T21:04:00Z">
                  <w:rPr>
                    <w:ins w:id="1899" w:author="A5206572" w:date="2019-05-10T20:56:00Z"/>
                    <w:rFonts w:ascii="標楷體" w:eastAsia="標楷體" w:hAnsi="標楷體"/>
                  </w:rPr>
                </w:rPrChange>
              </w:rPr>
            </w:pPr>
            <w:ins w:id="1900" w:author="A5206572" w:date="2019-05-10T20:56:00Z">
              <w:r w:rsidRPr="001D63A2">
                <w:rPr>
                  <w:rFonts w:ascii="標楷體" w:eastAsia="標楷體" w:hAnsi="標楷體" w:hint="eastAsia"/>
                  <w:b/>
                  <w:rPrChange w:id="1901" w:author="A5206572" w:date="2019-05-10T21:04:00Z">
                    <w:rPr>
                      <w:rFonts w:ascii="標楷體" w:eastAsia="標楷體" w:hAnsi="標楷體" w:hint="eastAsia"/>
                    </w:rPr>
                  </w:rPrChange>
                </w:rPr>
                <w:t>簡易製作與優化第一版本</w:t>
              </w:r>
            </w:ins>
          </w:p>
        </w:tc>
        <w:tc>
          <w:tcPr>
            <w:tcW w:w="686" w:type="dxa"/>
            <w:tcPrChange w:id="1902" w:author="A5206572" w:date="2019-05-10T20:59:00Z">
              <w:tcPr>
                <w:tcW w:w="686" w:type="dxa"/>
              </w:tcPr>
            </w:tcPrChange>
          </w:tcPr>
          <w:p w:rsidR="0054369C" w:rsidRPr="00E96273" w:rsidRDefault="0054369C" w:rsidP="0054369C">
            <w:pPr>
              <w:rPr>
                <w:ins w:id="1903" w:author="A5206572" w:date="2019-05-10T20:56:00Z"/>
                <w:rFonts w:ascii="標楷體" w:eastAsia="標楷體" w:hAnsi="標楷體"/>
              </w:rPr>
            </w:pPr>
          </w:p>
        </w:tc>
        <w:tc>
          <w:tcPr>
            <w:tcW w:w="686" w:type="dxa"/>
            <w:tcPrChange w:id="1904" w:author="A5206572" w:date="2019-05-10T20:59:00Z">
              <w:tcPr>
                <w:tcW w:w="686" w:type="dxa"/>
              </w:tcPr>
            </w:tcPrChange>
          </w:tcPr>
          <w:p w:rsidR="0054369C" w:rsidRPr="00E96273" w:rsidRDefault="0054369C" w:rsidP="0054369C">
            <w:pPr>
              <w:rPr>
                <w:ins w:id="1905" w:author="A5206572" w:date="2019-05-10T20:56:00Z"/>
                <w:rFonts w:ascii="標楷體" w:eastAsia="標楷體" w:hAnsi="標楷體"/>
              </w:rPr>
            </w:pPr>
          </w:p>
        </w:tc>
        <w:tc>
          <w:tcPr>
            <w:tcW w:w="685" w:type="dxa"/>
            <w:tcPrChange w:id="1906" w:author="A5206572" w:date="2019-05-10T20:59:00Z">
              <w:tcPr>
                <w:tcW w:w="685" w:type="dxa"/>
              </w:tcPr>
            </w:tcPrChange>
          </w:tcPr>
          <w:p w:rsidR="0054369C" w:rsidRPr="00E96273" w:rsidRDefault="0054369C" w:rsidP="0054369C">
            <w:pPr>
              <w:rPr>
                <w:ins w:id="1907" w:author="A5206572" w:date="2019-05-10T20:56:00Z"/>
                <w:rFonts w:ascii="標楷體" w:eastAsia="標楷體" w:hAnsi="標楷體"/>
              </w:rPr>
            </w:pPr>
          </w:p>
        </w:tc>
        <w:tc>
          <w:tcPr>
            <w:tcW w:w="652" w:type="dxa"/>
            <w:tcPrChange w:id="1908" w:author="A5206572" w:date="2019-05-10T20:59:00Z">
              <w:tcPr>
                <w:tcW w:w="652" w:type="dxa"/>
              </w:tcPr>
            </w:tcPrChange>
          </w:tcPr>
          <w:p w:rsidR="0054369C" w:rsidRPr="00E96273" w:rsidRDefault="0054369C" w:rsidP="0054369C">
            <w:pPr>
              <w:rPr>
                <w:ins w:id="1909" w:author="A5206572" w:date="2019-05-10T20:56:00Z"/>
                <w:rFonts w:ascii="標楷體" w:eastAsia="標楷體" w:hAnsi="標楷體"/>
              </w:rPr>
            </w:pPr>
            <w:ins w:id="1910" w:author="A5206572" w:date="2019-05-10T20:56:00Z">
              <w:r w:rsidRPr="00E96273">
                <w:rPr>
                  <w:rFonts w:ascii="標楷體" w:eastAsia="標楷體" w:hAnsi="標楷體"/>
                  <w:noProof/>
                </w:rPr>
                <mc:AlternateContent>
                  <mc:Choice Requires="wps">
                    <w:drawing>
                      <wp:anchor distT="0" distB="0" distL="114300" distR="114300" simplePos="0" relativeHeight="251691008" behindDoc="0" locked="0" layoutInCell="1" allowOverlap="1" wp14:anchorId="737B8ADA" wp14:editId="658AD03E">
                        <wp:simplePos x="0" y="0"/>
                        <wp:positionH relativeFrom="column">
                          <wp:posOffset>202565</wp:posOffset>
                        </wp:positionH>
                        <wp:positionV relativeFrom="paragraph">
                          <wp:posOffset>276670</wp:posOffset>
                        </wp:positionV>
                        <wp:extent cx="581594" cy="122400"/>
                        <wp:effectExtent l="0" t="0" r="28575" b="11430"/>
                        <wp:wrapNone/>
                        <wp:docPr id="29" name="矩形 29"/>
                        <wp:cNvGraphicFramePr/>
                        <a:graphic xmlns:a="http://schemas.openxmlformats.org/drawingml/2006/main">
                          <a:graphicData uri="http://schemas.microsoft.com/office/word/2010/wordprocessingShape">
                            <wps:wsp>
                              <wps:cNvSpPr/>
                              <wps:spPr>
                                <a:xfrm>
                                  <a:off x="0" y="0"/>
                                  <a:ext cx="581594" cy="12240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7D9D6" id="矩形 29" o:spid="_x0000_s1026" style="position:absolute;margin-left:15.95pt;margin-top:21.8pt;width:45.8pt;height:9.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" fillcolor="#5b9bd5" strokecolor="#41719c" strokeweight="1pt"/>
                    </w:pict>
                  </mc:Fallback>
                </mc:AlternateContent>
              </w:r>
            </w:ins>
          </w:p>
        </w:tc>
        <w:tc>
          <w:tcPr>
            <w:tcW w:w="711" w:type="dxa"/>
            <w:tcPrChange w:id="1911" w:author="A5206572" w:date="2019-05-10T20:59:00Z">
              <w:tcPr>
                <w:tcW w:w="711" w:type="dxa"/>
              </w:tcPr>
            </w:tcPrChange>
          </w:tcPr>
          <w:p w:rsidR="0054369C" w:rsidRPr="00E96273" w:rsidRDefault="0054369C" w:rsidP="0054369C">
            <w:pPr>
              <w:rPr>
                <w:ins w:id="1912" w:author="A5206572" w:date="2019-05-10T20:56:00Z"/>
                <w:rFonts w:ascii="標楷體" w:eastAsia="標楷體" w:hAnsi="標楷體"/>
              </w:rPr>
            </w:pPr>
          </w:p>
        </w:tc>
        <w:tc>
          <w:tcPr>
            <w:tcW w:w="711" w:type="dxa"/>
            <w:tcPrChange w:id="1913" w:author="A5206572" w:date="2019-05-10T20:59:00Z">
              <w:tcPr>
                <w:tcW w:w="711" w:type="dxa"/>
              </w:tcPr>
            </w:tcPrChange>
          </w:tcPr>
          <w:p w:rsidR="0054369C" w:rsidRPr="00E96273" w:rsidRDefault="0054369C" w:rsidP="0054369C">
            <w:pPr>
              <w:rPr>
                <w:ins w:id="1914" w:author="A5206572" w:date="2019-05-10T20:56:00Z"/>
                <w:rFonts w:ascii="標楷體" w:eastAsia="標楷體" w:hAnsi="標楷體"/>
              </w:rPr>
            </w:pPr>
          </w:p>
        </w:tc>
        <w:tc>
          <w:tcPr>
            <w:tcW w:w="711" w:type="dxa"/>
            <w:tcPrChange w:id="1915" w:author="A5206572" w:date="2019-05-10T20:59:00Z">
              <w:tcPr>
                <w:tcW w:w="711" w:type="dxa"/>
              </w:tcPr>
            </w:tcPrChange>
          </w:tcPr>
          <w:p w:rsidR="0054369C" w:rsidRPr="00E96273" w:rsidRDefault="0054369C" w:rsidP="0054369C">
            <w:pPr>
              <w:rPr>
                <w:ins w:id="1916" w:author="A5206572" w:date="2019-05-10T20:56:00Z"/>
                <w:rFonts w:ascii="標楷體" w:eastAsia="標楷體" w:hAnsi="標楷體"/>
              </w:rPr>
            </w:pPr>
          </w:p>
        </w:tc>
        <w:tc>
          <w:tcPr>
            <w:tcW w:w="711" w:type="dxa"/>
            <w:tcPrChange w:id="1917" w:author="A5206572" w:date="2019-05-10T20:59:00Z">
              <w:tcPr>
                <w:tcW w:w="711" w:type="dxa"/>
              </w:tcPr>
            </w:tcPrChange>
          </w:tcPr>
          <w:p w:rsidR="0054369C" w:rsidRPr="00E96273" w:rsidRDefault="0054369C" w:rsidP="0054369C">
            <w:pPr>
              <w:rPr>
                <w:ins w:id="1918" w:author="A5206572" w:date="2019-05-10T20:56:00Z"/>
                <w:rFonts w:ascii="標楷體" w:eastAsia="標楷體" w:hAnsi="標楷體"/>
              </w:rPr>
            </w:pPr>
          </w:p>
        </w:tc>
        <w:tc>
          <w:tcPr>
            <w:tcW w:w="771" w:type="dxa"/>
            <w:tcPrChange w:id="1919" w:author="A5206572" w:date="2019-05-10T20:59:00Z">
              <w:tcPr>
                <w:tcW w:w="711" w:type="dxa"/>
              </w:tcPr>
            </w:tcPrChange>
          </w:tcPr>
          <w:p w:rsidR="0054369C" w:rsidRPr="00E96273" w:rsidRDefault="0054369C" w:rsidP="0054369C">
            <w:pPr>
              <w:rPr>
                <w:ins w:id="1920" w:author="A5206572" w:date="2019-05-10T20:56:00Z"/>
                <w:rFonts w:ascii="標楷體" w:eastAsia="標楷體" w:hAnsi="標楷體"/>
              </w:rPr>
            </w:pPr>
          </w:p>
        </w:tc>
        <w:tc>
          <w:tcPr>
            <w:tcW w:w="850" w:type="dxa"/>
            <w:tcPrChange w:id="1921" w:author="A5206572" w:date="2019-05-10T20:59:00Z">
              <w:tcPr>
                <w:tcW w:w="711" w:type="dxa"/>
              </w:tcPr>
            </w:tcPrChange>
          </w:tcPr>
          <w:p w:rsidR="0054369C" w:rsidRPr="00E96273" w:rsidRDefault="0054369C" w:rsidP="0054369C">
            <w:pPr>
              <w:rPr>
                <w:ins w:id="1922" w:author="A5206572" w:date="2019-05-10T20:56:00Z"/>
                <w:rFonts w:ascii="標楷體" w:eastAsia="標楷體" w:hAnsi="標楷體"/>
              </w:rPr>
            </w:pPr>
          </w:p>
        </w:tc>
      </w:tr>
      <w:tr w:rsidR="0054369C" w:rsidRPr="00E96273" w:rsidTr="00DC3CD6">
        <w:trPr>
          <w:trHeight w:val="340"/>
          <w:ins w:id="1923" w:author="A5206572" w:date="2019-05-10T20:56:00Z"/>
          <w:trPrChange w:id="1924" w:author="A5206572" w:date="2019-05-10T20:59:00Z">
            <w:trPr>
              <w:trHeight w:val="340"/>
            </w:trPr>
          </w:trPrChange>
        </w:trPr>
        <w:tc>
          <w:tcPr>
            <w:tcW w:w="1468" w:type="dxa"/>
            <w:tcPrChange w:id="1925" w:author="A5206572" w:date="2019-05-10T20:59:00Z">
              <w:tcPr>
                <w:tcW w:w="1468" w:type="dxa"/>
              </w:tcPr>
            </w:tcPrChange>
          </w:tcPr>
          <w:p w:rsidR="0054369C" w:rsidRPr="001D63A2" w:rsidRDefault="0054369C" w:rsidP="0054369C">
            <w:pPr>
              <w:rPr>
                <w:ins w:id="1926" w:author="A5206572" w:date="2019-05-10T20:56:00Z"/>
                <w:rFonts w:ascii="標楷體" w:eastAsia="標楷體" w:hAnsi="標楷體"/>
                <w:b/>
                <w:rPrChange w:id="1927" w:author="A5206572" w:date="2019-05-10T21:04:00Z">
                  <w:rPr>
                    <w:ins w:id="1928" w:author="A5206572" w:date="2019-05-10T20:56:00Z"/>
                    <w:rFonts w:ascii="標楷體" w:eastAsia="標楷體" w:hAnsi="標楷體"/>
                  </w:rPr>
                </w:rPrChange>
              </w:rPr>
            </w:pPr>
            <w:ins w:id="1929" w:author="A5206572" w:date="2019-05-10T20:56:00Z">
              <w:r w:rsidRPr="001D63A2">
                <w:rPr>
                  <w:rFonts w:ascii="標楷體" w:eastAsia="標楷體" w:hAnsi="標楷體" w:hint="eastAsia"/>
                  <w:b/>
                  <w:rPrChange w:id="1930" w:author="A5206572" w:date="2019-05-10T21:04:00Z">
                    <w:rPr>
                      <w:rFonts w:ascii="標楷體" w:eastAsia="標楷體" w:hAnsi="標楷體" w:hint="eastAsia"/>
                    </w:rPr>
                  </w:rPrChange>
                </w:rPr>
                <w:t>製作第二版本</w:t>
              </w:r>
            </w:ins>
          </w:p>
        </w:tc>
        <w:tc>
          <w:tcPr>
            <w:tcW w:w="686" w:type="dxa"/>
            <w:tcPrChange w:id="1931" w:author="A5206572" w:date="2019-05-10T20:59:00Z">
              <w:tcPr>
                <w:tcW w:w="686" w:type="dxa"/>
              </w:tcPr>
            </w:tcPrChange>
          </w:tcPr>
          <w:p w:rsidR="0054369C" w:rsidRPr="00E96273" w:rsidRDefault="0054369C" w:rsidP="0054369C">
            <w:pPr>
              <w:rPr>
                <w:ins w:id="1932" w:author="A5206572" w:date="2019-05-10T20:56:00Z"/>
                <w:rFonts w:ascii="標楷體" w:eastAsia="標楷體" w:hAnsi="標楷體"/>
              </w:rPr>
            </w:pPr>
          </w:p>
        </w:tc>
        <w:tc>
          <w:tcPr>
            <w:tcW w:w="686" w:type="dxa"/>
            <w:tcPrChange w:id="1933" w:author="A5206572" w:date="2019-05-10T20:59:00Z">
              <w:tcPr>
                <w:tcW w:w="686" w:type="dxa"/>
              </w:tcPr>
            </w:tcPrChange>
          </w:tcPr>
          <w:p w:rsidR="0054369C" w:rsidRPr="00E96273" w:rsidRDefault="0054369C" w:rsidP="0054369C">
            <w:pPr>
              <w:rPr>
                <w:ins w:id="1934" w:author="A5206572" w:date="2019-05-10T20:56:00Z"/>
                <w:rFonts w:ascii="標楷體" w:eastAsia="標楷體" w:hAnsi="標楷體"/>
              </w:rPr>
            </w:pPr>
          </w:p>
        </w:tc>
        <w:tc>
          <w:tcPr>
            <w:tcW w:w="685" w:type="dxa"/>
            <w:tcPrChange w:id="1935" w:author="A5206572" w:date="2019-05-10T20:59:00Z">
              <w:tcPr>
                <w:tcW w:w="685" w:type="dxa"/>
              </w:tcPr>
            </w:tcPrChange>
          </w:tcPr>
          <w:p w:rsidR="0054369C" w:rsidRPr="00E96273" w:rsidRDefault="0054369C" w:rsidP="0054369C">
            <w:pPr>
              <w:rPr>
                <w:ins w:id="1936" w:author="A5206572" w:date="2019-05-10T20:56:00Z"/>
                <w:rFonts w:ascii="標楷體" w:eastAsia="標楷體" w:hAnsi="標楷體"/>
              </w:rPr>
            </w:pPr>
          </w:p>
        </w:tc>
        <w:tc>
          <w:tcPr>
            <w:tcW w:w="652" w:type="dxa"/>
            <w:tcPrChange w:id="1937" w:author="A5206572" w:date="2019-05-10T20:59:00Z">
              <w:tcPr>
                <w:tcW w:w="652" w:type="dxa"/>
              </w:tcPr>
            </w:tcPrChange>
          </w:tcPr>
          <w:p w:rsidR="0054369C" w:rsidRPr="00E96273" w:rsidRDefault="0054369C" w:rsidP="0054369C">
            <w:pPr>
              <w:rPr>
                <w:ins w:id="1938" w:author="A5206572" w:date="2019-05-10T20:56:00Z"/>
                <w:rFonts w:ascii="標楷體" w:eastAsia="標楷體" w:hAnsi="標楷體"/>
              </w:rPr>
            </w:pPr>
          </w:p>
        </w:tc>
        <w:tc>
          <w:tcPr>
            <w:tcW w:w="711" w:type="dxa"/>
            <w:tcPrChange w:id="1939" w:author="A5206572" w:date="2019-05-10T20:59:00Z">
              <w:tcPr>
                <w:tcW w:w="711" w:type="dxa"/>
              </w:tcPr>
            </w:tcPrChange>
          </w:tcPr>
          <w:p w:rsidR="0054369C" w:rsidRPr="00E96273" w:rsidRDefault="0054369C" w:rsidP="0054369C">
            <w:pPr>
              <w:rPr>
                <w:ins w:id="1940" w:author="A5206572" w:date="2019-05-10T20:56:00Z"/>
                <w:rFonts w:ascii="標楷體" w:eastAsia="標楷體" w:hAnsi="標楷體"/>
              </w:rPr>
            </w:pPr>
            <w:ins w:id="1941" w:author="A5206572" w:date="2019-05-10T20:56:00Z">
              <w:r w:rsidRPr="00E96273">
                <w:rPr>
                  <w:rFonts w:ascii="標楷體" w:eastAsia="標楷體" w:hAnsi="標楷體"/>
                  <w:noProof/>
                </w:rPr>
                <mc:AlternateContent>
                  <mc:Choice Requires="wps">
                    <w:drawing>
                      <wp:anchor distT="0" distB="0" distL="114300" distR="114300" simplePos="0" relativeHeight="251692032" behindDoc="0" locked="0" layoutInCell="1" allowOverlap="1" wp14:anchorId="1963CEE4" wp14:editId="2504B7AD">
                        <wp:simplePos x="0" y="0"/>
                        <wp:positionH relativeFrom="column">
                          <wp:posOffset>369570</wp:posOffset>
                        </wp:positionH>
                        <wp:positionV relativeFrom="paragraph">
                          <wp:posOffset>193675</wp:posOffset>
                        </wp:positionV>
                        <wp:extent cx="666750" cy="122400"/>
                        <wp:effectExtent l="0" t="0" r="19050" b="11430"/>
                        <wp:wrapNone/>
                        <wp:docPr id="30" name="矩形 30"/>
                        <wp:cNvGraphicFramePr/>
                        <a:graphic xmlns:a="http://schemas.openxmlformats.org/drawingml/2006/main">
                          <a:graphicData uri="http://schemas.microsoft.com/office/word/2010/wordprocessingShape">
                            <wps:wsp>
                              <wps:cNvSpPr/>
                              <wps:spPr>
                                <a:xfrm>
                                  <a:off x="0" y="0"/>
                                  <a:ext cx="666750" cy="12240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414FC0" id="矩形 30" o:spid="_x0000_s1026" style="position:absolute;margin-left:29.1pt;margin-top:15.25pt;width:52.5pt;height:9.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" fillcolor="#5b9bd5" strokecolor="#41719c" strokeweight="1pt"/>
                    </w:pict>
                  </mc:Fallback>
                </mc:AlternateContent>
              </w:r>
            </w:ins>
          </w:p>
        </w:tc>
        <w:tc>
          <w:tcPr>
            <w:tcW w:w="711" w:type="dxa"/>
            <w:tcPrChange w:id="1942" w:author="A5206572" w:date="2019-05-10T20:59:00Z">
              <w:tcPr>
                <w:tcW w:w="711" w:type="dxa"/>
              </w:tcPr>
            </w:tcPrChange>
          </w:tcPr>
          <w:p w:rsidR="0054369C" w:rsidRPr="00E96273" w:rsidRDefault="0054369C" w:rsidP="0054369C">
            <w:pPr>
              <w:rPr>
                <w:ins w:id="1943" w:author="A5206572" w:date="2019-05-10T20:56:00Z"/>
                <w:rFonts w:ascii="標楷體" w:eastAsia="標楷體" w:hAnsi="標楷體"/>
              </w:rPr>
            </w:pPr>
          </w:p>
        </w:tc>
        <w:tc>
          <w:tcPr>
            <w:tcW w:w="711" w:type="dxa"/>
            <w:tcPrChange w:id="1944" w:author="A5206572" w:date="2019-05-10T20:59:00Z">
              <w:tcPr>
                <w:tcW w:w="711" w:type="dxa"/>
              </w:tcPr>
            </w:tcPrChange>
          </w:tcPr>
          <w:p w:rsidR="0054369C" w:rsidRPr="00E96273" w:rsidRDefault="0054369C" w:rsidP="0054369C">
            <w:pPr>
              <w:rPr>
                <w:ins w:id="1945" w:author="A5206572" w:date="2019-05-10T20:56:00Z"/>
                <w:rFonts w:ascii="標楷體" w:eastAsia="標楷體" w:hAnsi="標楷體"/>
              </w:rPr>
            </w:pPr>
          </w:p>
        </w:tc>
        <w:tc>
          <w:tcPr>
            <w:tcW w:w="711" w:type="dxa"/>
            <w:tcPrChange w:id="1946" w:author="A5206572" w:date="2019-05-10T20:59:00Z">
              <w:tcPr>
                <w:tcW w:w="711" w:type="dxa"/>
              </w:tcPr>
            </w:tcPrChange>
          </w:tcPr>
          <w:p w:rsidR="0054369C" w:rsidRPr="00E96273" w:rsidRDefault="0054369C" w:rsidP="0054369C">
            <w:pPr>
              <w:rPr>
                <w:ins w:id="1947" w:author="A5206572" w:date="2019-05-10T20:56:00Z"/>
                <w:rFonts w:ascii="標楷體" w:eastAsia="標楷體" w:hAnsi="標楷體"/>
              </w:rPr>
            </w:pPr>
          </w:p>
        </w:tc>
        <w:tc>
          <w:tcPr>
            <w:tcW w:w="771" w:type="dxa"/>
            <w:tcPrChange w:id="1948" w:author="A5206572" w:date="2019-05-10T20:59:00Z">
              <w:tcPr>
                <w:tcW w:w="711" w:type="dxa"/>
              </w:tcPr>
            </w:tcPrChange>
          </w:tcPr>
          <w:p w:rsidR="0054369C" w:rsidRPr="00E96273" w:rsidRDefault="0054369C" w:rsidP="0054369C">
            <w:pPr>
              <w:rPr>
                <w:ins w:id="1949" w:author="A5206572" w:date="2019-05-10T20:56:00Z"/>
                <w:rFonts w:ascii="標楷體" w:eastAsia="標楷體" w:hAnsi="標楷體"/>
              </w:rPr>
            </w:pPr>
          </w:p>
        </w:tc>
        <w:tc>
          <w:tcPr>
            <w:tcW w:w="850" w:type="dxa"/>
            <w:tcPrChange w:id="1950" w:author="A5206572" w:date="2019-05-10T20:59:00Z">
              <w:tcPr>
                <w:tcW w:w="711" w:type="dxa"/>
              </w:tcPr>
            </w:tcPrChange>
          </w:tcPr>
          <w:p w:rsidR="0054369C" w:rsidRPr="00E96273" w:rsidRDefault="0054369C" w:rsidP="0054369C">
            <w:pPr>
              <w:rPr>
                <w:ins w:id="1951" w:author="A5206572" w:date="2019-05-10T20:56:00Z"/>
                <w:rFonts w:ascii="標楷體" w:eastAsia="標楷體" w:hAnsi="標楷體"/>
              </w:rPr>
            </w:pPr>
          </w:p>
        </w:tc>
      </w:tr>
      <w:tr w:rsidR="0054369C" w:rsidRPr="00E96273" w:rsidTr="00DC3CD6">
        <w:trPr>
          <w:trHeight w:val="340"/>
          <w:ins w:id="1952" w:author="A5206572" w:date="2019-05-10T20:56:00Z"/>
          <w:trPrChange w:id="1953" w:author="A5206572" w:date="2019-05-10T20:59:00Z">
            <w:trPr>
              <w:trHeight w:val="340"/>
            </w:trPr>
          </w:trPrChange>
        </w:trPr>
        <w:tc>
          <w:tcPr>
            <w:tcW w:w="1468" w:type="dxa"/>
            <w:tcPrChange w:id="1954" w:author="A5206572" w:date="2019-05-10T20:59:00Z">
              <w:tcPr>
                <w:tcW w:w="1468" w:type="dxa"/>
              </w:tcPr>
            </w:tcPrChange>
          </w:tcPr>
          <w:p w:rsidR="0054369C" w:rsidRPr="001D63A2" w:rsidRDefault="0054369C" w:rsidP="0054369C">
            <w:pPr>
              <w:rPr>
                <w:ins w:id="1955" w:author="A5206572" w:date="2019-05-10T20:56:00Z"/>
                <w:rFonts w:ascii="標楷體" w:eastAsia="標楷體" w:hAnsi="標楷體"/>
                <w:b/>
                <w:rPrChange w:id="1956" w:author="A5206572" w:date="2019-05-10T21:04:00Z">
                  <w:rPr>
                    <w:ins w:id="1957" w:author="A5206572" w:date="2019-05-10T20:56:00Z"/>
                    <w:rFonts w:ascii="標楷體" w:eastAsia="標楷體" w:hAnsi="標楷體"/>
                  </w:rPr>
                </w:rPrChange>
              </w:rPr>
            </w:pPr>
            <w:ins w:id="1958" w:author="A5206572" w:date="2019-05-10T20:56:00Z">
              <w:r w:rsidRPr="001D63A2">
                <w:rPr>
                  <w:rFonts w:ascii="標楷體" w:eastAsia="標楷體" w:hAnsi="標楷體" w:hint="eastAsia"/>
                  <w:b/>
                  <w:rPrChange w:id="1959" w:author="A5206572" w:date="2019-05-10T21:04:00Z">
                    <w:rPr>
                      <w:rFonts w:ascii="標楷體" w:eastAsia="標楷體" w:hAnsi="標楷體" w:hint="eastAsia"/>
                    </w:rPr>
                  </w:rPrChange>
                </w:rPr>
                <w:t>第一階段測試優化與修正</w:t>
              </w:r>
            </w:ins>
          </w:p>
        </w:tc>
        <w:tc>
          <w:tcPr>
            <w:tcW w:w="686" w:type="dxa"/>
            <w:tcPrChange w:id="1960" w:author="A5206572" w:date="2019-05-10T20:59:00Z">
              <w:tcPr>
                <w:tcW w:w="686" w:type="dxa"/>
              </w:tcPr>
            </w:tcPrChange>
          </w:tcPr>
          <w:p w:rsidR="0054369C" w:rsidRPr="00E96273" w:rsidRDefault="0054369C" w:rsidP="0054369C">
            <w:pPr>
              <w:rPr>
                <w:ins w:id="1961" w:author="A5206572" w:date="2019-05-10T20:56:00Z"/>
                <w:rFonts w:ascii="標楷體" w:eastAsia="標楷體" w:hAnsi="標楷體"/>
              </w:rPr>
            </w:pPr>
          </w:p>
        </w:tc>
        <w:tc>
          <w:tcPr>
            <w:tcW w:w="686" w:type="dxa"/>
            <w:tcPrChange w:id="1962" w:author="A5206572" w:date="2019-05-10T20:59:00Z">
              <w:tcPr>
                <w:tcW w:w="686" w:type="dxa"/>
              </w:tcPr>
            </w:tcPrChange>
          </w:tcPr>
          <w:p w:rsidR="0054369C" w:rsidRPr="00E96273" w:rsidRDefault="0054369C" w:rsidP="0054369C">
            <w:pPr>
              <w:rPr>
                <w:ins w:id="1963" w:author="A5206572" w:date="2019-05-10T20:56:00Z"/>
                <w:rFonts w:ascii="標楷體" w:eastAsia="標楷體" w:hAnsi="標楷體"/>
              </w:rPr>
            </w:pPr>
          </w:p>
        </w:tc>
        <w:tc>
          <w:tcPr>
            <w:tcW w:w="685" w:type="dxa"/>
            <w:tcPrChange w:id="1964" w:author="A5206572" w:date="2019-05-10T20:59:00Z">
              <w:tcPr>
                <w:tcW w:w="685" w:type="dxa"/>
              </w:tcPr>
            </w:tcPrChange>
          </w:tcPr>
          <w:p w:rsidR="0054369C" w:rsidRPr="00E96273" w:rsidRDefault="0054369C" w:rsidP="0054369C">
            <w:pPr>
              <w:rPr>
                <w:ins w:id="1965" w:author="A5206572" w:date="2019-05-10T20:56:00Z"/>
                <w:rFonts w:ascii="標楷體" w:eastAsia="標楷體" w:hAnsi="標楷體"/>
              </w:rPr>
            </w:pPr>
          </w:p>
        </w:tc>
        <w:tc>
          <w:tcPr>
            <w:tcW w:w="652" w:type="dxa"/>
            <w:tcPrChange w:id="1966" w:author="A5206572" w:date="2019-05-10T20:59:00Z">
              <w:tcPr>
                <w:tcW w:w="652" w:type="dxa"/>
              </w:tcPr>
            </w:tcPrChange>
          </w:tcPr>
          <w:p w:rsidR="0054369C" w:rsidRPr="00E96273" w:rsidRDefault="0054369C" w:rsidP="0054369C">
            <w:pPr>
              <w:rPr>
                <w:ins w:id="1967" w:author="A5206572" w:date="2019-05-10T20:56:00Z"/>
                <w:rFonts w:ascii="標楷體" w:eastAsia="標楷體" w:hAnsi="標楷體"/>
              </w:rPr>
            </w:pPr>
          </w:p>
        </w:tc>
        <w:tc>
          <w:tcPr>
            <w:tcW w:w="711" w:type="dxa"/>
            <w:tcPrChange w:id="1968" w:author="A5206572" w:date="2019-05-10T20:59:00Z">
              <w:tcPr>
                <w:tcW w:w="711" w:type="dxa"/>
              </w:tcPr>
            </w:tcPrChange>
          </w:tcPr>
          <w:p w:rsidR="0054369C" w:rsidRPr="00E96273" w:rsidRDefault="0054369C" w:rsidP="0054369C">
            <w:pPr>
              <w:rPr>
                <w:ins w:id="1969" w:author="A5206572" w:date="2019-05-10T20:56:00Z"/>
                <w:rFonts w:ascii="標楷體" w:eastAsia="標楷體" w:hAnsi="標楷體"/>
              </w:rPr>
            </w:pPr>
          </w:p>
        </w:tc>
        <w:tc>
          <w:tcPr>
            <w:tcW w:w="711" w:type="dxa"/>
            <w:tcPrChange w:id="1970" w:author="A5206572" w:date="2019-05-10T20:59:00Z">
              <w:tcPr>
                <w:tcW w:w="711" w:type="dxa"/>
              </w:tcPr>
            </w:tcPrChange>
          </w:tcPr>
          <w:p w:rsidR="0054369C" w:rsidRPr="00E96273" w:rsidRDefault="0054369C" w:rsidP="0054369C">
            <w:pPr>
              <w:rPr>
                <w:ins w:id="1971" w:author="A5206572" w:date="2019-05-10T20:56:00Z"/>
                <w:rFonts w:ascii="標楷體" w:eastAsia="標楷體" w:hAnsi="標楷體"/>
              </w:rPr>
            </w:pPr>
          </w:p>
        </w:tc>
        <w:tc>
          <w:tcPr>
            <w:tcW w:w="711" w:type="dxa"/>
            <w:tcPrChange w:id="1972" w:author="A5206572" w:date="2019-05-10T20:59:00Z">
              <w:tcPr>
                <w:tcW w:w="711" w:type="dxa"/>
              </w:tcPr>
            </w:tcPrChange>
          </w:tcPr>
          <w:p w:rsidR="0054369C" w:rsidRPr="00E96273" w:rsidRDefault="0054369C" w:rsidP="0054369C">
            <w:pPr>
              <w:rPr>
                <w:ins w:id="1973" w:author="A5206572" w:date="2019-05-10T20:56:00Z"/>
                <w:rFonts w:ascii="標楷體" w:eastAsia="標楷體" w:hAnsi="標楷體"/>
              </w:rPr>
            </w:pPr>
            <w:ins w:id="1974" w:author="A5206572" w:date="2019-05-10T20:56:00Z">
              <w:r w:rsidRPr="00E96273">
                <w:rPr>
                  <w:rFonts w:ascii="標楷體" w:eastAsia="標楷體" w:hAnsi="標楷體"/>
                  <w:noProof/>
                </w:rPr>
                <mc:AlternateContent>
                  <mc:Choice Requires="wps">
                    <w:drawing>
                      <wp:anchor distT="0" distB="0" distL="114300" distR="114300" simplePos="0" relativeHeight="251693056" behindDoc="0" locked="0" layoutInCell="1" allowOverlap="1" wp14:anchorId="41074030" wp14:editId="4E365132">
                        <wp:simplePos x="0" y="0"/>
                        <wp:positionH relativeFrom="column">
                          <wp:posOffset>161925</wp:posOffset>
                        </wp:positionH>
                        <wp:positionV relativeFrom="paragraph">
                          <wp:posOffset>310515</wp:posOffset>
                        </wp:positionV>
                        <wp:extent cx="666750" cy="122400"/>
                        <wp:effectExtent l="0" t="0" r="19050" b="11430"/>
                        <wp:wrapNone/>
                        <wp:docPr id="31" name="矩形 31"/>
                        <wp:cNvGraphicFramePr/>
                        <a:graphic xmlns:a="http://schemas.openxmlformats.org/drawingml/2006/main">
                          <a:graphicData uri="http://schemas.microsoft.com/office/word/2010/wordprocessingShape">
                            <wps:wsp>
                              <wps:cNvSpPr/>
                              <wps:spPr>
                                <a:xfrm>
                                  <a:off x="0" y="0"/>
                                  <a:ext cx="666750" cy="12240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FFAC83" id="矩形 31" o:spid="_x0000_s1026" style="position:absolute;margin-left:12.75pt;margin-top:24.45pt;width:52.5pt;height:9.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" fillcolor="#5b9bd5" strokecolor="#41719c" strokeweight="1pt"/>
                    </w:pict>
                  </mc:Fallback>
                </mc:AlternateContent>
              </w:r>
            </w:ins>
          </w:p>
        </w:tc>
        <w:tc>
          <w:tcPr>
            <w:tcW w:w="711" w:type="dxa"/>
            <w:tcPrChange w:id="1975" w:author="A5206572" w:date="2019-05-10T20:59:00Z">
              <w:tcPr>
                <w:tcW w:w="711" w:type="dxa"/>
              </w:tcPr>
            </w:tcPrChange>
          </w:tcPr>
          <w:p w:rsidR="0054369C" w:rsidRPr="00E96273" w:rsidRDefault="0054369C" w:rsidP="0054369C">
            <w:pPr>
              <w:rPr>
                <w:ins w:id="1976" w:author="A5206572" w:date="2019-05-10T20:56:00Z"/>
                <w:rFonts w:ascii="標楷體" w:eastAsia="標楷體" w:hAnsi="標楷體"/>
              </w:rPr>
            </w:pPr>
          </w:p>
        </w:tc>
        <w:tc>
          <w:tcPr>
            <w:tcW w:w="771" w:type="dxa"/>
            <w:tcPrChange w:id="1977" w:author="A5206572" w:date="2019-05-10T20:59:00Z">
              <w:tcPr>
                <w:tcW w:w="711" w:type="dxa"/>
              </w:tcPr>
            </w:tcPrChange>
          </w:tcPr>
          <w:p w:rsidR="0054369C" w:rsidRPr="00E96273" w:rsidRDefault="0054369C" w:rsidP="0054369C">
            <w:pPr>
              <w:rPr>
                <w:ins w:id="1978" w:author="A5206572" w:date="2019-05-10T20:56:00Z"/>
                <w:rFonts w:ascii="標楷體" w:eastAsia="標楷體" w:hAnsi="標楷體"/>
              </w:rPr>
            </w:pPr>
          </w:p>
        </w:tc>
        <w:tc>
          <w:tcPr>
            <w:tcW w:w="850" w:type="dxa"/>
            <w:tcPrChange w:id="1979" w:author="A5206572" w:date="2019-05-10T20:59:00Z">
              <w:tcPr>
                <w:tcW w:w="711" w:type="dxa"/>
              </w:tcPr>
            </w:tcPrChange>
          </w:tcPr>
          <w:p w:rsidR="0054369C" w:rsidRPr="00E96273" w:rsidRDefault="0054369C" w:rsidP="0054369C">
            <w:pPr>
              <w:rPr>
                <w:ins w:id="1980" w:author="A5206572" w:date="2019-05-10T20:56:00Z"/>
                <w:rFonts w:ascii="標楷體" w:eastAsia="標楷體" w:hAnsi="標楷體"/>
              </w:rPr>
            </w:pPr>
          </w:p>
        </w:tc>
      </w:tr>
      <w:tr w:rsidR="0054369C" w:rsidRPr="00E96273" w:rsidTr="00DC3CD6">
        <w:trPr>
          <w:trHeight w:val="340"/>
          <w:ins w:id="1981" w:author="A5206572" w:date="2019-05-10T20:56:00Z"/>
          <w:trPrChange w:id="1982" w:author="A5206572" w:date="2019-05-10T20:59:00Z">
            <w:trPr>
              <w:trHeight w:val="340"/>
            </w:trPr>
          </w:trPrChange>
        </w:trPr>
        <w:tc>
          <w:tcPr>
            <w:tcW w:w="1468" w:type="dxa"/>
            <w:tcPrChange w:id="1983" w:author="A5206572" w:date="2019-05-10T20:59:00Z">
              <w:tcPr>
                <w:tcW w:w="1468" w:type="dxa"/>
              </w:tcPr>
            </w:tcPrChange>
          </w:tcPr>
          <w:p w:rsidR="0054369C" w:rsidRPr="001D63A2" w:rsidRDefault="0054369C" w:rsidP="0054369C">
            <w:pPr>
              <w:rPr>
                <w:ins w:id="1984" w:author="A5206572" w:date="2019-05-10T20:56:00Z"/>
                <w:rFonts w:ascii="標楷體" w:eastAsia="標楷體" w:hAnsi="標楷體"/>
                <w:b/>
                <w:rPrChange w:id="1985" w:author="A5206572" w:date="2019-05-10T21:04:00Z">
                  <w:rPr>
                    <w:ins w:id="1986" w:author="A5206572" w:date="2019-05-10T20:56:00Z"/>
                    <w:rFonts w:ascii="標楷體" w:eastAsia="標楷體" w:hAnsi="標楷體"/>
                  </w:rPr>
                </w:rPrChange>
              </w:rPr>
            </w:pPr>
            <w:ins w:id="1987" w:author="A5206572" w:date="2019-05-10T20:56:00Z">
              <w:r w:rsidRPr="001D63A2">
                <w:rPr>
                  <w:rFonts w:ascii="標楷體" w:eastAsia="標楷體" w:hAnsi="標楷體" w:hint="eastAsia"/>
                  <w:b/>
                  <w:rPrChange w:id="1988" w:author="A5206572" w:date="2019-05-10T21:04:00Z">
                    <w:rPr>
                      <w:rFonts w:ascii="標楷體" w:eastAsia="標楷體" w:hAnsi="標楷體" w:hint="eastAsia"/>
                    </w:rPr>
                  </w:rPrChange>
                </w:rPr>
                <w:t>第二階段測試優化與修正</w:t>
              </w:r>
            </w:ins>
          </w:p>
        </w:tc>
        <w:tc>
          <w:tcPr>
            <w:tcW w:w="686" w:type="dxa"/>
            <w:tcPrChange w:id="1989" w:author="A5206572" w:date="2019-05-10T20:59:00Z">
              <w:tcPr>
                <w:tcW w:w="686" w:type="dxa"/>
              </w:tcPr>
            </w:tcPrChange>
          </w:tcPr>
          <w:p w:rsidR="0054369C" w:rsidRPr="00E96273" w:rsidRDefault="0054369C" w:rsidP="0054369C">
            <w:pPr>
              <w:rPr>
                <w:ins w:id="1990" w:author="A5206572" w:date="2019-05-10T20:56:00Z"/>
                <w:rFonts w:ascii="標楷體" w:eastAsia="標楷體" w:hAnsi="標楷體"/>
              </w:rPr>
            </w:pPr>
          </w:p>
        </w:tc>
        <w:tc>
          <w:tcPr>
            <w:tcW w:w="686" w:type="dxa"/>
            <w:tcPrChange w:id="1991" w:author="A5206572" w:date="2019-05-10T20:59:00Z">
              <w:tcPr>
                <w:tcW w:w="686" w:type="dxa"/>
              </w:tcPr>
            </w:tcPrChange>
          </w:tcPr>
          <w:p w:rsidR="0054369C" w:rsidRPr="00E96273" w:rsidRDefault="0054369C" w:rsidP="0054369C">
            <w:pPr>
              <w:rPr>
                <w:ins w:id="1992" w:author="A5206572" w:date="2019-05-10T20:56:00Z"/>
                <w:rFonts w:ascii="標楷體" w:eastAsia="標楷體" w:hAnsi="標楷體"/>
              </w:rPr>
            </w:pPr>
          </w:p>
        </w:tc>
        <w:tc>
          <w:tcPr>
            <w:tcW w:w="685" w:type="dxa"/>
            <w:tcPrChange w:id="1993" w:author="A5206572" w:date="2019-05-10T20:59:00Z">
              <w:tcPr>
                <w:tcW w:w="685" w:type="dxa"/>
              </w:tcPr>
            </w:tcPrChange>
          </w:tcPr>
          <w:p w:rsidR="0054369C" w:rsidRPr="00E96273" w:rsidRDefault="0054369C" w:rsidP="0054369C">
            <w:pPr>
              <w:rPr>
                <w:ins w:id="1994" w:author="A5206572" w:date="2019-05-10T20:56:00Z"/>
                <w:rFonts w:ascii="標楷體" w:eastAsia="標楷體" w:hAnsi="標楷體"/>
              </w:rPr>
            </w:pPr>
          </w:p>
        </w:tc>
        <w:tc>
          <w:tcPr>
            <w:tcW w:w="652" w:type="dxa"/>
            <w:tcPrChange w:id="1995" w:author="A5206572" w:date="2019-05-10T20:59:00Z">
              <w:tcPr>
                <w:tcW w:w="652" w:type="dxa"/>
              </w:tcPr>
            </w:tcPrChange>
          </w:tcPr>
          <w:p w:rsidR="0054369C" w:rsidRPr="00E96273" w:rsidRDefault="0054369C" w:rsidP="0054369C">
            <w:pPr>
              <w:rPr>
                <w:ins w:id="1996" w:author="A5206572" w:date="2019-05-10T20:56:00Z"/>
                <w:rFonts w:ascii="標楷體" w:eastAsia="標楷體" w:hAnsi="標楷體"/>
              </w:rPr>
            </w:pPr>
          </w:p>
        </w:tc>
        <w:tc>
          <w:tcPr>
            <w:tcW w:w="711" w:type="dxa"/>
            <w:tcPrChange w:id="1997" w:author="A5206572" w:date="2019-05-10T20:59:00Z">
              <w:tcPr>
                <w:tcW w:w="711" w:type="dxa"/>
              </w:tcPr>
            </w:tcPrChange>
          </w:tcPr>
          <w:p w:rsidR="0054369C" w:rsidRPr="00E96273" w:rsidRDefault="0054369C" w:rsidP="0054369C">
            <w:pPr>
              <w:rPr>
                <w:ins w:id="1998" w:author="A5206572" w:date="2019-05-10T20:56:00Z"/>
                <w:rFonts w:ascii="標楷體" w:eastAsia="標楷體" w:hAnsi="標楷體"/>
              </w:rPr>
            </w:pPr>
          </w:p>
        </w:tc>
        <w:tc>
          <w:tcPr>
            <w:tcW w:w="711" w:type="dxa"/>
            <w:tcPrChange w:id="1999" w:author="A5206572" w:date="2019-05-10T20:59:00Z">
              <w:tcPr>
                <w:tcW w:w="711" w:type="dxa"/>
              </w:tcPr>
            </w:tcPrChange>
          </w:tcPr>
          <w:p w:rsidR="0054369C" w:rsidRPr="00E96273" w:rsidRDefault="0054369C" w:rsidP="0054369C">
            <w:pPr>
              <w:rPr>
                <w:ins w:id="2000" w:author="A5206572" w:date="2019-05-10T20:56:00Z"/>
                <w:rFonts w:ascii="標楷體" w:eastAsia="標楷體" w:hAnsi="標楷體"/>
              </w:rPr>
            </w:pPr>
          </w:p>
        </w:tc>
        <w:tc>
          <w:tcPr>
            <w:tcW w:w="711" w:type="dxa"/>
            <w:tcPrChange w:id="2001" w:author="A5206572" w:date="2019-05-10T20:59:00Z">
              <w:tcPr>
                <w:tcW w:w="711" w:type="dxa"/>
              </w:tcPr>
            </w:tcPrChange>
          </w:tcPr>
          <w:p w:rsidR="0054369C" w:rsidRPr="00E96273" w:rsidRDefault="0054369C" w:rsidP="0054369C">
            <w:pPr>
              <w:rPr>
                <w:ins w:id="2002" w:author="A5206572" w:date="2019-05-10T20:56:00Z"/>
                <w:rFonts w:ascii="標楷體" w:eastAsia="標楷體" w:hAnsi="標楷體"/>
              </w:rPr>
            </w:pPr>
          </w:p>
        </w:tc>
        <w:tc>
          <w:tcPr>
            <w:tcW w:w="711" w:type="dxa"/>
            <w:tcPrChange w:id="2003" w:author="A5206572" w:date="2019-05-10T20:59:00Z">
              <w:tcPr>
                <w:tcW w:w="711" w:type="dxa"/>
              </w:tcPr>
            </w:tcPrChange>
          </w:tcPr>
          <w:p w:rsidR="0054369C" w:rsidRPr="00E96273" w:rsidRDefault="0054369C" w:rsidP="0054369C">
            <w:pPr>
              <w:rPr>
                <w:ins w:id="2004" w:author="A5206572" w:date="2019-05-10T20:56:00Z"/>
                <w:rFonts w:ascii="標楷體" w:eastAsia="標楷體" w:hAnsi="標楷體"/>
              </w:rPr>
            </w:pPr>
          </w:p>
        </w:tc>
        <w:tc>
          <w:tcPr>
            <w:tcW w:w="771" w:type="dxa"/>
            <w:tcPrChange w:id="2005" w:author="A5206572" w:date="2019-05-10T20:59:00Z">
              <w:tcPr>
                <w:tcW w:w="711" w:type="dxa"/>
              </w:tcPr>
            </w:tcPrChange>
          </w:tcPr>
          <w:p w:rsidR="0054369C" w:rsidRPr="00E96273" w:rsidRDefault="0054369C" w:rsidP="0054369C">
            <w:pPr>
              <w:rPr>
                <w:ins w:id="2006" w:author="A5206572" w:date="2019-05-10T20:56:00Z"/>
                <w:rFonts w:ascii="標楷體" w:eastAsia="標楷體" w:hAnsi="標楷體"/>
              </w:rPr>
            </w:pPr>
            <w:ins w:id="2007" w:author="A5206572" w:date="2019-05-10T20:56:00Z">
              <w:r w:rsidRPr="00E96273">
                <w:rPr>
                  <w:rFonts w:ascii="標楷體" w:eastAsia="標楷體" w:hAnsi="標楷體"/>
                  <w:noProof/>
                </w:rPr>
                <mc:AlternateContent>
                  <mc:Choice Requires="wps">
                    <w:drawing>
                      <wp:anchor distT="0" distB="0" distL="114300" distR="114300" simplePos="0" relativeHeight="251694080" behindDoc="0" locked="0" layoutInCell="1" allowOverlap="1" wp14:anchorId="14D5CA40" wp14:editId="68BCBFFB">
                        <wp:simplePos x="0" y="0"/>
                        <wp:positionH relativeFrom="column">
                          <wp:posOffset>-76835</wp:posOffset>
                        </wp:positionH>
                        <wp:positionV relativeFrom="paragraph">
                          <wp:posOffset>304800</wp:posOffset>
                        </wp:positionV>
                        <wp:extent cx="495300" cy="122400"/>
                        <wp:effectExtent l="0" t="0" r="19050" b="11430"/>
                        <wp:wrapNone/>
                        <wp:docPr id="32" name="矩形 32"/>
                        <wp:cNvGraphicFramePr/>
                        <a:graphic xmlns:a="http://schemas.openxmlformats.org/drawingml/2006/main">
                          <a:graphicData uri="http://schemas.microsoft.com/office/word/2010/wordprocessingShape">
                            <wps:wsp>
                              <wps:cNvSpPr/>
                              <wps:spPr>
                                <a:xfrm>
                                  <a:off x="0" y="0"/>
                                  <a:ext cx="495300" cy="12240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79BCF" id="矩形 32" o:spid="_x0000_s1026" style="position:absolute;margin-left:-6.05pt;margin-top:24pt;width:39pt;height:9.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" fillcolor="#5b9bd5" strokecolor="#41719c" strokeweight="1pt"/>
                    </w:pict>
                  </mc:Fallback>
                </mc:AlternateContent>
              </w:r>
            </w:ins>
          </w:p>
        </w:tc>
        <w:tc>
          <w:tcPr>
            <w:tcW w:w="850" w:type="dxa"/>
            <w:tcPrChange w:id="2008" w:author="A5206572" w:date="2019-05-10T20:59:00Z">
              <w:tcPr>
                <w:tcW w:w="711" w:type="dxa"/>
              </w:tcPr>
            </w:tcPrChange>
          </w:tcPr>
          <w:p w:rsidR="0054369C" w:rsidRPr="00E96273" w:rsidRDefault="0054369C" w:rsidP="0054369C">
            <w:pPr>
              <w:rPr>
                <w:ins w:id="2009" w:author="A5206572" w:date="2019-05-10T20:56:00Z"/>
                <w:rFonts w:ascii="標楷體" w:eastAsia="標楷體" w:hAnsi="標楷體"/>
              </w:rPr>
            </w:pPr>
          </w:p>
        </w:tc>
      </w:tr>
      <w:tr w:rsidR="0054369C" w:rsidRPr="00E96273" w:rsidTr="00DC3CD6">
        <w:trPr>
          <w:trHeight w:val="340"/>
          <w:ins w:id="2010" w:author="A5206572" w:date="2019-05-10T20:56:00Z"/>
          <w:trPrChange w:id="2011" w:author="A5206572" w:date="2019-05-10T20:59:00Z">
            <w:trPr>
              <w:trHeight w:val="340"/>
            </w:trPr>
          </w:trPrChange>
        </w:trPr>
        <w:tc>
          <w:tcPr>
            <w:tcW w:w="1468" w:type="dxa"/>
            <w:tcPrChange w:id="2012" w:author="A5206572" w:date="2019-05-10T20:59:00Z">
              <w:tcPr>
                <w:tcW w:w="1468" w:type="dxa"/>
              </w:tcPr>
            </w:tcPrChange>
          </w:tcPr>
          <w:p w:rsidR="0054369C" w:rsidRPr="001D63A2" w:rsidRDefault="0054369C" w:rsidP="0054369C">
            <w:pPr>
              <w:rPr>
                <w:ins w:id="2013" w:author="A5206572" w:date="2019-05-10T20:56:00Z"/>
                <w:rFonts w:ascii="標楷體" w:eastAsia="標楷體" w:hAnsi="標楷體"/>
                <w:b/>
                <w:rPrChange w:id="2014" w:author="A5206572" w:date="2019-05-10T21:04:00Z">
                  <w:rPr>
                    <w:ins w:id="2015" w:author="A5206572" w:date="2019-05-10T20:56:00Z"/>
                    <w:rFonts w:ascii="標楷體" w:eastAsia="標楷體" w:hAnsi="標楷體"/>
                  </w:rPr>
                </w:rPrChange>
              </w:rPr>
            </w:pPr>
            <w:ins w:id="2016" w:author="A5206572" w:date="2019-05-10T20:56:00Z">
              <w:r w:rsidRPr="001D63A2">
                <w:rPr>
                  <w:rFonts w:ascii="標楷體" w:eastAsia="標楷體" w:hAnsi="標楷體" w:hint="eastAsia"/>
                  <w:b/>
                  <w:rPrChange w:id="2017" w:author="A5206572" w:date="2019-05-10T21:04:00Z">
                    <w:rPr>
                      <w:rFonts w:ascii="標楷體" w:eastAsia="標楷體" w:hAnsi="標楷體" w:hint="eastAsia"/>
                    </w:rPr>
                  </w:rPrChange>
                </w:rPr>
                <w:t>完成專題</w:t>
              </w:r>
            </w:ins>
          </w:p>
        </w:tc>
        <w:tc>
          <w:tcPr>
            <w:tcW w:w="686" w:type="dxa"/>
            <w:tcPrChange w:id="2018" w:author="A5206572" w:date="2019-05-10T20:59:00Z">
              <w:tcPr>
                <w:tcW w:w="686" w:type="dxa"/>
              </w:tcPr>
            </w:tcPrChange>
          </w:tcPr>
          <w:p w:rsidR="0054369C" w:rsidRPr="00E96273" w:rsidRDefault="0054369C" w:rsidP="0054369C">
            <w:pPr>
              <w:rPr>
                <w:ins w:id="2019" w:author="A5206572" w:date="2019-05-10T20:56:00Z"/>
                <w:rFonts w:ascii="標楷體" w:eastAsia="標楷體" w:hAnsi="標楷體"/>
              </w:rPr>
            </w:pPr>
          </w:p>
        </w:tc>
        <w:tc>
          <w:tcPr>
            <w:tcW w:w="686" w:type="dxa"/>
            <w:tcPrChange w:id="2020" w:author="A5206572" w:date="2019-05-10T20:59:00Z">
              <w:tcPr>
                <w:tcW w:w="686" w:type="dxa"/>
              </w:tcPr>
            </w:tcPrChange>
          </w:tcPr>
          <w:p w:rsidR="0054369C" w:rsidRPr="00E96273" w:rsidRDefault="0054369C" w:rsidP="0054369C">
            <w:pPr>
              <w:rPr>
                <w:ins w:id="2021" w:author="A5206572" w:date="2019-05-10T20:56:00Z"/>
                <w:rFonts w:ascii="標楷體" w:eastAsia="標楷體" w:hAnsi="標楷體"/>
              </w:rPr>
            </w:pPr>
          </w:p>
        </w:tc>
        <w:tc>
          <w:tcPr>
            <w:tcW w:w="685" w:type="dxa"/>
            <w:tcPrChange w:id="2022" w:author="A5206572" w:date="2019-05-10T20:59:00Z">
              <w:tcPr>
                <w:tcW w:w="685" w:type="dxa"/>
              </w:tcPr>
            </w:tcPrChange>
          </w:tcPr>
          <w:p w:rsidR="0054369C" w:rsidRPr="00E96273" w:rsidRDefault="0054369C" w:rsidP="0054369C">
            <w:pPr>
              <w:rPr>
                <w:ins w:id="2023" w:author="A5206572" w:date="2019-05-10T20:56:00Z"/>
                <w:rFonts w:ascii="標楷體" w:eastAsia="標楷體" w:hAnsi="標楷體"/>
              </w:rPr>
            </w:pPr>
          </w:p>
        </w:tc>
        <w:tc>
          <w:tcPr>
            <w:tcW w:w="652" w:type="dxa"/>
            <w:tcPrChange w:id="2024" w:author="A5206572" w:date="2019-05-10T20:59:00Z">
              <w:tcPr>
                <w:tcW w:w="652" w:type="dxa"/>
              </w:tcPr>
            </w:tcPrChange>
          </w:tcPr>
          <w:p w:rsidR="0054369C" w:rsidRPr="00E96273" w:rsidRDefault="0054369C" w:rsidP="0054369C">
            <w:pPr>
              <w:rPr>
                <w:ins w:id="2025" w:author="A5206572" w:date="2019-05-10T20:56:00Z"/>
                <w:rFonts w:ascii="標楷體" w:eastAsia="標楷體" w:hAnsi="標楷體"/>
              </w:rPr>
            </w:pPr>
          </w:p>
        </w:tc>
        <w:tc>
          <w:tcPr>
            <w:tcW w:w="711" w:type="dxa"/>
            <w:tcPrChange w:id="2026" w:author="A5206572" w:date="2019-05-10T20:59:00Z">
              <w:tcPr>
                <w:tcW w:w="711" w:type="dxa"/>
              </w:tcPr>
            </w:tcPrChange>
          </w:tcPr>
          <w:p w:rsidR="0054369C" w:rsidRPr="00E96273" w:rsidRDefault="0054369C" w:rsidP="0054369C">
            <w:pPr>
              <w:rPr>
                <w:ins w:id="2027" w:author="A5206572" w:date="2019-05-10T20:56:00Z"/>
                <w:rFonts w:ascii="標楷體" w:eastAsia="標楷體" w:hAnsi="標楷體"/>
              </w:rPr>
            </w:pPr>
          </w:p>
        </w:tc>
        <w:tc>
          <w:tcPr>
            <w:tcW w:w="711" w:type="dxa"/>
            <w:tcPrChange w:id="2028" w:author="A5206572" w:date="2019-05-10T20:59:00Z">
              <w:tcPr>
                <w:tcW w:w="711" w:type="dxa"/>
              </w:tcPr>
            </w:tcPrChange>
          </w:tcPr>
          <w:p w:rsidR="0054369C" w:rsidRPr="00E96273" w:rsidRDefault="0054369C" w:rsidP="0054369C">
            <w:pPr>
              <w:rPr>
                <w:ins w:id="2029" w:author="A5206572" w:date="2019-05-10T20:56:00Z"/>
                <w:rFonts w:ascii="標楷體" w:eastAsia="標楷體" w:hAnsi="標楷體"/>
              </w:rPr>
            </w:pPr>
          </w:p>
        </w:tc>
        <w:tc>
          <w:tcPr>
            <w:tcW w:w="711" w:type="dxa"/>
            <w:tcPrChange w:id="2030" w:author="A5206572" w:date="2019-05-10T20:59:00Z">
              <w:tcPr>
                <w:tcW w:w="711" w:type="dxa"/>
              </w:tcPr>
            </w:tcPrChange>
          </w:tcPr>
          <w:p w:rsidR="0054369C" w:rsidRPr="00E96273" w:rsidRDefault="0054369C" w:rsidP="0054369C">
            <w:pPr>
              <w:rPr>
                <w:ins w:id="2031" w:author="A5206572" w:date="2019-05-10T20:56:00Z"/>
                <w:rFonts w:ascii="標楷體" w:eastAsia="標楷體" w:hAnsi="標楷體"/>
              </w:rPr>
            </w:pPr>
          </w:p>
        </w:tc>
        <w:tc>
          <w:tcPr>
            <w:tcW w:w="711" w:type="dxa"/>
            <w:tcPrChange w:id="2032" w:author="A5206572" w:date="2019-05-10T20:59:00Z">
              <w:tcPr>
                <w:tcW w:w="711" w:type="dxa"/>
              </w:tcPr>
            </w:tcPrChange>
          </w:tcPr>
          <w:p w:rsidR="0054369C" w:rsidRPr="00E96273" w:rsidRDefault="0054369C" w:rsidP="0054369C">
            <w:pPr>
              <w:rPr>
                <w:ins w:id="2033" w:author="A5206572" w:date="2019-05-10T20:56:00Z"/>
                <w:rFonts w:ascii="標楷體" w:eastAsia="標楷體" w:hAnsi="標楷體"/>
              </w:rPr>
            </w:pPr>
          </w:p>
        </w:tc>
        <w:tc>
          <w:tcPr>
            <w:tcW w:w="771" w:type="dxa"/>
            <w:tcPrChange w:id="2034" w:author="A5206572" w:date="2019-05-10T20:59:00Z">
              <w:tcPr>
                <w:tcW w:w="711" w:type="dxa"/>
              </w:tcPr>
            </w:tcPrChange>
          </w:tcPr>
          <w:p w:rsidR="0054369C" w:rsidRPr="00E96273" w:rsidRDefault="0054369C" w:rsidP="0054369C">
            <w:pPr>
              <w:rPr>
                <w:ins w:id="2035" w:author="A5206572" w:date="2019-05-10T20:56:00Z"/>
                <w:rFonts w:ascii="標楷體" w:eastAsia="標楷體" w:hAnsi="標楷體"/>
              </w:rPr>
            </w:pPr>
          </w:p>
        </w:tc>
        <w:tc>
          <w:tcPr>
            <w:tcW w:w="850" w:type="dxa"/>
            <w:tcPrChange w:id="2036" w:author="A5206572" w:date="2019-05-10T20:59:00Z">
              <w:tcPr>
                <w:tcW w:w="711" w:type="dxa"/>
              </w:tcPr>
            </w:tcPrChange>
          </w:tcPr>
          <w:p w:rsidR="0054369C" w:rsidRPr="00E96273" w:rsidRDefault="00DC3CD6" w:rsidP="0054369C">
            <w:pPr>
              <w:rPr>
                <w:ins w:id="2037" w:author="A5206572" w:date="2019-05-10T20:56:00Z"/>
                <w:rFonts w:ascii="標楷體" w:eastAsia="標楷體" w:hAnsi="標楷體"/>
              </w:rPr>
            </w:pPr>
            <w:ins w:id="2038" w:author="A5206572" w:date="2019-05-10T20:56:00Z">
              <w:r w:rsidRPr="00E96273">
                <w:rPr>
                  <w:rFonts w:ascii="標楷體" w:eastAsia="標楷體" w:hAnsi="標楷體"/>
                  <w:noProof/>
                </w:rPr>
                <mc:AlternateContent>
                  <mc:Choice Requires="wps">
                    <w:drawing>
                      <wp:anchor distT="0" distB="0" distL="114300" distR="114300" simplePos="0" relativeHeight="251695104" behindDoc="0" locked="0" layoutInCell="1" allowOverlap="1" wp14:anchorId="2C1DEC02" wp14:editId="12F3CAD1">
                        <wp:simplePos x="0" y="0"/>
                        <wp:positionH relativeFrom="column">
                          <wp:posOffset>-71120</wp:posOffset>
                        </wp:positionH>
                        <wp:positionV relativeFrom="paragraph">
                          <wp:posOffset>50800</wp:posOffset>
                        </wp:positionV>
                        <wp:extent cx="273050" cy="121920"/>
                        <wp:effectExtent l="0" t="0" r="12700" b="11430"/>
                        <wp:wrapNone/>
                        <wp:docPr id="33" name="矩形 33"/>
                        <wp:cNvGraphicFramePr/>
                        <a:graphic xmlns:a="http://schemas.openxmlformats.org/drawingml/2006/main">
                          <a:graphicData uri="http://schemas.microsoft.com/office/word/2010/wordprocessingShape">
                            <wps:wsp>
                              <wps:cNvSpPr/>
                              <wps:spPr>
                                <a:xfrm>
                                  <a:off x="0" y="0"/>
                                  <a:ext cx="273050" cy="12192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8B691" id="矩形 33" o:spid="_x0000_s1026" style="position:absolute;margin-left:-5.6pt;margin-top:4pt;width:21.5pt;height:9.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" fillcolor="#5b9bd5" strokecolor="#41719c" strokeweight="1pt"/>
                    </w:pict>
                  </mc:Fallback>
                </mc:AlternateContent>
              </w:r>
            </w:ins>
          </w:p>
        </w:tc>
      </w:tr>
      <w:tr w:rsidR="0054369C" w:rsidRPr="00E96273" w:rsidTr="00DC3CD6">
        <w:trPr>
          <w:trHeight w:val="340"/>
          <w:ins w:id="2039" w:author="A5206572" w:date="2019-05-10T20:56:00Z"/>
          <w:trPrChange w:id="2040" w:author="A5206572" w:date="2019-05-10T20:59:00Z">
            <w:trPr>
              <w:trHeight w:val="340"/>
            </w:trPr>
          </w:trPrChange>
        </w:trPr>
        <w:tc>
          <w:tcPr>
            <w:tcW w:w="1468" w:type="dxa"/>
            <w:tcPrChange w:id="2041" w:author="A5206572" w:date="2019-05-10T20:59:00Z">
              <w:tcPr>
                <w:tcW w:w="1468" w:type="dxa"/>
              </w:tcPr>
            </w:tcPrChange>
          </w:tcPr>
          <w:p w:rsidR="0054369C" w:rsidRPr="001D63A2" w:rsidRDefault="0054369C" w:rsidP="0054369C">
            <w:pPr>
              <w:rPr>
                <w:ins w:id="2042" w:author="A5206572" w:date="2019-05-10T20:56:00Z"/>
                <w:rFonts w:ascii="標楷體" w:eastAsia="標楷體" w:hAnsi="標楷體"/>
                <w:b/>
                <w:rPrChange w:id="2043" w:author="A5206572" w:date="2019-05-10T21:04:00Z">
                  <w:rPr>
                    <w:ins w:id="2044" w:author="A5206572" w:date="2019-05-10T20:56:00Z"/>
                    <w:rFonts w:ascii="標楷體" w:eastAsia="標楷體" w:hAnsi="標楷體"/>
                  </w:rPr>
                </w:rPrChange>
              </w:rPr>
            </w:pPr>
            <w:ins w:id="2045" w:author="A5206572" w:date="2019-05-10T20:56:00Z">
              <w:r w:rsidRPr="001D63A2">
                <w:rPr>
                  <w:rFonts w:ascii="標楷體" w:eastAsia="標楷體" w:hAnsi="標楷體" w:hint="eastAsia"/>
                  <w:b/>
                  <w:rPrChange w:id="2046" w:author="A5206572" w:date="2019-05-10T21:04:00Z">
                    <w:rPr>
                      <w:rFonts w:ascii="標楷體" w:eastAsia="標楷體" w:hAnsi="標楷體" w:hint="eastAsia"/>
                    </w:rPr>
                  </w:rPrChange>
                </w:rPr>
                <w:t>準備論文</w:t>
              </w:r>
            </w:ins>
          </w:p>
        </w:tc>
        <w:tc>
          <w:tcPr>
            <w:tcW w:w="686" w:type="dxa"/>
            <w:tcPrChange w:id="2047" w:author="A5206572" w:date="2019-05-10T20:59:00Z">
              <w:tcPr>
                <w:tcW w:w="686" w:type="dxa"/>
              </w:tcPr>
            </w:tcPrChange>
          </w:tcPr>
          <w:p w:rsidR="0054369C" w:rsidRPr="00E96273" w:rsidRDefault="0054369C" w:rsidP="0054369C">
            <w:pPr>
              <w:rPr>
                <w:ins w:id="2048" w:author="A5206572" w:date="2019-05-10T20:56:00Z"/>
                <w:rFonts w:ascii="標楷體" w:eastAsia="標楷體" w:hAnsi="標楷體"/>
              </w:rPr>
            </w:pPr>
          </w:p>
        </w:tc>
        <w:tc>
          <w:tcPr>
            <w:tcW w:w="686" w:type="dxa"/>
            <w:tcPrChange w:id="2049" w:author="A5206572" w:date="2019-05-10T20:59:00Z">
              <w:tcPr>
                <w:tcW w:w="686" w:type="dxa"/>
              </w:tcPr>
            </w:tcPrChange>
          </w:tcPr>
          <w:p w:rsidR="0054369C" w:rsidRPr="00E96273" w:rsidRDefault="0054369C" w:rsidP="0054369C">
            <w:pPr>
              <w:rPr>
                <w:ins w:id="2050" w:author="A5206572" w:date="2019-05-10T20:56:00Z"/>
                <w:rFonts w:ascii="標楷體" w:eastAsia="標楷體" w:hAnsi="標楷體"/>
              </w:rPr>
            </w:pPr>
          </w:p>
        </w:tc>
        <w:tc>
          <w:tcPr>
            <w:tcW w:w="685" w:type="dxa"/>
            <w:tcPrChange w:id="2051" w:author="A5206572" w:date="2019-05-10T20:59:00Z">
              <w:tcPr>
                <w:tcW w:w="685" w:type="dxa"/>
              </w:tcPr>
            </w:tcPrChange>
          </w:tcPr>
          <w:p w:rsidR="0054369C" w:rsidRPr="00E96273" w:rsidRDefault="0054369C" w:rsidP="0054369C">
            <w:pPr>
              <w:rPr>
                <w:ins w:id="2052" w:author="A5206572" w:date="2019-05-10T20:56:00Z"/>
                <w:rFonts w:ascii="標楷體" w:eastAsia="標楷體" w:hAnsi="標楷體"/>
              </w:rPr>
            </w:pPr>
          </w:p>
        </w:tc>
        <w:tc>
          <w:tcPr>
            <w:tcW w:w="652" w:type="dxa"/>
            <w:tcPrChange w:id="2053" w:author="A5206572" w:date="2019-05-10T20:59:00Z">
              <w:tcPr>
                <w:tcW w:w="652" w:type="dxa"/>
              </w:tcPr>
            </w:tcPrChange>
          </w:tcPr>
          <w:p w:rsidR="0054369C" w:rsidRPr="00E96273" w:rsidRDefault="0054369C" w:rsidP="0054369C">
            <w:pPr>
              <w:rPr>
                <w:ins w:id="2054" w:author="A5206572" w:date="2019-05-10T20:56:00Z"/>
                <w:rFonts w:ascii="標楷體" w:eastAsia="標楷體" w:hAnsi="標楷體"/>
              </w:rPr>
            </w:pPr>
          </w:p>
        </w:tc>
        <w:tc>
          <w:tcPr>
            <w:tcW w:w="711" w:type="dxa"/>
            <w:tcPrChange w:id="2055" w:author="A5206572" w:date="2019-05-10T20:59:00Z">
              <w:tcPr>
                <w:tcW w:w="711" w:type="dxa"/>
              </w:tcPr>
            </w:tcPrChange>
          </w:tcPr>
          <w:p w:rsidR="0054369C" w:rsidRPr="00E96273" w:rsidRDefault="0054369C" w:rsidP="0054369C">
            <w:pPr>
              <w:rPr>
                <w:ins w:id="2056" w:author="A5206572" w:date="2019-05-10T20:56:00Z"/>
                <w:rFonts w:ascii="標楷體" w:eastAsia="標楷體" w:hAnsi="標楷體"/>
              </w:rPr>
            </w:pPr>
          </w:p>
        </w:tc>
        <w:tc>
          <w:tcPr>
            <w:tcW w:w="711" w:type="dxa"/>
            <w:tcPrChange w:id="2057" w:author="A5206572" w:date="2019-05-10T20:59:00Z">
              <w:tcPr>
                <w:tcW w:w="711" w:type="dxa"/>
              </w:tcPr>
            </w:tcPrChange>
          </w:tcPr>
          <w:p w:rsidR="0054369C" w:rsidRPr="00E96273" w:rsidRDefault="0054369C" w:rsidP="0054369C">
            <w:pPr>
              <w:rPr>
                <w:ins w:id="2058" w:author="A5206572" w:date="2019-05-10T20:56:00Z"/>
                <w:rFonts w:ascii="標楷體" w:eastAsia="標楷體" w:hAnsi="標楷體"/>
              </w:rPr>
            </w:pPr>
          </w:p>
        </w:tc>
        <w:tc>
          <w:tcPr>
            <w:tcW w:w="711" w:type="dxa"/>
            <w:tcPrChange w:id="2059" w:author="A5206572" w:date="2019-05-10T20:59:00Z">
              <w:tcPr>
                <w:tcW w:w="711" w:type="dxa"/>
              </w:tcPr>
            </w:tcPrChange>
          </w:tcPr>
          <w:p w:rsidR="0054369C" w:rsidRPr="00E96273" w:rsidRDefault="0054369C" w:rsidP="0054369C">
            <w:pPr>
              <w:rPr>
                <w:ins w:id="2060" w:author="A5206572" w:date="2019-05-10T20:56:00Z"/>
                <w:rFonts w:ascii="標楷體" w:eastAsia="標楷體" w:hAnsi="標楷體"/>
              </w:rPr>
            </w:pPr>
          </w:p>
        </w:tc>
        <w:tc>
          <w:tcPr>
            <w:tcW w:w="711" w:type="dxa"/>
            <w:tcPrChange w:id="2061" w:author="A5206572" w:date="2019-05-10T20:59:00Z">
              <w:tcPr>
                <w:tcW w:w="711" w:type="dxa"/>
              </w:tcPr>
            </w:tcPrChange>
          </w:tcPr>
          <w:p w:rsidR="0054369C" w:rsidRPr="00E96273" w:rsidRDefault="0054369C" w:rsidP="0054369C">
            <w:pPr>
              <w:rPr>
                <w:ins w:id="2062" w:author="A5206572" w:date="2019-05-10T20:56:00Z"/>
                <w:rFonts w:ascii="標楷體" w:eastAsia="標楷體" w:hAnsi="標楷體"/>
              </w:rPr>
            </w:pPr>
          </w:p>
        </w:tc>
        <w:tc>
          <w:tcPr>
            <w:tcW w:w="771" w:type="dxa"/>
            <w:tcPrChange w:id="2063" w:author="A5206572" w:date="2019-05-10T20:59:00Z">
              <w:tcPr>
                <w:tcW w:w="711" w:type="dxa"/>
              </w:tcPr>
            </w:tcPrChange>
          </w:tcPr>
          <w:p w:rsidR="0054369C" w:rsidRPr="00E96273" w:rsidRDefault="0054369C" w:rsidP="0054369C">
            <w:pPr>
              <w:rPr>
                <w:ins w:id="2064" w:author="A5206572" w:date="2019-05-10T20:56:00Z"/>
                <w:rFonts w:ascii="標楷體" w:eastAsia="標楷體" w:hAnsi="標楷體"/>
              </w:rPr>
            </w:pPr>
          </w:p>
        </w:tc>
        <w:tc>
          <w:tcPr>
            <w:tcW w:w="850" w:type="dxa"/>
            <w:tcPrChange w:id="2065" w:author="A5206572" w:date="2019-05-10T20:59:00Z">
              <w:tcPr>
                <w:tcW w:w="711" w:type="dxa"/>
              </w:tcPr>
            </w:tcPrChange>
          </w:tcPr>
          <w:p w:rsidR="0054369C" w:rsidRPr="00E96273" w:rsidRDefault="0054369C" w:rsidP="0054369C">
            <w:pPr>
              <w:rPr>
                <w:ins w:id="2066" w:author="A5206572" w:date="2019-05-10T20:56:00Z"/>
                <w:rFonts w:ascii="標楷體" w:eastAsia="標楷體" w:hAnsi="標楷體"/>
              </w:rPr>
            </w:pPr>
            <w:ins w:id="2067" w:author="A5206572" w:date="2019-05-10T20:56:00Z">
              <w:r w:rsidRPr="00E96273">
                <w:rPr>
                  <w:rFonts w:ascii="標楷體" w:eastAsia="標楷體" w:hAnsi="標楷體"/>
                  <w:noProof/>
                </w:rPr>
                <mc:AlternateContent>
                  <mc:Choice Requires="wps">
                    <w:drawing>
                      <wp:anchor distT="0" distB="0" distL="114300" distR="114300" simplePos="0" relativeHeight="251696128" behindDoc="0" locked="0" layoutInCell="1" allowOverlap="1" wp14:anchorId="2DB86F58" wp14:editId="17945E62">
                        <wp:simplePos x="0" y="0"/>
                        <wp:positionH relativeFrom="column">
                          <wp:posOffset>201930</wp:posOffset>
                        </wp:positionH>
                        <wp:positionV relativeFrom="paragraph">
                          <wp:posOffset>44450</wp:posOffset>
                        </wp:positionV>
                        <wp:extent cx="260350" cy="121920"/>
                        <wp:effectExtent l="0" t="0" r="25400" b="11430"/>
                        <wp:wrapNone/>
                        <wp:docPr id="34" name="矩形 34"/>
                        <wp:cNvGraphicFramePr/>
                        <a:graphic xmlns:a="http://schemas.openxmlformats.org/drawingml/2006/main">
                          <a:graphicData uri="http://schemas.microsoft.com/office/word/2010/wordprocessingShape">
                            <wps:wsp>
                              <wps:cNvSpPr/>
                              <wps:spPr>
                                <a:xfrm>
                                  <a:off x="0" y="0"/>
                                  <a:ext cx="260350" cy="12192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0F17DF" id="矩形 34" o:spid="_x0000_s1026" style="position:absolute;margin-left:15.9pt;margin-top:3.5pt;width:20.5pt;height:9.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" fillcolor="#5b9bd5" strokecolor="#41719c" strokeweight="1pt"/>
                    </w:pict>
                  </mc:Fallback>
                </mc:AlternateContent>
              </w:r>
            </w:ins>
          </w:p>
        </w:tc>
      </w:tr>
    </w:tbl>
    <w:p w:rsidR="0054369C" w:rsidRDefault="0054369C" w:rsidP="00674893">
      <w:pPr>
        <w:pStyle w:val="aff2"/>
        <w:rPr>
          <w:ins w:id="2068" w:author="A5206572" w:date="2019-05-10T23:42:00Z"/>
        </w:rPr>
      </w:pPr>
      <w:bookmarkStart w:id="2069" w:name="_Toc8421227"/>
      <w:ins w:id="2070" w:author="A5206572" w:date="2019-05-10T20:56:00Z">
        <w:r w:rsidRPr="005E7187">
          <w:rPr>
            <w:rFonts w:hint="eastAsia"/>
          </w:rPr>
          <w:t>表</w:t>
        </w:r>
        <w:r w:rsidRPr="00441B19">
          <w:t>6.1</w:t>
        </w:r>
        <w:r w:rsidRPr="00441B19">
          <w:rPr>
            <w:rFonts w:hint="eastAsia"/>
          </w:rPr>
          <w:t>執行進度甘特圖</w:t>
        </w:r>
      </w:ins>
      <w:bookmarkEnd w:id="2069"/>
    </w:p>
    <w:p w:rsidR="0007188B" w:rsidRPr="0007188B" w:rsidRDefault="00052607" w:rsidP="0007188B">
      <w:pPr>
        <w:pStyle w:val="af1"/>
        <w:rPr>
          <w:rPrChange w:id="2071" w:author="A5206572" w:date="2019-05-11T16:43:00Z">
            <w:rPr>
              <w:rFonts w:asciiTheme="minorHAnsi" w:eastAsiaTheme="minorEastAsia" w:hAnsiTheme="minorHAnsi" w:cstheme="minorBidi"/>
              <w:b w:val="0"/>
              <w:noProof/>
              <w:sz w:val="24"/>
              <w:szCs w:val="22"/>
            </w:rPr>
          </w:rPrChange>
        </w:rPr>
        <w:pPrChange w:id="2072" w:author="A5206572" w:date="2019-05-11T16:43:00Z">
          <w:pPr>
            <w:pStyle w:val="af1"/>
            <w:spacing w:beforeLines="0" w:before="0" w:afterLines="0" w:after="0"/>
            <w:jc w:val="both"/>
          </w:pPr>
        </w:pPrChange>
      </w:pPr>
      <w:bookmarkStart w:id="2073" w:name="_Toc8484194"/>
      <w:ins w:id="2074" w:author="A5206572" w:date="2019-05-11T16:19:00Z">
        <w:r w:rsidRPr="0007188B">
          <w:rPr>
            <w:rFonts w:hint="eastAsia"/>
            <w:rPrChange w:id="2075" w:author="A5206572" w:date="2019-05-11T16:43:00Z">
              <w:rPr>
                <w:rFonts w:hint="eastAsia"/>
              </w:rPr>
            </w:rPrChange>
          </w:rPr>
          <w:lastRenderedPageBreak/>
          <w:t>參考文獻</w:t>
        </w:r>
      </w:ins>
      <w:bookmarkEnd w:id="2073"/>
      <w:ins w:id="2076" w:author="A5206572" w:date="2019-05-11T15:45:00Z">
        <w:r w:rsidR="00351980" w:rsidRPr="0007188B">
          <w:rPr>
            <w:rPrChange w:id="2077" w:author="A5206572" w:date="2019-05-11T16:43:00Z">
              <w:rPr/>
            </w:rPrChange>
          </w:rPr>
          <w:fldChar w:fldCharType="begin"/>
        </w:r>
        <w:r w:rsidR="00351980" w:rsidRPr="0007188B">
          <w:rPr>
            <w:rPrChange w:id="2078" w:author="A5206572" w:date="2019-05-11T16:43:00Z">
              <w:rPr/>
            </w:rPrChange>
          </w:rPr>
          <w:instrText xml:space="preserve"> </w:instrText>
        </w:r>
        <w:r w:rsidR="00351980" w:rsidRPr="0007188B">
          <w:rPr>
            <w:rFonts w:hint="eastAsia"/>
            <w:rPrChange w:id="2079" w:author="A5206572" w:date="2019-05-11T16:43:00Z">
              <w:rPr>
                <w:rFonts w:hint="eastAsia"/>
              </w:rPr>
            </w:rPrChange>
          </w:rPr>
          <w:instrText>BIBLIOGRAPHY  \l 1028</w:instrText>
        </w:r>
        <w:r w:rsidR="00351980" w:rsidRPr="0007188B">
          <w:rPr>
            <w:rPrChange w:id="2080" w:author="A5206572" w:date="2019-05-11T16:43:00Z">
              <w:rPr/>
            </w:rPrChange>
          </w:rPr>
          <w:instrText xml:space="preserve"> </w:instrText>
        </w:r>
      </w:ins>
      <w:r w:rsidR="00351980" w:rsidRPr="0007188B">
        <w:rPr>
          <w:rPrChange w:id="2081" w:author="A5206572" w:date="2019-05-11T16:43:00Z">
            <w:rPr/>
          </w:rPrChange>
        </w:rPr>
        <w:fldChar w:fldCharType="separate"/>
      </w:r>
    </w:p>
    <w:tbl>
      <w:tblPr>
        <w:tblW w:w="4741" w:type="pct"/>
        <w:tblCellSpacing w:w="15" w:type="dxa"/>
        <w:tblCellMar>
          <w:top w:w="15" w:type="dxa"/>
          <w:left w:w="15" w:type="dxa"/>
          <w:bottom w:w="15" w:type="dxa"/>
          <w:right w:w="15" w:type="dxa"/>
        </w:tblCellMar>
        <w:tblLook w:val="04A0" w:firstRow="1" w:lastRow="0" w:firstColumn="1" w:lastColumn="0" w:noHBand="0" w:noVBand="1"/>
        <w:tblPrChange w:id="2082" w:author="A5206572" w:date="2019-05-11T16:44:00Z">
          <w:tblPr>
            <w:tblW w:w="5000" w:type="pct"/>
            <w:tblCellSpacing w:w="15" w:type="dxa"/>
            <w:tblCellMar>
              <w:top w:w="15" w:type="dxa"/>
              <w:left w:w="15" w:type="dxa"/>
              <w:bottom w:w="15" w:type="dxa"/>
              <w:right w:w="15" w:type="dxa"/>
            </w:tblCellMar>
            <w:tblLook w:val="04A0" w:firstRow="1" w:lastRow="0" w:firstColumn="1" w:lastColumn="0" w:noHBand="0" w:noVBand="1"/>
          </w:tblPr>
        </w:tblPrChange>
      </w:tblPr>
      <w:tblGrid>
        <w:gridCol w:w="595"/>
        <w:gridCol w:w="7657"/>
        <w:tblGridChange w:id="2083">
          <w:tblGrid>
            <w:gridCol w:w="595"/>
            <w:gridCol w:w="7717"/>
          </w:tblGrid>
        </w:tblGridChange>
      </w:tblGrid>
      <w:tr w:rsidR="0007188B" w:rsidRPr="0007188B" w:rsidTr="0007188B">
        <w:trPr>
          <w:divId w:val="763503055"/>
          <w:trHeight w:val="681"/>
          <w:tblCellSpacing w:w="15" w:type="dxa"/>
          <w:trPrChange w:id="2084" w:author="A5206572" w:date="2019-05-11T16:44:00Z">
            <w:trPr>
              <w:divId w:val="763503055"/>
              <w:tblCellSpacing w:w="15" w:type="dxa"/>
            </w:trPr>
          </w:trPrChange>
        </w:trPr>
        <w:tc>
          <w:tcPr>
            <w:tcW w:w="329" w:type="pct"/>
            <w:hideMark/>
            <w:tcPrChange w:id="2085" w:author="A5206572" w:date="2019-05-11T16:44:00Z">
              <w:tcPr>
                <w:tcW w:w="50" w:type="pct"/>
                <w:hideMark/>
              </w:tcPr>
            </w:tcPrChange>
          </w:tcPr>
          <w:p w:rsidR="0007188B" w:rsidRPr="0007188B" w:rsidRDefault="0007188B" w:rsidP="0007188B">
            <w:pPr>
              <w:pStyle w:val="afff0"/>
              <w:rPr>
                <w:kern w:val="0"/>
                <w:szCs w:val="24"/>
                <w:rPrChange w:id="2086" w:author="A5206572" w:date="2019-05-11T16:46:00Z">
                  <w:rPr>
                    <w:noProof/>
                    <w:kern w:val="0"/>
                    <w:szCs w:val="24"/>
                  </w:rPr>
                </w:rPrChange>
              </w:rPr>
              <w:pPrChange w:id="2087" w:author="A5206572" w:date="2019-05-11T16:46:00Z">
                <w:pPr>
                  <w:pStyle w:val="affe"/>
                </w:pPr>
              </w:pPrChange>
            </w:pPr>
            <w:r w:rsidRPr="0007188B">
              <w:rPr>
                <w:rFonts w:hint="eastAsia"/>
                <w:rPrChange w:id="2088" w:author="A5206572" w:date="2019-05-11T16:46:00Z">
                  <w:rPr>
                    <w:rFonts w:hint="eastAsia"/>
                    <w:noProof/>
                  </w:rPr>
                </w:rPrChange>
              </w:rPr>
              <w:t xml:space="preserve">[1] </w:t>
            </w:r>
          </w:p>
        </w:tc>
        <w:tc>
          <w:tcPr>
            <w:tcW w:w="0" w:type="auto"/>
            <w:hideMark/>
            <w:tcPrChange w:id="2089" w:author="A5206572" w:date="2019-05-11T16:44:00Z">
              <w:tcPr>
                <w:tcW w:w="0" w:type="auto"/>
                <w:hideMark/>
              </w:tcPr>
            </w:tcPrChange>
          </w:tcPr>
          <w:p w:rsidR="0007188B" w:rsidRPr="0007188B" w:rsidRDefault="0007188B" w:rsidP="0007188B">
            <w:pPr>
              <w:pStyle w:val="afff0"/>
              <w:rPr>
                <w:ins w:id="2090" w:author="A5206572" w:date="2019-05-11T16:41:00Z"/>
                <w:rPrChange w:id="2091" w:author="A5206572" w:date="2019-05-11T16:46:00Z">
                  <w:rPr>
                    <w:ins w:id="2092" w:author="A5206572" w:date="2019-05-11T16:41:00Z"/>
                    <w:noProof/>
                  </w:rPr>
                </w:rPrChange>
              </w:rPr>
              <w:pPrChange w:id="2093" w:author="A5206572" w:date="2019-05-11T16:46:00Z">
                <w:pPr>
                  <w:pStyle w:val="affe"/>
                </w:pPr>
              </w:pPrChange>
            </w:pPr>
            <w:del w:id="2094" w:author="A5206572" w:date="2019-05-11T16:41:00Z">
              <w:r w:rsidRPr="0007188B" w:rsidDel="0007188B">
                <w:rPr>
                  <w:rFonts w:hint="eastAsia"/>
                  <w:rPrChange w:id="2095" w:author="A5206572" w:date="2019-05-11T16:46:00Z">
                    <w:rPr>
                      <w:rFonts w:hint="eastAsia"/>
                      <w:noProof/>
                    </w:rPr>
                  </w:rPrChange>
                </w:rPr>
                <w:delText>“</w:delText>
              </w:r>
            </w:del>
            <w:r w:rsidRPr="0007188B">
              <w:rPr>
                <w:rFonts w:hint="eastAsia"/>
                <w:rPrChange w:id="2096" w:author="A5206572" w:date="2019-05-11T16:46:00Z">
                  <w:rPr>
                    <w:rFonts w:hint="eastAsia"/>
                    <w:noProof/>
                  </w:rPr>
                </w:rPrChange>
              </w:rPr>
              <w:t>Android Develpoers</w:t>
            </w:r>
            <w:del w:id="2097" w:author="A5206572" w:date="2019-05-11T16:41:00Z">
              <w:r w:rsidRPr="0007188B" w:rsidDel="0007188B">
                <w:rPr>
                  <w:rFonts w:hint="eastAsia"/>
                  <w:rPrChange w:id="2098" w:author="A5206572" w:date="2019-05-11T16:46:00Z">
                    <w:rPr>
                      <w:rFonts w:hint="eastAsia"/>
                      <w:noProof/>
                    </w:rPr>
                  </w:rPrChange>
                </w:rPr>
                <w:delText>,</w:delText>
              </w:r>
              <w:r w:rsidRPr="0007188B" w:rsidDel="0007188B">
                <w:rPr>
                  <w:rFonts w:hint="eastAsia"/>
                  <w:rPrChange w:id="2099" w:author="A5206572" w:date="2019-05-11T16:46:00Z">
                    <w:rPr>
                      <w:rFonts w:hint="eastAsia"/>
                      <w:noProof/>
                    </w:rPr>
                  </w:rPrChange>
                </w:rPr>
                <w:delText>”</w:delText>
              </w:r>
              <w:r w:rsidRPr="0007188B" w:rsidDel="0007188B">
                <w:rPr>
                  <w:rFonts w:hint="eastAsia"/>
                  <w:rPrChange w:id="2100" w:author="A5206572" w:date="2019-05-11T16:46:00Z">
                    <w:rPr>
                      <w:rFonts w:hint="eastAsia"/>
                      <w:noProof/>
                    </w:rPr>
                  </w:rPrChange>
                </w:rPr>
                <w:delText xml:space="preserve"> [</w:delText>
              </w:r>
              <w:r w:rsidRPr="0007188B" w:rsidDel="0007188B">
                <w:rPr>
                  <w:rFonts w:hint="eastAsia"/>
                  <w:rPrChange w:id="2101" w:author="A5206572" w:date="2019-05-11T16:46:00Z">
                    <w:rPr>
                      <w:rFonts w:hint="eastAsia"/>
                      <w:noProof/>
                    </w:rPr>
                  </w:rPrChange>
                </w:rPr>
                <w:delText>線上</w:delText>
              </w:r>
              <w:r w:rsidRPr="0007188B" w:rsidDel="0007188B">
                <w:rPr>
                  <w:rFonts w:hint="eastAsia"/>
                  <w:rPrChange w:id="2102" w:author="A5206572" w:date="2019-05-11T16:46:00Z">
                    <w:rPr>
                      <w:rFonts w:hint="eastAsia"/>
                      <w:noProof/>
                    </w:rPr>
                  </w:rPrChange>
                </w:rPr>
                <w:delText xml:space="preserve">]. Available: </w:delText>
              </w:r>
            </w:del>
          </w:p>
          <w:p w:rsidR="0007188B" w:rsidRPr="0007188B" w:rsidRDefault="0007188B" w:rsidP="0007188B">
            <w:pPr>
              <w:pStyle w:val="afff0"/>
              <w:rPr>
                <w:rFonts w:hint="eastAsia"/>
                <w:rPrChange w:id="2103" w:author="A5206572" w:date="2019-05-11T16:46:00Z">
                  <w:rPr>
                    <w:rFonts w:hint="eastAsia"/>
                    <w:noProof/>
                  </w:rPr>
                </w:rPrChange>
              </w:rPr>
              <w:pPrChange w:id="2104" w:author="A5206572" w:date="2019-05-11T16:46:00Z">
                <w:pPr>
                  <w:pStyle w:val="affe"/>
                </w:pPr>
              </w:pPrChange>
            </w:pPr>
            <w:r w:rsidRPr="0007188B">
              <w:rPr>
                <w:rFonts w:hint="eastAsia"/>
                <w:rPrChange w:id="2105" w:author="A5206572" w:date="2019-05-11T16:46:00Z">
                  <w:rPr>
                    <w:rFonts w:hint="eastAsia"/>
                    <w:noProof/>
                  </w:rPr>
                </w:rPrChange>
              </w:rPr>
              <w:t>https://developer.android.com/guide/platform/index.html.</w:t>
            </w:r>
          </w:p>
        </w:tc>
      </w:tr>
      <w:tr w:rsidR="0007188B" w:rsidRPr="0007188B" w:rsidTr="0007188B">
        <w:trPr>
          <w:divId w:val="763503055"/>
          <w:trHeight w:val="1035"/>
          <w:tblCellSpacing w:w="15" w:type="dxa"/>
          <w:trPrChange w:id="2106" w:author="A5206572" w:date="2019-05-11T16:44:00Z">
            <w:trPr>
              <w:divId w:val="763503055"/>
              <w:tblCellSpacing w:w="15" w:type="dxa"/>
            </w:trPr>
          </w:trPrChange>
        </w:trPr>
        <w:tc>
          <w:tcPr>
            <w:tcW w:w="329" w:type="pct"/>
            <w:hideMark/>
            <w:tcPrChange w:id="2107" w:author="A5206572" w:date="2019-05-11T16:44:00Z">
              <w:tcPr>
                <w:tcW w:w="50" w:type="pct"/>
                <w:hideMark/>
              </w:tcPr>
            </w:tcPrChange>
          </w:tcPr>
          <w:p w:rsidR="0007188B" w:rsidRPr="0007188B" w:rsidRDefault="0007188B" w:rsidP="0007188B">
            <w:pPr>
              <w:pStyle w:val="afff0"/>
              <w:rPr>
                <w:rFonts w:hint="eastAsia"/>
                <w:rPrChange w:id="2108" w:author="A5206572" w:date="2019-05-11T16:46:00Z">
                  <w:rPr>
                    <w:rFonts w:hint="eastAsia"/>
                    <w:noProof/>
                  </w:rPr>
                </w:rPrChange>
              </w:rPr>
              <w:pPrChange w:id="2109" w:author="A5206572" w:date="2019-05-11T16:46:00Z">
                <w:pPr>
                  <w:pStyle w:val="affe"/>
                </w:pPr>
              </w:pPrChange>
            </w:pPr>
            <w:r w:rsidRPr="0007188B">
              <w:rPr>
                <w:rFonts w:hint="eastAsia"/>
                <w:rPrChange w:id="2110" w:author="A5206572" w:date="2019-05-11T16:46:00Z">
                  <w:rPr>
                    <w:rFonts w:hint="eastAsia"/>
                    <w:noProof/>
                  </w:rPr>
                </w:rPrChange>
              </w:rPr>
              <w:t xml:space="preserve">[2] </w:t>
            </w:r>
          </w:p>
        </w:tc>
        <w:tc>
          <w:tcPr>
            <w:tcW w:w="0" w:type="auto"/>
            <w:hideMark/>
            <w:tcPrChange w:id="2111" w:author="A5206572" w:date="2019-05-11T16:44:00Z">
              <w:tcPr>
                <w:tcW w:w="0" w:type="auto"/>
                <w:hideMark/>
              </w:tcPr>
            </w:tcPrChange>
          </w:tcPr>
          <w:p w:rsidR="0007188B" w:rsidRPr="0007188B" w:rsidRDefault="0007188B" w:rsidP="0007188B">
            <w:pPr>
              <w:pStyle w:val="afff0"/>
              <w:rPr>
                <w:ins w:id="2112" w:author="A5206572" w:date="2019-05-11T16:41:00Z"/>
                <w:rPrChange w:id="2113" w:author="A5206572" w:date="2019-05-11T16:46:00Z">
                  <w:rPr>
                    <w:ins w:id="2114" w:author="A5206572" w:date="2019-05-11T16:41:00Z"/>
                    <w:noProof/>
                  </w:rPr>
                </w:rPrChange>
              </w:rPr>
              <w:pPrChange w:id="2115" w:author="A5206572" w:date="2019-05-11T16:46:00Z">
                <w:pPr>
                  <w:pStyle w:val="affe"/>
                </w:pPr>
              </w:pPrChange>
            </w:pPr>
            <w:del w:id="2116" w:author="A5206572" w:date="2019-05-11T16:41:00Z">
              <w:r w:rsidRPr="0007188B" w:rsidDel="0007188B">
                <w:rPr>
                  <w:rFonts w:hint="eastAsia"/>
                  <w:rPrChange w:id="2117" w:author="A5206572" w:date="2019-05-11T16:46:00Z">
                    <w:rPr>
                      <w:rFonts w:hint="eastAsia"/>
                      <w:noProof/>
                    </w:rPr>
                  </w:rPrChange>
                </w:rPr>
                <w:delText>“</w:delText>
              </w:r>
            </w:del>
            <w:r w:rsidRPr="0007188B">
              <w:rPr>
                <w:rFonts w:hint="eastAsia"/>
                <w:rPrChange w:id="2118" w:author="A5206572" w:date="2019-05-11T16:46:00Z">
                  <w:rPr>
                    <w:rFonts w:hint="eastAsia"/>
                    <w:noProof/>
                  </w:rPr>
                </w:rPrChange>
              </w:rPr>
              <w:t>Darwin</w:t>
            </w:r>
            <w:del w:id="2119" w:author="A5206572" w:date="2019-05-11T16:41:00Z">
              <w:r w:rsidRPr="0007188B" w:rsidDel="0007188B">
                <w:rPr>
                  <w:rFonts w:hint="eastAsia"/>
                  <w:rPrChange w:id="2120" w:author="A5206572" w:date="2019-05-11T16:46:00Z">
                    <w:rPr>
                      <w:rFonts w:hint="eastAsia"/>
                      <w:noProof/>
                    </w:rPr>
                  </w:rPrChange>
                </w:rPr>
                <w:delText>,</w:delText>
              </w:r>
              <w:r w:rsidRPr="0007188B" w:rsidDel="0007188B">
                <w:rPr>
                  <w:rFonts w:hint="eastAsia"/>
                  <w:rPrChange w:id="2121" w:author="A5206572" w:date="2019-05-11T16:46:00Z">
                    <w:rPr>
                      <w:rFonts w:hint="eastAsia"/>
                      <w:noProof/>
                    </w:rPr>
                  </w:rPrChange>
                </w:rPr>
                <w:delText>”</w:delText>
              </w:r>
              <w:r w:rsidRPr="0007188B" w:rsidDel="0007188B">
                <w:rPr>
                  <w:rFonts w:hint="eastAsia"/>
                  <w:rPrChange w:id="2122" w:author="A5206572" w:date="2019-05-11T16:46:00Z">
                    <w:rPr>
                      <w:rFonts w:hint="eastAsia"/>
                      <w:noProof/>
                    </w:rPr>
                  </w:rPrChange>
                </w:rPr>
                <w:delText xml:space="preserve"> [</w:delText>
              </w:r>
              <w:r w:rsidRPr="0007188B" w:rsidDel="0007188B">
                <w:rPr>
                  <w:rFonts w:hint="eastAsia"/>
                  <w:rPrChange w:id="2123" w:author="A5206572" w:date="2019-05-11T16:46:00Z">
                    <w:rPr>
                      <w:rFonts w:hint="eastAsia"/>
                      <w:noProof/>
                    </w:rPr>
                  </w:rPrChange>
                </w:rPr>
                <w:delText>線上</w:delText>
              </w:r>
              <w:r w:rsidRPr="0007188B" w:rsidDel="0007188B">
                <w:rPr>
                  <w:rFonts w:hint="eastAsia"/>
                  <w:rPrChange w:id="2124" w:author="A5206572" w:date="2019-05-11T16:46:00Z">
                    <w:rPr>
                      <w:rFonts w:hint="eastAsia"/>
                      <w:noProof/>
                    </w:rPr>
                  </w:rPrChange>
                </w:rPr>
                <w:delText xml:space="preserve">]. Available: </w:delText>
              </w:r>
            </w:del>
          </w:p>
          <w:p w:rsidR="0007188B" w:rsidRPr="0007188B" w:rsidRDefault="0007188B" w:rsidP="0007188B">
            <w:pPr>
              <w:pStyle w:val="afff0"/>
              <w:rPr>
                <w:ins w:id="2125" w:author="A5206572" w:date="2019-05-11T16:44:00Z"/>
                <w:rPrChange w:id="2126" w:author="A5206572" w:date="2019-05-11T16:46:00Z">
                  <w:rPr>
                    <w:ins w:id="2127" w:author="A5206572" w:date="2019-05-11T16:44:00Z"/>
                  </w:rPr>
                </w:rPrChange>
              </w:rPr>
              <w:pPrChange w:id="2128" w:author="A5206572" w:date="2019-05-11T16:46:00Z">
                <w:pPr>
                  <w:pStyle w:val="afff0"/>
                </w:pPr>
              </w:pPrChange>
            </w:pPr>
            <w:r w:rsidRPr="0007188B">
              <w:rPr>
                <w:rFonts w:hint="eastAsia"/>
                <w:rPrChange w:id="2129" w:author="A5206572" w:date="2019-05-11T16:46:00Z">
                  <w:rPr>
                    <w:rFonts w:hint="eastAsia"/>
                  </w:rPr>
                </w:rPrChange>
              </w:rPr>
              <w:t>https://zh.wikipedia.org/wiki/Darwin_(%E6%93%8D%E4%BD%9C%E7%B3</w:t>
            </w:r>
          </w:p>
          <w:p w:rsidR="0007188B" w:rsidRPr="0007188B" w:rsidRDefault="0007188B" w:rsidP="0007188B">
            <w:pPr>
              <w:pStyle w:val="afff0"/>
              <w:rPr>
                <w:rFonts w:hint="eastAsia"/>
                <w:rPrChange w:id="2130" w:author="A5206572" w:date="2019-05-11T16:46:00Z">
                  <w:rPr>
                    <w:rFonts w:hint="eastAsia"/>
                    <w:noProof/>
                  </w:rPr>
                </w:rPrChange>
              </w:rPr>
              <w:pPrChange w:id="2131" w:author="A5206572" w:date="2019-05-11T16:46:00Z">
                <w:pPr>
                  <w:pStyle w:val="affe"/>
                </w:pPr>
              </w:pPrChange>
            </w:pPr>
            <w:r w:rsidRPr="0007188B">
              <w:rPr>
                <w:rFonts w:hint="eastAsia"/>
                <w:rPrChange w:id="2132" w:author="A5206572" w:date="2019-05-11T16:46:00Z">
                  <w:rPr>
                    <w:rFonts w:hint="eastAsia"/>
                    <w:noProof/>
                  </w:rPr>
                </w:rPrChange>
              </w:rPr>
              <w:t>%BB%E7%BB%9F).</w:t>
            </w:r>
          </w:p>
        </w:tc>
      </w:tr>
      <w:tr w:rsidR="0007188B" w:rsidRPr="0007188B" w:rsidTr="0007188B">
        <w:trPr>
          <w:divId w:val="763503055"/>
          <w:trHeight w:val="681"/>
          <w:tblCellSpacing w:w="15" w:type="dxa"/>
          <w:trPrChange w:id="2133" w:author="A5206572" w:date="2019-05-11T16:44:00Z">
            <w:trPr>
              <w:divId w:val="763503055"/>
              <w:tblCellSpacing w:w="15" w:type="dxa"/>
            </w:trPr>
          </w:trPrChange>
        </w:trPr>
        <w:tc>
          <w:tcPr>
            <w:tcW w:w="329" w:type="pct"/>
            <w:hideMark/>
            <w:tcPrChange w:id="2134" w:author="A5206572" w:date="2019-05-11T16:44:00Z">
              <w:tcPr>
                <w:tcW w:w="50" w:type="pct"/>
                <w:hideMark/>
              </w:tcPr>
            </w:tcPrChange>
          </w:tcPr>
          <w:p w:rsidR="0007188B" w:rsidRPr="0007188B" w:rsidRDefault="0007188B" w:rsidP="0007188B">
            <w:pPr>
              <w:pStyle w:val="afff0"/>
              <w:rPr>
                <w:rFonts w:hint="eastAsia"/>
                <w:rPrChange w:id="2135" w:author="A5206572" w:date="2019-05-11T16:46:00Z">
                  <w:rPr>
                    <w:rFonts w:hint="eastAsia"/>
                    <w:noProof/>
                  </w:rPr>
                </w:rPrChange>
              </w:rPr>
              <w:pPrChange w:id="2136" w:author="A5206572" w:date="2019-05-11T16:46:00Z">
                <w:pPr>
                  <w:pStyle w:val="affe"/>
                </w:pPr>
              </w:pPrChange>
            </w:pPr>
            <w:r w:rsidRPr="0007188B">
              <w:rPr>
                <w:rFonts w:hint="eastAsia"/>
                <w:rPrChange w:id="2137" w:author="A5206572" w:date="2019-05-11T16:46:00Z">
                  <w:rPr>
                    <w:rFonts w:hint="eastAsia"/>
                    <w:noProof/>
                  </w:rPr>
                </w:rPrChange>
              </w:rPr>
              <w:t xml:space="preserve">[3] </w:t>
            </w:r>
          </w:p>
        </w:tc>
        <w:tc>
          <w:tcPr>
            <w:tcW w:w="0" w:type="auto"/>
            <w:hideMark/>
            <w:tcPrChange w:id="2138" w:author="A5206572" w:date="2019-05-11T16:44:00Z">
              <w:tcPr>
                <w:tcW w:w="0" w:type="auto"/>
                <w:hideMark/>
              </w:tcPr>
            </w:tcPrChange>
          </w:tcPr>
          <w:p w:rsidR="0007188B" w:rsidRPr="0007188B" w:rsidRDefault="0007188B" w:rsidP="0007188B">
            <w:pPr>
              <w:pStyle w:val="afff0"/>
              <w:rPr>
                <w:ins w:id="2139" w:author="A5206572" w:date="2019-05-11T16:41:00Z"/>
                <w:rPrChange w:id="2140" w:author="A5206572" w:date="2019-05-11T16:46:00Z">
                  <w:rPr>
                    <w:ins w:id="2141" w:author="A5206572" w:date="2019-05-11T16:41:00Z"/>
                    <w:noProof/>
                  </w:rPr>
                </w:rPrChange>
              </w:rPr>
              <w:pPrChange w:id="2142" w:author="A5206572" w:date="2019-05-11T16:46:00Z">
                <w:pPr>
                  <w:pStyle w:val="affe"/>
                </w:pPr>
              </w:pPrChange>
            </w:pPr>
            <w:r w:rsidRPr="0007188B">
              <w:rPr>
                <w:rFonts w:hint="eastAsia"/>
                <w:rPrChange w:id="2143" w:author="A5206572" w:date="2019-05-11T16:46:00Z">
                  <w:rPr>
                    <w:rFonts w:hint="eastAsia"/>
                    <w:noProof/>
                  </w:rPr>
                </w:rPrChange>
              </w:rPr>
              <w:t>i</w:t>
            </w:r>
            <w:ins w:id="2144" w:author="A5206572" w:date="2019-05-11T16:41:00Z">
              <w:r w:rsidRPr="0007188B">
                <w:rPr>
                  <w:rFonts w:hint="eastAsia"/>
                  <w:rPrChange w:id="2145" w:author="A5206572" w:date="2019-05-11T16:46:00Z">
                    <w:rPr>
                      <w:rFonts w:hint="eastAsia"/>
                      <w:noProof/>
                    </w:rPr>
                  </w:rPrChange>
                </w:rPr>
                <w:t>OS</w:t>
              </w:r>
            </w:ins>
            <w:del w:id="2146" w:author="A5206572" w:date="2019-05-11T16:41:00Z">
              <w:r w:rsidRPr="0007188B" w:rsidDel="0007188B">
                <w:rPr>
                  <w:rFonts w:hint="eastAsia"/>
                  <w:rPrChange w:id="2147" w:author="A5206572" w:date="2019-05-11T16:46:00Z">
                    <w:rPr>
                      <w:rFonts w:hint="eastAsia"/>
                      <w:noProof/>
                    </w:rPr>
                  </w:rPrChange>
                </w:rPr>
                <w:delText>.</w:delText>
              </w:r>
            </w:del>
            <w:r w:rsidRPr="0007188B">
              <w:rPr>
                <w:rFonts w:hint="eastAsia"/>
                <w:rPrChange w:id="2148" w:author="A5206572" w:date="2019-05-11T16:46:00Z">
                  <w:rPr>
                    <w:rFonts w:hint="eastAsia"/>
                    <w:noProof/>
                  </w:rPr>
                </w:rPrChange>
              </w:rPr>
              <w:t xml:space="preserve"> </w:t>
            </w:r>
            <w:r w:rsidRPr="0007188B">
              <w:rPr>
                <w:rFonts w:hint="eastAsia"/>
                <w:rPrChange w:id="2149" w:author="A5206572" w:date="2019-05-11T16:46:00Z">
                  <w:rPr>
                    <w:rFonts w:hint="eastAsia"/>
                    <w:noProof/>
                  </w:rPr>
                </w:rPrChange>
              </w:rPr>
              <w:t>系統架構</w:t>
            </w:r>
            <w:del w:id="2150" w:author="A5206572" w:date="2019-05-11T16:41:00Z">
              <w:r w:rsidRPr="0007188B" w:rsidDel="0007188B">
                <w:rPr>
                  <w:rFonts w:hint="eastAsia"/>
                  <w:rPrChange w:id="2151" w:author="A5206572" w:date="2019-05-11T16:46:00Z">
                    <w:rPr>
                      <w:rFonts w:hint="eastAsia"/>
                      <w:noProof/>
                    </w:rPr>
                  </w:rPrChange>
                </w:rPr>
                <w:delText>. [</w:delText>
              </w:r>
              <w:r w:rsidRPr="0007188B" w:rsidDel="0007188B">
                <w:rPr>
                  <w:rFonts w:hint="eastAsia"/>
                  <w:rPrChange w:id="2152" w:author="A5206572" w:date="2019-05-11T16:46:00Z">
                    <w:rPr>
                      <w:rFonts w:hint="eastAsia"/>
                      <w:noProof/>
                    </w:rPr>
                  </w:rPrChange>
                </w:rPr>
                <w:delText>線上</w:delText>
              </w:r>
              <w:r w:rsidRPr="0007188B" w:rsidDel="0007188B">
                <w:rPr>
                  <w:rFonts w:hint="eastAsia"/>
                  <w:rPrChange w:id="2153" w:author="A5206572" w:date="2019-05-11T16:46:00Z">
                    <w:rPr>
                      <w:rFonts w:hint="eastAsia"/>
                      <w:noProof/>
                    </w:rPr>
                  </w:rPrChange>
                </w:rPr>
                <w:delText xml:space="preserve">]. Available: </w:delText>
              </w:r>
            </w:del>
          </w:p>
          <w:p w:rsidR="0007188B" w:rsidRPr="0007188B" w:rsidRDefault="0007188B" w:rsidP="0007188B">
            <w:pPr>
              <w:pStyle w:val="afff0"/>
              <w:rPr>
                <w:rFonts w:hint="eastAsia"/>
                <w:rPrChange w:id="2154" w:author="A5206572" w:date="2019-05-11T16:46:00Z">
                  <w:rPr>
                    <w:rFonts w:hint="eastAsia"/>
                    <w:noProof/>
                  </w:rPr>
                </w:rPrChange>
              </w:rPr>
              <w:pPrChange w:id="2155" w:author="A5206572" w:date="2019-05-11T16:46:00Z">
                <w:pPr>
                  <w:pStyle w:val="affe"/>
                </w:pPr>
              </w:pPrChange>
            </w:pPr>
            <w:r w:rsidRPr="0007188B">
              <w:rPr>
                <w:rFonts w:hint="eastAsia"/>
                <w:rPrChange w:id="2156" w:author="A5206572" w:date="2019-05-11T16:46:00Z">
                  <w:rPr>
                    <w:rFonts w:hint="eastAsia"/>
                    <w:noProof/>
                  </w:rPr>
                </w:rPrChange>
              </w:rPr>
              <w:t>https://www.jianshu.com/p/0a8c2e0e7996.</w:t>
            </w:r>
          </w:p>
        </w:tc>
      </w:tr>
      <w:tr w:rsidR="0007188B" w:rsidRPr="0007188B" w:rsidTr="0007188B">
        <w:trPr>
          <w:divId w:val="763503055"/>
          <w:trHeight w:val="681"/>
          <w:tblCellSpacing w:w="15" w:type="dxa"/>
          <w:trPrChange w:id="2157" w:author="A5206572" w:date="2019-05-11T16:44:00Z">
            <w:trPr>
              <w:divId w:val="763503055"/>
              <w:tblCellSpacing w:w="15" w:type="dxa"/>
            </w:trPr>
          </w:trPrChange>
        </w:trPr>
        <w:tc>
          <w:tcPr>
            <w:tcW w:w="329" w:type="pct"/>
            <w:hideMark/>
            <w:tcPrChange w:id="2158" w:author="A5206572" w:date="2019-05-11T16:44:00Z">
              <w:tcPr>
                <w:tcW w:w="50" w:type="pct"/>
                <w:hideMark/>
              </w:tcPr>
            </w:tcPrChange>
          </w:tcPr>
          <w:p w:rsidR="0007188B" w:rsidRPr="0007188B" w:rsidRDefault="0007188B" w:rsidP="0007188B">
            <w:pPr>
              <w:pStyle w:val="afff0"/>
              <w:rPr>
                <w:rFonts w:hint="eastAsia"/>
                <w:rPrChange w:id="2159" w:author="A5206572" w:date="2019-05-11T16:46:00Z">
                  <w:rPr>
                    <w:rFonts w:hint="eastAsia"/>
                    <w:noProof/>
                  </w:rPr>
                </w:rPrChange>
              </w:rPr>
              <w:pPrChange w:id="2160" w:author="A5206572" w:date="2019-05-11T16:46:00Z">
                <w:pPr>
                  <w:pStyle w:val="affe"/>
                </w:pPr>
              </w:pPrChange>
            </w:pPr>
            <w:r w:rsidRPr="0007188B">
              <w:rPr>
                <w:rFonts w:hint="eastAsia"/>
                <w:rPrChange w:id="2161" w:author="A5206572" w:date="2019-05-11T16:46:00Z">
                  <w:rPr>
                    <w:rFonts w:hint="eastAsia"/>
                    <w:noProof/>
                  </w:rPr>
                </w:rPrChange>
              </w:rPr>
              <w:t xml:space="preserve">[4] </w:t>
            </w:r>
          </w:p>
        </w:tc>
        <w:tc>
          <w:tcPr>
            <w:tcW w:w="0" w:type="auto"/>
            <w:hideMark/>
            <w:tcPrChange w:id="2162" w:author="A5206572" w:date="2019-05-11T16:44:00Z">
              <w:tcPr>
                <w:tcW w:w="0" w:type="auto"/>
                <w:hideMark/>
              </w:tcPr>
            </w:tcPrChange>
          </w:tcPr>
          <w:p w:rsidR="0007188B" w:rsidRPr="0007188B" w:rsidRDefault="0007188B" w:rsidP="0007188B">
            <w:pPr>
              <w:pStyle w:val="afff0"/>
              <w:rPr>
                <w:ins w:id="2163" w:author="A5206572" w:date="2019-05-11T16:41:00Z"/>
                <w:rPrChange w:id="2164" w:author="A5206572" w:date="2019-05-11T16:46:00Z">
                  <w:rPr>
                    <w:ins w:id="2165" w:author="A5206572" w:date="2019-05-11T16:41:00Z"/>
                    <w:noProof/>
                  </w:rPr>
                </w:rPrChange>
              </w:rPr>
              <w:pPrChange w:id="2166" w:author="A5206572" w:date="2019-05-11T16:46:00Z">
                <w:pPr>
                  <w:pStyle w:val="affe"/>
                </w:pPr>
              </w:pPrChange>
            </w:pPr>
            <w:del w:id="2167" w:author="A5206572" w:date="2019-05-11T16:41:00Z">
              <w:r w:rsidRPr="0007188B" w:rsidDel="0007188B">
                <w:rPr>
                  <w:rFonts w:hint="eastAsia"/>
                  <w:rPrChange w:id="2168" w:author="A5206572" w:date="2019-05-11T16:46:00Z">
                    <w:rPr>
                      <w:rFonts w:hint="eastAsia"/>
                      <w:noProof/>
                    </w:rPr>
                  </w:rPrChange>
                </w:rPr>
                <w:delText>“</w:delText>
              </w:r>
            </w:del>
            <w:r w:rsidRPr="0007188B">
              <w:rPr>
                <w:rFonts w:hint="eastAsia"/>
                <w:rPrChange w:id="2169" w:author="A5206572" w:date="2019-05-11T16:46:00Z">
                  <w:rPr>
                    <w:rFonts w:hint="eastAsia"/>
                    <w:noProof/>
                  </w:rPr>
                </w:rPrChange>
              </w:rPr>
              <w:t>Cordova</w:t>
            </w:r>
            <w:del w:id="2170" w:author="A5206572" w:date="2019-05-11T16:41:00Z">
              <w:r w:rsidRPr="0007188B" w:rsidDel="0007188B">
                <w:rPr>
                  <w:rFonts w:hint="eastAsia"/>
                  <w:rPrChange w:id="2171" w:author="A5206572" w:date="2019-05-11T16:46:00Z">
                    <w:rPr>
                      <w:rFonts w:hint="eastAsia"/>
                      <w:noProof/>
                    </w:rPr>
                  </w:rPrChange>
                </w:rPr>
                <w:delText>,</w:delText>
              </w:r>
              <w:r w:rsidRPr="0007188B" w:rsidDel="0007188B">
                <w:rPr>
                  <w:rFonts w:hint="eastAsia"/>
                  <w:rPrChange w:id="2172" w:author="A5206572" w:date="2019-05-11T16:46:00Z">
                    <w:rPr>
                      <w:rFonts w:hint="eastAsia"/>
                      <w:noProof/>
                    </w:rPr>
                  </w:rPrChange>
                </w:rPr>
                <w:delText>”</w:delText>
              </w:r>
              <w:r w:rsidRPr="0007188B" w:rsidDel="0007188B">
                <w:rPr>
                  <w:rFonts w:hint="eastAsia"/>
                  <w:rPrChange w:id="2173" w:author="A5206572" w:date="2019-05-11T16:46:00Z">
                    <w:rPr>
                      <w:rFonts w:hint="eastAsia"/>
                      <w:noProof/>
                    </w:rPr>
                  </w:rPrChange>
                </w:rPr>
                <w:delText xml:space="preserve"> [</w:delText>
              </w:r>
              <w:r w:rsidRPr="0007188B" w:rsidDel="0007188B">
                <w:rPr>
                  <w:rFonts w:hint="eastAsia"/>
                  <w:rPrChange w:id="2174" w:author="A5206572" w:date="2019-05-11T16:46:00Z">
                    <w:rPr>
                      <w:rFonts w:hint="eastAsia"/>
                      <w:noProof/>
                    </w:rPr>
                  </w:rPrChange>
                </w:rPr>
                <w:delText>線上</w:delText>
              </w:r>
              <w:r w:rsidRPr="0007188B" w:rsidDel="0007188B">
                <w:rPr>
                  <w:rFonts w:hint="eastAsia"/>
                  <w:rPrChange w:id="2175" w:author="A5206572" w:date="2019-05-11T16:46:00Z">
                    <w:rPr>
                      <w:rFonts w:hint="eastAsia"/>
                      <w:noProof/>
                    </w:rPr>
                  </w:rPrChange>
                </w:rPr>
                <w:delText xml:space="preserve">]. Available: </w:delText>
              </w:r>
            </w:del>
          </w:p>
          <w:p w:rsidR="0007188B" w:rsidRPr="0007188B" w:rsidRDefault="0007188B" w:rsidP="0007188B">
            <w:pPr>
              <w:pStyle w:val="afff0"/>
              <w:rPr>
                <w:rFonts w:hint="eastAsia"/>
                <w:rPrChange w:id="2176" w:author="A5206572" w:date="2019-05-11T16:46:00Z">
                  <w:rPr>
                    <w:rFonts w:hint="eastAsia"/>
                    <w:noProof/>
                  </w:rPr>
                </w:rPrChange>
              </w:rPr>
              <w:pPrChange w:id="2177" w:author="A5206572" w:date="2019-05-11T16:46:00Z">
                <w:pPr>
                  <w:pStyle w:val="affe"/>
                </w:pPr>
              </w:pPrChange>
            </w:pPr>
            <w:r w:rsidRPr="0007188B">
              <w:rPr>
                <w:rFonts w:hint="eastAsia"/>
                <w:rPrChange w:id="2178" w:author="A5206572" w:date="2019-05-11T16:46:00Z">
                  <w:rPr>
                    <w:rFonts w:hint="eastAsia"/>
                    <w:noProof/>
                  </w:rPr>
                </w:rPrChange>
              </w:rPr>
              <w:t>https://en.wikipedia.org/wiki/Apache_Cordova.</w:t>
            </w:r>
          </w:p>
        </w:tc>
      </w:tr>
      <w:tr w:rsidR="0007188B" w:rsidRPr="0007188B" w:rsidTr="0007188B">
        <w:trPr>
          <w:divId w:val="763503055"/>
          <w:trHeight w:val="694"/>
          <w:tblCellSpacing w:w="15" w:type="dxa"/>
          <w:trPrChange w:id="2179" w:author="A5206572" w:date="2019-05-11T16:44:00Z">
            <w:trPr>
              <w:divId w:val="763503055"/>
              <w:tblCellSpacing w:w="15" w:type="dxa"/>
            </w:trPr>
          </w:trPrChange>
        </w:trPr>
        <w:tc>
          <w:tcPr>
            <w:tcW w:w="329" w:type="pct"/>
            <w:hideMark/>
            <w:tcPrChange w:id="2180" w:author="A5206572" w:date="2019-05-11T16:44:00Z">
              <w:tcPr>
                <w:tcW w:w="50" w:type="pct"/>
                <w:hideMark/>
              </w:tcPr>
            </w:tcPrChange>
          </w:tcPr>
          <w:p w:rsidR="0007188B" w:rsidRPr="0007188B" w:rsidRDefault="0007188B" w:rsidP="0007188B">
            <w:pPr>
              <w:pStyle w:val="afff0"/>
              <w:rPr>
                <w:rFonts w:hint="eastAsia"/>
                <w:rPrChange w:id="2181" w:author="A5206572" w:date="2019-05-11T16:46:00Z">
                  <w:rPr>
                    <w:rFonts w:hint="eastAsia"/>
                    <w:noProof/>
                  </w:rPr>
                </w:rPrChange>
              </w:rPr>
              <w:pPrChange w:id="2182" w:author="A5206572" w:date="2019-05-11T16:46:00Z">
                <w:pPr>
                  <w:pStyle w:val="affe"/>
                </w:pPr>
              </w:pPrChange>
            </w:pPr>
            <w:r w:rsidRPr="0007188B">
              <w:rPr>
                <w:rFonts w:hint="eastAsia"/>
                <w:rPrChange w:id="2183" w:author="A5206572" w:date="2019-05-11T16:46:00Z">
                  <w:rPr>
                    <w:rFonts w:hint="eastAsia"/>
                    <w:noProof/>
                  </w:rPr>
                </w:rPrChange>
              </w:rPr>
              <w:t xml:space="preserve">[5] </w:t>
            </w:r>
          </w:p>
        </w:tc>
        <w:tc>
          <w:tcPr>
            <w:tcW w:w="0" w:type="auto"/>
            <w:hideMark/>
            <w:tcPrChange w:id="2184" w:author="A5206572" w:date="2019-05-11T16:44:00Z">
              <w:tcPr>
                <w:tcW w:w="0" w:type="auto"/>
                <w:hideMark/>
              </w:tcPr>
            </w:tcPrChange>
          </w:tcPr>
          <w:p w:rsidR="0007188B" w:rsidRPr="0007188B" w:rsidRDefault="0007188B" w:rsidP="0007188B">
            <w:pPr>
              <w:pStyle w:val="afff0"/>
              <w:rPr>
                <w:ins w:id="2185" w:author="A5206572" w:date="2019-05-11T16:42:00Z"/>
                <w:rPrChange w:id="2186" w:author="A5206572" w:date="2019-05-11T16:46:00Z">
                  <w:rPr>
                    <w:ins w:id="2187" w:author="A5206572" w:date="2019-05-11T16:42:00Z"/>
                    <w:noProof/>
                  </w:rPr>
                </w:rPrChange>
              </w:rPr>
              <w:pPrChange w:id="2188" w:author="A5206572" w:date="2019-05-11T16:46:00Z">
                <w:pPr>
                  <w:pStyle w:val="affe"/>
                </w:pPr>
              </w:pPrChange>
            </w:pPr>
            <w:del w:id="2189" w:author="A5206572" w:date="2019-05-11T16:41:00Z">
              <w:r w:rsidRPr="0007188B" w:rsidDel="0007188B">
                <w:rPr>
                  <w:rFonts w:hint="eastAsia"/>
                  <w:rPrChange w:id="2190" w:author="A5206572" w:date="2019-05-11T16:46:00Z">
                    <w:rPr>
                      <w:rFonts w:hint="eastAsia"/>
                      <w:noProof/>
                    </w:rPr>
                  </w:rPrChange>
                </w:rPr>
                <w:delText>“</w:delText>
              </w:r>
            </w:del>
            <w:r w:rsidRPr="0007188B">
              <w:rPr>
                <w:rFonts w:hint="eastAsia"/>
                <w:rPrChange w:id="2191" w:author="A5206572" w:date="2019-05-11T16:46:00Z">
                  <w:rPr>
                    <w:rFonts w:hint="eastAsia"/>
                    <w:noProof/>
                  </w:rPr>
                </w:rPrChange>
              </w:rPr>
              <w:t>開發方式比較表</w:t>
            </w:r>
            <w:del w:id="2192" w:author="A5206572" w:date="2019-05-11T16:42:00Z">
              <w:r w:rsidRPr="0007188B" w:rsidDel="0007188B">
                <w:rPr>
                  <w:rFonts w:hint="eastAsia"/>
                  <w:rPrChange w:id="2193" w:author="A5206572" w:date="2019-05-11T16:46:00Z">
                    <w:rPr>
                      <w:rFonts w:hint="eastAsia"/>
                      <w:noProof/>
                    </w:rPr>
                  </w:rPrChange>
                </w:rPr>
                <w:delText>,</w:delText>
              </w:r>
              <w:r w:rsidRPr="0007188B" w:rsidDel="0007188B">
                <w:rPr>
                  <w:rFonts w:hint="eastAsia"/>
                  <w:rPrChange w:id="2194" w:author="A5206572" w:date="2019-05-11T16:46:00Z">
                    <w:rPr>
                      <w:rFonts w:hint="eastAsia"/>
                      <w:noProof/>
                    </w:rPr>
                  </w:rPrChange>
                </w:rPr>
                <w:delText>”</w:delText>
              </w:r>
              <w:r w:rsidRPr="0007188B" w:rsidDel="0007188B">
                <w:rPr>
                  <w:rFonts w:hint="eastAsia"/>
                  <w:rPrChange w:id="2195" w:author="A5206572" w:date="2019-05-11T16:46:00Z">
                    <w:rPr>
                      <w:rFonts w:hint="eastAsia"/>
                      <w:noProof/>
                    </w:rPr>
                  </w:rPrChange>
                </w:rPr>
                <w:delText xml:space="preserve"> [</w:delText>
              </w:r>
              <w:r w:rsidRPr="0007188B" w:rsidDel="0007188B">
                <w:rPr>
                  <w:rFonts w:hint="eastAsia"/>
                  <w:rPrChange w:id="2196" w:author="A5206572" w:date="2019-05-11T16:46:00Z">
                    <w:rPr>
                      <w:rFonts w:hint="eastAsia"/>
                      <w:noProof/>
                    </w:rPr>
                  </w:rPrChange>
                </w:rPr>
                <w:delText>線上</w:delText>
              </w:r>
              <w:r w:rsidRPr="0007188B" w:rsidDel="0007188B">
                <w:rPr>
                  <w:rFonts w:hint="eastAsia"/>
                  <w:rPrChange w:id="2197" w:author="A5206572" w:date="2019-05-11T16:46:00Z">
                    <w:rPr>
                      <w:rFonts w:hint="eastAsia"/>
                      <w:noProof/>
                    </w:rPr>
                  </w:rPrChange>
                </w:rPr>
                <w:delText xml:space="preserve">]. Available: </w:delText>
              </w:r>
            </w:del>
          </w:p>
          <w:p w:rsidR="0007188B" w:rsidRPr="0007188B" w:rsidRDefault="0007188B" w:rsidP="0007188B">
            <w:pPr>
              <w:pStyle w:val="afff0"/>
              <w:rPr>
                <w:rFonts w:hint="eastAsia"/>
                <w:rPrChange w:id="2198" w:author="A5206572" w:date="2019-05-11T16:46:00Z">
                  <w:rPr>
                    <w:rFonts w:hint="eastAsia"/>
                    <w:noProof/>
                  </w:rPr>
                </w:rPrChange>
              </w:rPr>
              <w:pPrChange w:id="2199" w:author="A5206572" w:date="2019-05-11T16:46:00Z">
                <w:pPr>
                  <w:pStyle w:val="affe"/>
                </w:pPr>
              </w:pPrChange>
            </w:pPr>
            <w:r w:rsidRPr="0007188B">
              <w:rPr>
                <w:rFonts w:hint="eastAsia"/>
                <w:rPrChange w:id="2200" w:author="A5206572" w:date="2019-05-11T16:46:00Z">
                  <w:rPr>
                    <w:rFonts w:hint="eastAsia"/>
                    <w:noProof/>
                  </w:rPr>
                </w:rPrChange>
              </w:rPr>
              <w:t>https://www.itread01.com/content/1547923526.html.</w:t>
            </w:r>
          </w:p>
        </w:tc>
      </w:tr>
      <w:tr w:rsidR="0007188B" w:rsidRPr="0007188B" w:rsidTr="0007188B">
        <w:trPr>
          <w:divId w:val="763503055"/>
          <w:trHeight w:val="681"/>
          <w:tblCellSpacing w:w="15" w:type="dxa"/>
          <w:trPrChange w:id="2201" w:author="A5206572" w:date="2019-05-11T16:44:00Z">
            <w:trPr>
              <w:divId w:val="763503055"/>
              <w:tblCellSpacing w:w="15" w:type="dxa"/>
            </w:trPr>
          </w:trPrChange>
        </w:trPr>
        <w:tc>
          <w:tcPr>
            <w:tcW w:w="329" w:type="pct"/>
            <w:hideMark/>
            <w:tcPrChange w:id="2202" w:author="A5206572" w:date="2019-05-11T16:44:00Z">
              <w:tcPr>
                <w:tcW w:w="50" w:type="pct"/>
                <w:hideMark/>
              </w:tcPr>
            </w:tcPrChange>
          </w:tcPr>
          <w:p w:rsidR="0007188B" w:rsidRPr="0007188B" w:rsidRDefault="0007188B" w:rsidP="0007188B">
            <w:pPr>
              <w:pStyle w:val="afff0"/>
              <w:rPr>
                <w:rFonts w:hint="eastAsia"/>
                <w:rPrChange w:id="2203" w:author="A5206572" w:date="2019-05-11T16:46:00Z">
                  <w:rPr>
                    <w:rFonts w:hint="eastAsia"/>
                    <w:noProof/>
                  </w:rPr>
                </w:rPrChange>
              </w:rPr>
              <w:pPrChange w:id="2204" w:author="A5206572" w:date="2019-05-11T16:46:00Z">
                <w:pPr>
                  <w:pStyle w:val="affe"/>
                </w:pPr>
              </w:pPrChange>
            </w:pPr>
            <w:r w:rsidRPr="0007188B">
              <w:rPr>
                <w:rFonts w:hint="eastAsia"/>
                <w:rPrChange w:id="2205" w:author="A5206572" w:date="2019-05-11T16:46:00Z">
                  <w:rPr>
                    <w:rFonts w:hint="eastAsia"/>
                    <w:noProof/>
                  </w:rPr>
                </w:rPrChange>
              </w:rPr>
              <w:t xml:space="preserve">[6] </w:t>
            </w:r>
          </w:p>
        </w:tc>
        <w:tc>
          <w:tcPr>
            <w:tcW w:w="0" w:type="auto"/>
            <w:hideMark/>
            <w:tcPrChange w:id="2206" w:author="A5206572" w:date="2019-05-11T16:44:00Z">
              <w:tcPr>
                <w:tcW w:w="0" w:type="auto"/>
                <w:hideMark/>
              </w:tcPr>
            </w:tcPrChange>
          </w:tcPr>
          <w:p w:rsidR="0007188B" w:rsidRPr="0007188B" w:rsidRDefault="0007188B" w:rsidP="0007188B">
            <w:pPr>
              <w:pStyle w:val="afff0"/>
              <w:rPr>
                <w:ins w:id="2207" w:author="A5206572" w:date="2019-05-11T16:42:00Z"/>
                <w:rPrChange w:id="2208" w:author="A5206572" w:date="2019-05-11T16:46:00Z">
                  <w:rPr>
                    <w:ins w:id="2209" w:author="A5206572" w:date="2019-05-11T16:42:00Z"/>
                    <w:noProof/>
                  </w:rPr>
                </w:rPrChange>
              </w:rPr>
              <w:pPrChange w:id="2210" w:author="A5206572" w:date="2019-05-11T16:46:00Z">
                <w:pPr>
                  <w:pStyle w:val="affe"/>
                </w:pPr>
              </w:pPrChange>
            </w:pPr>
            <w:del w:id="2211" w:author="A5206572" w:date="2019-05-11T16:42:00Z">
              <w:r w:rsidRPr="0007188B" w:rsidDel="0007188B">
                <w:rPr>
                  <w:rFonts w:hint="eastAsia"/>
                  <w:rPrChange w:id="2212" w:author="A5206572" w:date="2019-05-11T16:46:00Z">
                    <w:rPr>
                      <w:rFonts w:hint="eastAsia"/>
                      <w:noProof/>
                    </w:rPr>
                  </w:rPrChange>
                </w:rPr>
                <w:delText>“</w:delText>
              </w:r>
            </w:del>
            <w:r w:rsidRPr="0007188B">
              <w:rPr>
                <w:rFonts w:hint="eastAsia"/>
                <w:rPrChange w:id="2213" w:author="A5206572" w:date="2019-05-11T16:46:00Z">
                  <w:rPr>
                    <w:rFonts w:hint="eastAsia"/>
                    <w:noProof/>
                  </w:rPr>
                </w:rPrChange>
              </w:rPr>
              <w:t>Evernote</w:t>
            </w:r>
            <w:del w:id="2214" w:author="A5206572" w:date="2019-05-11T16:42:00Z">
              <w:r w:rsidRPr="0007188B" w:rsidDel="0007188B">
                <w:rPr>
                  <w:rFonts w:hint="eastAsia"/>
                  <w:rPrChange w:id="2215" w:author="A5206572" w:date="2019-05-11T16:46:00Z">
                    <w:rPr>
                      <w:rFonts w:hint="eastAsia"/>
                      <w:noProof/>
                    </w:rPr>
                  </w:rPrChange>
                </w:rPr>
                <w:delText>,</w:delText>
              </w:r>
              <w:r w:rsidRPr="0007188B" w:rsidDel="0007188B">
                <w:rPr>
                  <w:rFonts w:hint="eastAsia"/>
                  <w:rPrChange w:id="2216" w:author="A5206572" w:date="2019-05-11T16:46:00Z">
                    <w:rPr>
                      <w:rFonts w:hint="eastAsia"/>
                      <w:noProof/>
                    </w:rPr>
                  </w:rPrChange>
                </w:rPr>
                <w:delText>”</w:delText>
              </w:r>
              <w:r w:rsidRPr="0007188B" w:rsidDel="0007188B">
                <w:rPr>
                  <w:rFonts w:hint="eastAsia"/>
                  <w:rPrChange w:id="2217" w:author="A5206572" w:date="2019-05-11T16:46:00Z">
                    <w:rPr>
                      <w:rFonts w:hint="eastAsia"/>
                      <w:noProof/>
                    </w:rPr>
                  </w:rPrChange>
                </w:rPr>
                <w:delText xml:space="preserve"> [</w:delText>
              </w:r>
              <w:r w:rsidRPr="0007188B" w:rsidDel="0007188B">
                <w:rPr>
                  <w:rFonts w:hint="eastAsia"/>
                  <w:rPrChange w:id="2218" w:author="A5206572" w:date="2019-05-11T16:46:00Z">
                    <w:rPr>
                      <w:rFonts w:hint="eastAsia"/>
                      <w:noProof/>
                    </w:rPr>
                  </w:rPrChange>
                </w:rPr>
                <w:delText>線上</w:delText>
              </w:r>
              <w:r w:rsidRPr="0007188B" w:rsidDel="0007188B">
                <w:rPr>
                  <w:rFonts w:hint="eastAsia"/>
                  <w:rPrChange w:id="2219" w:author="A5206572" w:date="2019-05-11T16:46:00Z">
                    <w:rPr>
                      <w:rFonts w:hint="eastAsia"/>
                      <w:noProof/>
                    </w:rPr>
                  </w:rPrChange>
                </w:rPr>
                <w:delText xml:space="preserve">]. Available: </w:delText>
              </w:r>
            </w:del>
          </w:p>
          <w:p w:rsidR="0007188B" w:rsidRPr="0007188B" w:rsidRDefault="0007188B" w:rsidP="0007188B">
            <w:pPr>
              <w:pStyle w:val="afff0"/>
              <w:rPr>
                <w:rFonts w:hint="eastAsia"/>
                <w:rPrChange w:id="2220" w:author="A5206572" w:date="2019-05-11T16:46:00Z">
                  <w:rPr>
                    <w:rFonts w:hint="eastAsia"/>
                    <w:noProof/>
                  </w:rPr>
                </w:rPrChange>
              </w:rPr>
              <w:pPrChange w:id="2221" w:author="A5206572" w:date="2019-05-11T16:46:00Z">
                <w:pPr>
                  <w:pStyle w:val="affe"/>
                </w:pPr>
              </w:pPrChange>
            </w:pPr>
            <w:r w:rsidRPr="0007188B">
              <w:rPr>
                <w:rFonts w:hint="eastAsia"/>
                <w:rPrChange w:id="2222" w:author="A5206572" w:date="2019-05-11T16:46:00Z">
                  <w:rPr>
                    <w:rFonts w:hint="eastAsia"/>
                    <w:noProof/>
                  </w:rPr>
                </w:rPrChange>
              </w:rPr>
              <w:t>https://zh.wikipedia.org/wiki/Evernote.</w:t>
            </w:r>
          </w:p>
        </w:tc>
      </w:tr>
      <w:tr w:rsidR="0007188B" w:rsidRPr="0007188B" w:rsidTr="0007188B">
        <w:trPr>
          <w:divId w:val="763503055"/>
          <w:trHeight w:val="681"/>
          <w:tblCellSpacing w:w="15" w:type="dxa"/>
          <w:trPrChange w:id="2223" w:author="A5206572" w:date="2019-05-11T16:44:00Z">
            <w:trPr>
              <w:divId w:val="763503055"/>
              <w:tblCellSpacing w:w="15" w:type="dxa"/>
            </w:trPr>
          </w:trPrChange>
        </w:trPr>
        <w:tc>
          <w:tcPr>
            <w:tcW w:w="329" w:type="pct"/>
            <w:hideMark/>
            <w:tcPrChange w:id="2224" w:author="A5206572" w:date="2019-05-11T16:44:00Z">
              <w:tcPr>
                <w:tcW w:w="50" w:type="pct"/>
                <w:hideMark/>
              </w:tcPr>
            </w:tcPrChange>
          </w:tcPr>
          <w:p w:rsidR="0007188B" w:rsidRPr="0007188B" w:rsidRDefault="0007188B" w:rsidP="0007188B">
            <w:pPr>
              <w:pStyle w:val="afff0"/>
              <w:rPr>
                <w:rFonts w:hint="eastAsia"/>
                <w:rPrChange w:id="2225" w:author="A5206572" w:date="2019-05-11T16:46:00Z">
                  <w:rPr>
                    <w:rFonts w:hint="eastAsia"/>
                    <w:noProof/>
                  </w:rPr>
                </w:rPrChange>
              </w:rPr>
              <w:pPrChange w:id="2226" w:author="A5206572" w:date="2019-05-11T16:46:00Z">
                <w:pPr>
                  <w:pStyle w:val="affe"/>
                </w:pPr>
              </w:pPrChange>
            </w:pPr>
            <w:r w:rsidRPr="0007188B">
              <w:rPr>
                <w:rFonts w:hint="eastAsia"/>
                <w:rPrChange w:id="2227" w:author="A5206572" w:date="2019-05-11T16:46:00Z">
                  <w:rPr>
                    <w:rFonts w:hint="eastAsia"/>
                    <w:noProof/>
                  </w:rPr>
                </w:rPrChange>
              </w:rPr>
              <w:t xml:space="preserve">[7] </w:t>
            </w:r>
          </w:p>
        </w:tc>
        <w:tc>
          <w:tcPr>
            <w:tcW w:w="0" w:type="auto"/>
            <w:hideMark/>
            <w:tcPrChange w:id="2228" w:author="A5206572" w:date="2019-05-11T16:44:00Z">
              <w:tcPr>
                <w:tcW w:w="0" w:type="auto"/>
                <w:hideMark/>
              </w:tcPr>
            </w:tcPrChange>
          </w:tcPr>
          <w:p w:rsidR="0007188B" w:rsidRPr="0007188B" w:rsidRDefault="0007188B" w:rsidP="0007188B">
            <w:pPr>
              <w:pStyle w:val="afff0"/>
              <w:rPr>
                <w:ins w:id="2229" w:author="A5206572" w:date="2019-05-11T16:42:00Z"/>
                <w:rPrChange w:id="2230" w:author="A5206572" w:date="2019-05-11T16:46:00Z">
                  <w:rPr>
                    <w:ins w:id="2231" w:author="A5206572" w:date="2019-05-11T16:42:00Z"/>
                    <w:noProof/>
                  </w:rPr>
                </w:rPrChange>
              </w:rPr>
              <w:pPrChange w:id="2232" w:author="A5206572" w:date="2019-05-11T16:46:00Z">
                <w:pPr>
                  <w:pStyle w:val="affe"/>
                </w:pPr>
              </w:pPrChange>
            </w:pPr>
            <w:del w:id="2233" w:author="A5206572" w:date="2019-05-11T16:42:00Z">
              <w:r w:rsidRPr="0007188B" w:rsidDel="0007188B">
                <w:rPr>
                  <w:rFonts w:hint="eastAsia"/>
                  <w:rPrChange w:id="2234" w:author="A5206572" w:date="2019-05-11T16:46:00Z">
                    <w:rPr>
                      <w:rFonts w:hint="eastAsia"/>
                      <w:noProof/>
                    </w:rPr>
                  </w:rPrChange>
                </w:rPr>
                <w:delText>“</w:delText>
              </w:r>
            </w:del>
            <w:r w:rsidRPr="0007188B">
              <w:rPr>
                <w:rFonts w:hint="eastAsia"/>
                <w:rPrChange w:id="2235" w:author="A5206572" w:date="2019-05-11T16:46:00Z">
                  <w:rPr>
                    <w:rFonts w:hint="eastAsia"/>
                    <w:noProof/>
                  </w:rPr>
                </w:rPrChange>
              </w:rPr>
              <w:t>OneNote</w:t>
            </w:r>
            <w:del w:id="2236" w:author="A5206572" w:date="2019-05-11T16:42:00Z">
              <w:r w:rsidRPr="0007188B" w:rsidDel="0007188B">
                <w:rPr>
                  <w:rFonts w:hint="eastAsia"/>
                  <w:rPrChange w:id="2237" w:author="A5206572" w:date="2019-05-11T16:46:00Z">
                    <w:rPr>
                      <w:rFonts w:hint="eastAsia"/>
                      <w:noProof/>
                    </w:rPr>
                  </w:rPrChange>
                </w:rPr>
                <w:delText>,</w:delText>
              </w:r>
              <w:r w:rsidRPr="0007188B" w:rsidDel="0007188B">
                <w:rPr>
                  <w:rFonts w:hint="eastAsia"/>
                  <w:rPrChange w:id="2238" w:author="A5206572" w:date="2019-05-11T16:46:00Z">
                    <w:rPr>
                      <w:rFonts w:hint="eastAsia"/>
                      <w:noProof/>
                    </w:rPr>
                  </w:rPrChange>
                </w:rPr>
                <w:delText>”</w:delText>
              </w:r>
              <w:r w:rsidRPr="0007188B" w:rsidDel="0007188B">
                <w:rPr>
                  <w:rFonts w:hint="eastAsia"/>
                  <w:rPrChange w:id="2239" w:author="A5206572" w:date="2019-05-11T16:46:00Z">
                    <w:rPr>
                      <w:rFonts w:hint="eastAsia"/>
                      <w:noProof/>
                    </w:rPr>
                  </w:rPrChange>
                </w:rPr>
                <w:delText xml:space="preserve"> [</w:delText>
              </w:r>
              <w:r w:rsidRPr="0007188B" w:rsidDel="0007188B">
                <w:rPr>
                  <w:rFonts w:hint="eastAsia"/>
                  <w:rPrChange w:id="2240" w:author="A5206572" w:date="2019-05-11T16:46:00Z">
                    <w:rPr>
                      <w:rFonts w:hint="eastAsia"/>
                      <w:noProof/>
                    </w:rPr>
                  </w:rPrChange>
                </w:rPr>
                <w:delText>線上</w:delText>
              </w:r>
              <w:r w:rsidRPr="0007188B" w:rsidDel="0007188B">
                <w:rPr>
                  <w:rFonts w:hint="eastAsia"/>
                  <w:rPrChange w:id="2241" w:author="A5206572" w:date="2019-05-11T16:46:00Z">
                    <w:rPr>
                      <w:rFonts w:hint="eastAsia"/>
                      <w:noProof/>
                    </w:rPr>
                  </w:rPrChange>
                </w:rPr>
                <w:delText xml:space="preserve">]. </w:delText>
              </w:r>
            </w:del>
          </w:p>
          <w:p w:rsidR="0007188B" w:rsidRPr="0007188B" w:rsidRDefault="0007188B" w:rsidP="0007188B">
            <w:pPr>
              <w:pStyle w:val="afff0"/>
              <w:rPr>
                <w:rFonts w:hint="eastAsia"/>
                <w:rPrChange w:id="2242" w:author="A5206572" w:date="2019-05-11T16:46:00Z">
                  <w:rPr>
                    <w:rFonts w:hint="eastAsia"/>
                    <w:noProof/>
                  </w:rPr>
                </w:rPrChange>
              </w:rPr>
              <w:pPrChange w:id="2243" w:author="A5206572" w:date="2019-05-11T16:46:00Z">
                <w:pPr>
                  <w:pStyle w:val="affe"/>
                </w:pPr>
              </w:pPrChange>
            </w:pPr>
            <w:r w:rsidRPr="0007188B">
              <w:rPr>
                <w:rFonts w:hint="eastAsia"/>
                <w:rPrChange w:id="2244" w:author="A5206572" w:date="2019-05-11T16:46:00Z">
                  <w:rPr>
                    <w:rFonts w:hint="eastAsia"/>
                    <w:noProof/>
                  </w:rPr>
                </w:rPrChange>
              </w:rPr>
              <w:t>Available: https://zh.wikipedia.org/wiki/Microsoft_OneNote.</w:t>
            </w:r>
          </w:p>
        </w:tc>
      </w:tr>
      <w:tr w:rsidR="0007188B" w:rsidRPr="0007188B" w:rsidTr="0007188B">
        <w:trPr>
          <w:divId w:val="763503055"/>
          <w:trHeight w:val="694"/>
          <w:tblCellSpacing w:w="15" w:type="dxa"/>
          <w:trPrChange w:id="2245" w:author="A5206572" w:date="2019-05-11T16:44:00Z">
            <w:trPr>
              <w:divId w:val="763503055"/>
              <w:tblCellSpacing w:w="15" w:type="dxa"/>
            </w:trPr>
          </w:trPrChange>
        </w:trPr>
        <w:tc>
          <w:tcPr>
            <w:tcW w:w="329" w:type="pct"/>
            <w:hideMark/>
            <w:tcPrChange w:id="2246" w:author="A5206572" w:date="2019-05-11T16:44:00Z">
              <w:tcPr>
                <w:tcW w:w="50" w:type="pct"/>
                <w:hideMark/>
              </w:tcPr>
            </w:tcPrChange>
          </w:tcPr>
          <w:p w:rsidR="0007188B" w:rsidRPr="0007188B" w:rsidRDefault="0007188B" w:rsidP="0007188B">
            <w:pPr>
              <w:pStyle w:val="afff0"/>
              <w:rPr>
                <w:rFonts w:hint="eastAsia"/>
                <w:rPrChange w:id="2247" w:author="A5206572" w:date="2019-05-11T16:46:00Z">
                  <w:rPr>
                    <w:rFonts w:hint="eastAsia"/>
                    <w:noProof/>
                  </w:rPr>
                </w:rPrChange>
              </w:rPr>
              <w:pPrChange w:id="2248" w:author="A5206572" w:date="2019-05-11T16:46:00Z">
                <w:pPr>
                  <w:pStyle w:val="affe"/>
                </w:pPr>
              </w:pPrChange>
            </w:pPr>
            <w:r w:rsidRPr="0007188B">
              <w:rPr>
                <w:rFonts w:hint="eastAsia"/>
                <w:rPrChange w:id="2249" w:author="A5206572" w:date="2019-05-11T16:46:00Z">
                  <w:rPr>
                    <w:rFonts w:hint="eastAsia"/>
                    <w:noProof/>
                  </w:rPr>
                </w:rPrChange>
              </w:rPr>
              <w:t xml:space="preserve">[8] </w:t>
            </w:r>
          </w:p>
        </w:tc>
        <w:tc>
          <w:tcPr>
            <w:tcW w:w="0" w:type="auto"/>
            <w:hideMark/>
            <w:tcPrChange w:id="2250" w:author="A5206572" w:date="2019-05-11T16:44:00Z">
              <w:tcPr>
                <w:tcW w:w="0" w:type="auto"/>
                <w:hideMark/>
              </w:tcPr>
            </w:tcPrChange>
          </w:tcPr>
          <w:p w:rsidR="0007188B" w:rsidRPr="0007188B" w:rsidRDefault="0007188B" w:rsidP="0007188B">
            <w:pPr>
              <w:pStyle w:val="afff0"/>
              <w:rPr>
                <w:ins w:id="2251" w:author="A5206572" w:date="2019-05-11T16:42:00Z"/>
                <w:rPrChange w:id="2252" w:author="A5206572" w:date="2019-05-11T16:46:00Z">
                  <w:rPr>
                    <w:ins w:id="2253" w:author="A5206572" w:date="2019-05-11T16:42:00Z"/>
                    <w:noProof/>
                  </w:rPr>
                </w:rPrChange>
              </w:rPr>
              <w:pPrChange w:id="2254" w:author="A5206572" w:date="2019-05-11T16:46:00Z">
                <w:pPr>
                  <w:pStyle w:val="affe"/>
                </w:pPr>
              </w:pPrChange>
            </w:pPr>
            <w:del w:id="2255" w:author="A5206572" w:date="2019-05-11T16:42:00Z">
              <w:r w:rsidRPr="0007188B" w:rsidDel="0007188B">
                <w:rPr>
                  <w:rFonts w:hint="eastAsia"/>
                  <w:rPrChange w:id="2256" w:author="A5206572" w:date="2019-05-11T16:46:00Z">
                    <w:rPr>
                      <w:rFonts w:hint="eastAsia"/>
                      <w:noProof/>
                    </w:rPr>
                  </w:rPrChange>
                </w:rPr>
                <w:delText>“</w:delText>
              </w:r>
            </w:del>
            <w:r w:rsidRPr="0007188B">
              <w:rPr>
                <w:rFonts w:hint="eastAsia"/>
                <w:rPrChange w:id="2257" w:author="A5206572" w:date="2019-05-11T16:46:00Z">
                  <w:rPr>
                    <w:rFonts w:hint="eastAsia"/>
                    <w:noProof/>
                  </w:rPr>
                </w:rPrChange>
              </w:rPr>
              <w:t>Dcloud</w:t>
            </w:r>
            <w:del w:id="2258" w:author="A5206572" w:date="2019-05-11T16:42:00Z">
              <w:r w:rsidRPr="0007188B" w:rsidDel="0007188B">
                <w:rPr>
                  <w:rFonts w:hint="eastAsia"/>
                  <w:rPrChange w:id="2259" w:author="A5206572" w:date="2019-05-11T16:46:00Z">
                    <w:rPr>
                      <w:rFonts w:hint="eastAsia"/>
                      <w:noProof/>
                    </w:rPr>
                  </w:rPrChange>
                </w:rPr>
                <w:delText>,</w:delText>
              </w:r>
              <w:r w:rsidRPr="0007188B" w:rsidDel="0007188B">
                <w:rPr>
                  <w:rFonts w:hint="eastAsia"/>
                  <w:rPrChange w:id="2260" w:author="A5206572" w:date="2019-05-11T16:46:00Z">
                    <w:rPr>
                      <w:rFonts w:hint="eastAsia"/>
                      <w:noProof/>
                    </w:rPr>
                  </w:rPrChange>
                </w:rPr>
                <w:delText>”</w:delText>
              </w:r>
              <w:r w:rsidRPr="0007188B" w:rsidDel="0007188B">
                <w:rPr>
                  <w:rFonts w:hint="eastAsia"/>
                  <w:rPrChange w:id="2261" w:author="A5206572" w:date="2019-05-11T16:46:00Z">
                    <w:rPr>
                      <w:rFonts w:hint="eastAsia"/>
                      <w:noProof/>
                    </w:rPr>
                  </w:rPrChange>
                </w:rPr>
                <w:delText xml:space="preserve"> [</w:delText>
              </w:r>
              <w:r w:rsidRPr="0007188B" w:rsidDel="0007188B">
                <w:rPr>
                  <w:rFonts w:hint="eastAsia"/>
                  <w:rPrChange w:id="2262" w:author="A5206572" w:date="2019-05-11T16:46:00Z">
                    <w:rPr>
                      <w:rFonts w:hint="eastAsia"/>
                      <w:noProof/>
                    </w:rPr>
                  </w:rPrChange>
                </w:rPr>
                <w:delText>線上</w:delText>
              </w:r>
              <w:r w:rsidRPr="0007188B" w:rsidDel="0007188B">
                <w:rPr>
                  <w:rFonts w:hint="eastAsia"/>
                  <w:rPrChange w:id="2263" w:author="A5206572" w:date="2019-05-11T16:46:00Z">
                    <w:rPr>
                      <w:rFonts w:hint="eastAsia"/>
                      <w:noProof/>
                    </w:rPr>
                  </w:rPrChange>
                </w:rPr>
                <w:delText xml:space="preserve">]. </w:delText>
              </w:r>
            </w:del>
          </w:p>
          <w:p w:rsidR="0007188B" w:rsidRPr="0007188B" w:rsidRDefault="0007188B" w:rsidP="0007188B">
            <w:pPr>
              <w:pStyle w:val="afff0"/>
              <w:rPr>
                <w:rFonts w:hint="eastAsia"/>
                <w:rPrChange w:id="2264" w:author="A5206572" w:date="2019-05-11T16:46:00Z">
                  <w:rPr>
                    <w:rFonts w:hint="eastAsia"/>
                    <w:noProof/>
                  </w:rPr>
                </w:rPrChange>
              </w:rPr>
              <w:pPrChange w:id="2265" w:author="A5206572" w:date="2019-05-11T16:46:00Z">
                <w:pPr>
                  <w:pStyle w:val="affe"/>
                </w:pPr>
              </w:pPrChange>
            </w:pPr>
            <w:r w:rsidRPr="0007188B">
              <w:rPr>
                <w:rFonts w:hint="eastAsia"/>
                <w:rPrChange w:id="2266" w:author="A5206572" w:date="2019-05-11T16:46:00Z">
                  <w:rPr>
                    <w:rFonts w:hint="eastAsia"/>
                    <w:noProof/>
                  </w:rPr>
                </w:rPrChange>
              </w:rPr>
              <w:t>Available: https://dcloud.io/doc.html.</w:t>
            </w:r>
          </w:p>
        </w:tc>
      </w:tr>
      <w:tr w:rsidR="0007188B" w:rsidRPr="0007188B" w:rsidTr="0007188B">
        <w:trPr>
          <w:divId w:val="763503055"/>
          <w:trHeight w:val="681"/>
          <w:tblCellSpacing w:w="15" w:type="dxa"/>
          <w:trPrChange w:id="2267" w:author="A5206572" w:date="2019-05-11T16:44:00Z">
            <w:trPr>
              <w:divId w:val="763503055"/>
              <w:tblCellSpacing w:w="15" w:type="dxa"/>
            </w:trPr>
          </w:trPrChange>
        </w:trPr>
        <w:tc>
          <w:tcPr>
            <w:tcW w:w="329" w:type="pct"/>
            <w:hideMark/>
            <w:tcPrChange w:id="2268" w:author="A5206572" w:date="2019-05-11T16:44:00Z">
              <w:tcPr>
                <w:tcW w:w="50" w:type="pct"/>
                <w:hideMark/>
              </w:tcPr>
            </w:tcPrChange>
          </w:tcPr>
          <w:p w:rsidR="0007188B" w:rsidRPr="0007188B" w:rsidRDefault="0007188B" w:rsidP="0007188B">
            <w:pPr>
              <w:pStyle w:val="afff0"/>
              <w:rPr>
                <w:rFonts w:hint="eastAsia"/>
                <w:rPrChange w:id="2269" w:author="A5206572" w:date="2019-05-11T16:46:00Z">
                  <w:rPr>
                    <w:rFonts w:hint="eastAsia"/>
                    <w:noProof/>
                  </w:rPr>
                </w:rPrChange>
              </w:rPr>
              <w:pPrChange w:id="2270" w:author="A5206572" w:date="2019-05-11T16:46:00Z">
                <w:pPr>
                  <w:pStyle w:val="affe"/>
                </w:pPr>
              </w:pPrChange>
            </w:pPr>
            <w:r w:rsidRPr="0007188B">
              <w:rPr>
                <w:rFonts w:hint="eastAsia"/>
                <w:rPrChange w:id="2271" w:author="A5206572" w:date="2019-05-11T16:46:00Z">
                  <w:rPr>
                    <w:rFonts w:hint="eastAsia"/>
                    <w:noProof/>
                  </w:rPr>
                </w:rPrChange>
              </w:rPr>
              <w:t xml:space="preserve">[9] </w:t>
            </w:r>
          </w:p>
        </w:tc>
        <w:tc>
          <w:tcPr>
            <w:tcW w:w="0" w:type="auto"/>
            <w:hideMark/>
            <w:tcPrChange w:id="2272" w:author="A5206572" w:date="2019-05-11T16:44:00Z">
              <w:tcPr>
                <w:tcW w:w="0" w:type="auto"/>
                <w:hideMark/>
              </w:tcPr>
            </w:tcPrChange>
          </w:tcPr>
          <w:p w:rsidR="0007188B" w:rsidRPr="0007188B" w:rsidRDefault="0007188B" w:rsidP="0007188B">
            <w:pPr>
              <w:pStyle w:val="afff0"/>
              <w:rPr>
                <w:ins w:id="2273" w:author="A5206572" w:date="2019-05-11T16:42:00Z"/>
                <w:rPrChange w:id="2274" w:author="A5206572" w:date="2019-05-11T16:46:00Z">
                  <w:rPr>
                    <w:ins w:id="2275" w:author="A5206572" w:date="2019-05-11T16:42:00Z"/>
                    <w:noProof/>
                  </w:rPr>
                </w:rPrChange>
              </w:rPr>
              <w:pPrChange w:id="2276" w:author="A5206572" w:date="2019-05-11T16:46:00Z">
                <w:pPr>
                  <w:pStyle w:val="affe"/>
                </w:pPr>
              </w:pPrChange>
            </w:pPr>
            <w:del w:id="2277" w:author="A5206572" w:date="2019-05-11T16:42:00Z">
              <w:r w:rsidRPr="0007188B" w:rsidDel="0007188B">
                <w:rPr>
                  <w:rFonts w:hint="eastAsia"/>
                  <w:rPrChange w:id="2278" w:author="A5206572" w:date="2019-05-11T16:46:00Z">
                    <w:rPr>
                      <w:rFonts w:hint="eastAsia"/>
                      <w:noProof/>
                    </w:rPr>
                  </w:rPrChange>
                </w:rPr>
                <w:delText>“</w:delText>
              </w:r>
            </w:del>
            <w:r w:rsidRPr="0007188B">
              <w:rPr>
                <w:rFonts w:hint="eastAsia"/>
                <w:rPrChange w:id="2279" w:author="A5206572" w:date="2019-05-11T16:46:00Z">
                  <w:rPr>
                    <w:rFonts w:hint="eastAsia"/>
                    <w:noProof/>
                  </w:rPr>
                </w:rPrChange>
              </w:rPr>
              <w:t xml:space="preserve">HTML5+ </w:t>
            </w:r>
            <w:r w:rsidRPr="0007188B">
              <w:rPr>
                <w:rFonts w:hint="eastAsia"/>
                <w:rPrChange w:id="2280" w:author="A5206572" w:date="2019-05-11T16:46:00Z">
                  <w:rPr>
                    <w:rFonts w:hint="eastAsia"/>
                    <w:noProof/>
                  </w:rPr>
                </w:rPrChange>
              </w:rPr>
              <w:t>架構圖</w:t>
            </w:r>
            <w:del w:id="2281" w:author="A5206572" w:date="2019-05-11T16:42:00Z">
              <w:r w:rsidRPr="0007188B" w:rsidDel="0007188B">
                <w:rPr>
                  <w:rFonts w:hint="eastAsia"/>
                  <w:rPrChange w:id="2282" w:author="A5206572" w:date="2019-05-11T16:46:00Z">
                    <w:rPr>
                      <w:rFonts w:hint="eastAsia"/>
                      <w:noProof/>
                    </w:rPr>
                  </w:rPrChange>
                </w:rPr>
                <w:delText>,</w:delText>
              </w:r>
              <w:r w:rsidRPr="0007188B" w:rsidDel="0007188B">
                <w:rPr>
                  <w:rFonts w:hint="eastAsia"/>
                  <w:rPrChange w:id="2283" w:author="A5206572" w:date="2019-05-11T16:46:00Z">
                    <w:rPr>
                      <w:rFonts w:hint="eastAsia"/>
                      <w:noProof/>
                    </w:rPr>
                  </w:rPrChange>
                </w:rPr>
                <w:delText>”</w:delText>
              </w:r>
              <w:r w:rsidRPr="0007188B" w:rsidDel="0007188B">
                <w:rPr>
                  <w:rFonts w:hint="eastAsia"/>
                  <w:rPrChange w:id="2284" w:author="A5206572" w:date="2019-05-11T16:46:00Z">
                    <w:rPr>
                      <w:rFonts w:hint="eastAsia"/>
                      <w:noProof/>
                    </w:rPr>
                  </w:rPrChange>
                </w:rPr>
                <w:delText xml:space="preserve"> [</w:delText>
              </w:r>
              <w:r w:rsidRPr="0007188B" w:rsidDel="0007188B">
                <w:rPr>
                  <w:rFonts w:hint="eastAsia"/>
                  <w:rPrChange w:id="2285" w:author="A5206572" w:date="2019-05-11T16:46:00Z">
                    <w:rPr>
                      <w:rFonts w:hint="eastAsia"/>
                      <w:noProof/>
                    </w:rPr>
                  </w:rPrChange>
                </w:rPr>
                <w:delText>線上</w:delText>
              </w:r>
              <w:r w:rsidRPr="0007188B" w:rsidDel="0007188B">
                <w:rPr>
                  <w:rFonts w:hint="eastAsia"/>
                  <w:rPrChange w:id="2286" w:author="A5206572" w:date="2019-05-11T16:46:00Z">
                    <w:rPr>
                      <w:rFonts w:hint="eastAsia"/>
                      <w:noProof/>
                    </w:rPr>
                  </w:rPrChange>
                </w:rPr>
                <w:delText xml:space="preserve">]. Available: </w:delText>
              </w:r>
            </w:del>
          </w:p>
          <w:p w:rsidR="0007188B" w:rsidRPr="0007188B" w:rsidRDefault="0007188B" w:rsidP="0007188B">
            <w:pPr>
              <w:pStyle w:val="afff0"/>
              <w:rPr>
                <w:rFonts w:hint="eastAsia"/>
                <w:rPrChange w:id="2287" w:author="A5206572" w:date="2019-05-11T16:46:00Z">
                  <w:rPr>
                    <w:rFonts w:hint="eastAsia"/>
                    <w:noProof/>
                  </w:rPr>
                </w:rPrChange>
              </w:rPr>
              <w:pPrChange w:id="2288" w:author="A5206572" w:date="2019-05-11T16:46:00Z">
                <w:pPr>
                  <w:pStyle w:val="affe"/>
                </w:pPr>
              </w:pPrChange>
            </w:pPr>
            <w:r w:rsidRPr="0007188B">
              <w:rPr>
                <w:rFonts w:hint="eastAsia"/>
                <w:rPrChange w:id="2289" w:author="A5206572" w:date="2019-05-11T16:46:00Z">
                  <w:rPr>
                    <w:rFonts w:hint="eastAsia"/>
                    <w:noProof/>
                  </w:rPr>
                </w:rPrChange>
              </w:rPr>
              <w:t>https://www.itread01.com/articles/1475922056.html.</w:t>
            </w:r>
          </w:p>
        </w:tc>
      </w:tr>
      <w:tr w:rsidR="0007188B" w:rsidRPr="0007188B" w:rsidTr="0007188B">
        <w:trPr>
          <w:divId w:val="763503055"/>
          <w:trHeight w:val="681"/>
          <w:tblCellSpacing w:w="15" w:type="dxa"/>
          <w:trPrChange w:id="2290" w:author="A5206572" w:date="2019-05-11T16:44:00Z">
            <w:trPr>
              <w:divId w:val="763503055"/>
              <w:tblCellSpacing w:w="15" w:type="dxa"/>
            </w:trPr>
          </w:trPrChange>
        </w:trPr>
        <w:tc>
          <w:tcPr>
            <w:tcW w:w="329" w:type="pct"/>
            <w:hideMark/>
            <w:tcPrChange w:id="2291" w:author="A5206572" w:date="2019-05-11T16:44:00Z">
              <w:tcPr>
                <w:tcW w:w="50" w:type="pct"/>
                <w:hideMark/>
              </w:tcPr>
            </w:tcPrChange>
          </w:tcPr>
          <w:p w:rsidR="0007188B" w:rsidRPr="0007188B" w:rsidRDefault="0007188B" w:rsidP="0007188B">
            <w:pPr>
              <w:pStyle w:val="afff0"/>
              <w:rPr>
                <w:rFonts w:hint="eastAsia"/>
                <w:rPrChange w:id="2292" w:author="A5206572" w:date="2019-05-11T16:46:00Z">
                  <w:rPr>
                    <w:rFonts w:hint="eastAsia"/>
                    <w:noProof/>
                  </w:rPr>
                </w:rPrChange>
              </w:rPr>
              <w:pPrChange w:id="2293" w:author="A5206572" w:date="2019-05-11T16:46:00Z">
                <w:pPr>
                  <w:pStyle w:val="affe"/>
                </w:pPr>
              </w:pPrChange>
            </w:pPr>
            <w:r w:rsidRPr="0007188B">
              <w:rPr>
                <w:rFonts w:hint="eastAsia"/>
                <w:rPrChange w:id="2294" w:author="A5206572" w:date="2019-05-11T16:46:00Z">
                  <w:rPr>
                    <w:rFonts w:hint="eastAsia"/>
                    <w:noProof/>
                  </w:rPr>
                </w:rPrChange>
              </w:rPr>
              <w:t>[1</w:t>
            </w:r>
            <w:ins w:id="2295" w:author="A5206572" w:date="2019-05-11T16:40:00Z">
              <w:r w:rsidRPr="0007188B">
                <w:rPr>
                  <w:rFonts w:hint="eastAsia"/>
                  <w:rPrChange w:id="2296" w:author="A5206572" w:date="2019-05-11T16:46:00Z">
                    <w:rPr>
                      <w:rFonts w:hint="eastAsia"/>
                      <w:noProof/>
                    </w:rPr>
                  </w:rPrChange>
                </w:rPr>
                <w:t>0</w:t>
              </w:r>
            </w:ins>
            <w:del w:id="2297" w:author="A5206572" w:date="2019-05-11T16:40:00Z">
              <w:r w:rsidRPr="0007188B" w:rsidDel="0007188B">
                <w:rPr>
                  <w:rFonts w:hint="eastAsia"/>
                  <w:rPrChange w:id="2298" w:author="A5206572" w:date="2019-05-11T16:46:00Z">
                    <w:rPr>
                      <w:rFonts w:hint="eastAsia"/>
                      <w:noProof/>
                    </w:rPr>
                  </w:rPrChange>
                </w:rPr>
                <w:delText>0</w:delText>
              </w:r>
            </w:del>
            <w:r w:rsidRPr="0007188B">
              <w:rPr>
                <w:rFonts w:hint="eastAsia"/>
                <w:rPrChange w:id="2299" w:author="A5206572" w:date="2019-05-11T16:46:00Z">
                  <w:rPr>
                    <w:rFonts w:hint="eastAsia"/>
                    <w:noProof/>
                  </w:rPr>
                </w:rPrChange>
              </w:rPr>
              <w:t xml:space="preserve">] </w:t>
            </w:r>
          </w:p>
        </w:tc>
        <w:tc>
          <w:tcPr>
            <w:tcW w:w="0" w:type="auto"/>
            <w:hideMark/>
            <w:tcPrChange w:id="2300" w:author="A5206572" w:date="2019-05-11T16:44:00Z">
              <w:tcPr>
                <w:tcW w:w="0" w:type="auto"/>
                <w:hideMark/>
              </w:tcPr>
            </w:tcPrChange>
          </w:tcPr>
          <w:p w:rsidR="0007188B" w:rsidRPr="0007188B" w:rsidRDefault="0007188B" w:rsidP="0007188B">
            <w:pPr>
              <w:pStyle w:val="afff0"/>
              <w:rPr>
                <w:ins w:id="2301" w:author="A5206572" w:date="2019-05-11T16:42:00Z"/>
                <w:rPrChange w:id="2302" w:author="A5206572" w:date="2019-05-11T16:46:00Z">
                  <w:rPr>
                    <w:ins w:id="2303" w:author="A5206572" w:date="2019-05-11T16:42:00Z"/>
                    <w:noProof/>
                  </w:rPr>
                </w:rPrChange>
              </w:rPr>
              <w:pPrChange w:id="2304" w:author="A5206572" w:date="2019-05-11T16:46:00Z">
                <w:pPr>
                  <w:pStyle w:val="affe"/>
                </w:pPr>
              </w:pPrChange>
            </w:pPr>
            <w:del w:id="2305" w:author="A5206572" w:date="2019-05-11T16:42:00Z">
              <w:r w:rsidRPr="0007188B" w:rsidDel="0007188B">
                <w:rPr>
                  <w:rFonts w:hint="eastAsia"/>
                  <w:rPrChange w:id="2306" w:author="A5206572" w:date="2019-05-11T16:46:00Z">
                    <w:rPr>
                      <w:rFonts w:hint="eastAsia"/>
                      <w:noProof/>
                    </w:rPr>
                  </w:rPrChange>
                </w:rPr>
                <w:delText>“</w:delText>
              </w:r>
            </w:del>
            <w:r w:rsidRPr="0007188B">
              <w:rPr>
                <w:rFonts w:hint="eastAsia"/>
                <w:rPrChange w:id="2307" w:author="A5206572" w:date="2019-05-11T16:46:00Z">
                  <w:rPr>
                    <w:rFonts w:hint="eastAsia"/>
                    <w:noProof/>
                  </w:rPr>
                </w:rPrChange>
              </w:rPr>
              <w:t>Cropper</w:t>
            </w:r>
            <w:ins w:id="2308" w:author="A5206572" w:date="2019-05-11T16:42:00Z">
              <w:r w:rsidRPr="0007188B">
                <w:rPr>
                  <w:rPrChange w:id="2309" w:author="A5206572" w:date="2019-05-11T16:46:00Z">
                    <w:rPr>
                      <w:noProof/>
                    </w:rPr>
                  </w:rPrChange>
                </w:rPr>
                <w:t>.</w:t>
              </w:r>
            </w:ins>
            <w:del w:id="2310" w:author="A5206572" w:date="2019-05-11T16:42:00Z">
              <w:r w:rsidRPr="0007188B" w:rsidDel="0007188B">
                <w:rPr>
                  <w:rFonts w:hint="eastAsia"/>
                  <w:rPrChange w:id="2311" w:author="A5206572" w:date="2019-05-11T16:46:00Z">
                    <w:rPr>
                      <w:rFonts w:hint="eastAsia"/>
                      <w:noProof/>
                    </w:rPr>
                  </w:rPrChange>
                </w:rPr>
                <w:delText xml:space="preserve"> </w:delText>
              </w:r>
            </w:del>
            <w:r w:rsidRPr="0007188B">
              <w:rPr>
                <w:rFonts w:hint="eastAsia"/>
                <w:rPrChange w:id="2312" w:author="A5206572" w:date="2019-05-11T16:46:00Z">
                  <w:rPr>
                    <w:rFonts w:hint="eastAsia"/>
                    <w:noProof/>
                  </w:rPr>
                </w:rPrChange>
              </w:rPr>
              <w:t>js</w:t>
            </w:r>
            <w:del w:id="2313" w:author="A5206572" w:date="2019-05-11T16:42:00Z">
              <w:r w:rsidRPr="0007188B" w:rsidDel="0007188B">
                <w:rPr>
                  <w:rFonts w:hint="eastAsia"/>
                  <w:rPrChange w:id="2314" w:author="A5206572" w:date="2019-05-11T16:46:00Z">
                    <w:rPr>
                      <w:rFonts w:hint="eastAsia"/>
                      <w:noProof/>
                    </w:rPr>
                  </w:rPrChange>
                </w:rPr>
                <w:delText>,</w:delText>
              </w:r>
              <w:r w:rsidRPr="0007188B" w:rsidDel="0007188B">
                <w:rPr>
                  <w:rFonts w:hint="eastAsia"/>
                  <w:rPrChange w:id="2315" w:author="A5206572" w:date="2019-05-11T16:46:00Z">
                    <w:rPr>
                      <w:rFonts w:hint="eastAsia"/>
                      <w:noProof/>
                    </w:rPr>
                  </w:rPrChange>
                </w:rPr>
                <w:delText>”</w:delText>
              </w:r>
              <w:r w:rsidRPr="0007188B" w:rsidDel="0007188B">
                <w:rPr>
                  <w:rFonts w:hint="eastAsia"/>
                  <w:rPrChange w:id="2316" w:author="A5206572" w:date="2019-05-11T16:46:00Z">
                    <w:rPr>
                      <w:rFonts w:hint="eastAsia"/>
                      <w:noProof/>
                    </w:rPr>
                  </w:rPrChange>
                </w:rPr>
                <w:delText xml:space="preserve"> [</w:delText>
              </w:r>
              <w:r w:rsidRPr="0007188B" w:rsidDel="0007188B">
                <w:rPr>
                  <w:rFonts w:hint="eastAsia"/>
                  <w:rPrChange w:id="2317" w:author="A5206572" w:date="2019-05-11T16:46:00Z">
                    <w:rPr>
                      <w:rFonts w:hint="eastAsia"/>
                      <w:noProof/>
                    </w:rPr>
                  </w:rPrChange>
                </w:rPr>
                <w:delText>線上</w:delText>
              </w:r>
              <w:r w:rsidRPr="0007188B" w:rsidDel="0007188B">
                <w:rPr>
                  <w:rFonts w:hint="eastAsia"/>
                  <w:rPrChange w:id="2318" w:author="A5206572" w:date="2019-05-11T16:46:00Z">
                    <w:rPr>
                      <w:rFonts w:hint="eastAsia"/>
                      <w:noProof/>
                    </w:rPr>
                  </w:rPrChange>
                </w:rPr>
                <w:delText xml:space="preserve">]. Available: </w:delText>
              </w:r>
            </w:del>
          </w:p>
          <w:p w:rsidR="0007188B" w:rsidRPr="0007188B" w:rsidRDefault="0007188B" w:rsidP="0007188B">
            <w:pPr>
              <w:pStyle w:val="afff0"/>
              <w:rPr>
                <w:rFonts w:hint="eastAsia"/>
                <w:rPrChange w:id="2319" w:author="A5206572" w:date="2019-05-11T16:46:00Z">
                  <w:rPr>
                    <w:rFonts w:hint="eastAsia"/>
                    <w:noProof/>
                  </w:rPr>
                </w:rPrChange>
              </w:rPr>
              <w:pPrChange w:id="2320" w:author="A5206572" w:date="2019-05-11T16:46:00Z">
                <w:pPr>
                  <w:pStyle w:val="affe"/>
                </w:pPr>
              </w:pPrChange>
            </w:pPr>
            <w:r w:rsidRPr="0007188B">
              <w:rPr>
                <w:rFonts w:hint="eastAsia"/>
                <w:rPrChange w:id="2321" w:author="A5206572" w:date="2019-05-11T16:46:00Z">
                  <w:rPr>
                    <w:rFonts w:hint="eastAsia"/>
                    <w:noProof/>
                  </w:rPr>
                </w:rPrChange>
              </w:rPr>
              <w:t>https://github.com/fengyuanchen/cropperjs.</w:t>
            </w:r>
          </w:p>
        </w:tc>
      </w:tr>
      <w:tr w:rsidR="0007188B" w:rsidRPr="0007188B" w:rsidTr="0007188B">
        <w:trPr>
          <w:divId w:val="763503055"/>
          <w:trHeight w:val="694"/>
          <w:tblCellSpacing w:w="15" w:type="dxa"/>
          <w:trPrChange w:id="2322" w:author="A5206572" w:date="2019-05-11T16:44:00Z">
            <w:trPr>
              <w:divId w:val="763503055"/>
              <w:tblCellSpacing w:w="15" w:type="dxa"/>
            </w:trPr>
          </w:trPrChange>
        </w:trPr>
        <w:tc>
          <w:tcPr>
            <w:tcW w:w="329" w:type="pct"/>
            <w:hideMark/>
            <w:tcPrChange w:id="2323" w:author="A5206572" w:date="2019-05-11T16:44:00Z">
              <w:tcPr>
                <w:tcW w:w="50" w:type="pct"/>
                <w:hideMark/>
              </w:tcPr>
            </w:tcPrChange>
          </w:tcPr>
          <w:p w:rsidR="0007188B" w:rsidRPr="0007188B" w:rsidRDefault="0007188B" w:rsidP="0007188B">
            <w:pPr>
              <w:pStyle w:val="afff0"/>
              <w:rPr>
                <w:rFonts w:hint="eastAsia"/>
                <w:rPrChange w:id="2324" w:author="A5206572" w:date="2019-05-11T16:46:00Z">
                  <w:rPr>
                    <w:rFonts w:hint="eastAsia"/>
                    <w:noProof/>
                  </w:rPr>
                </w:rPrChange>
              </w:rPr>
              <w:pPrChange w:id="2325" w:author="A5206572" w:date="2019-05-11T16:46:00Z">
                <w:pPr>
                  <w:pStyle w:val="affe"/>
                </w:pPr>
              </w:pPrChange>
            </w:pPr>
            <w:r w:rsidRPr="0007188B">
              <w:rPr>
                <w:rFonts w:hint="eastAsia"/>
                <w:rPrChange w:id="2326" w:author="A5206572" w:date="2019-05-11T16:46:00Z">
                  <w:rPr>
                    <w:rFonts w:hint="eastAsia"/>
                    <w:noProof/>
                  </w:rPr>
                </w:rPrChange>
              </w:rPr>
              <w:t xml:space="preserve">[11] </w:t>
            </w:r>
          </w:p>
        </w:tc>
        <w:tc>
          <w:tcPr>
            <w:tcW w:w="0" w:type="auto"/>
            <w:hideMark/>
            <w:tcPrChange w:id="2327" w:author="A5206572" w:date="2019-05-11T16:44:00Z">
              <w:tcPr>
                <w:tcW w:w="0" w:type="auto"/>
                <w:hideMark/>
              </w:tcPr>
            </w:tcPrChange>
          </w:tcPr>
          <w:p w:rsidR="0007188B" w:rsidRPr="0007188B" w:rsidRDefault="0007188B" w:rsidP="0007188B">
            <w:pPr>
              <w:pStyle w:val="afff0"/>
              <w:rPr>
                <w:ins w:id="2328" w:author="A5206572" w:date="2019-05-11T16:43:00Z"/>
                <w:rPrChange w:id="2329" w:author="A5206572" w:date="2019-05-11T16:46:00Z">
                  <w:rPr>
                    <w:ins w:id="2330" w:author="A5206572" w:date="2019-05-11T16:43:00Z"/>
                    <w:noProof/>
                  </w:rPr>
                </w:rPrChange>
              </w:rPr>
              <w:pPrChange w:id="2331" w:author="A5206572" w:date="2019-05-11T16:46:00Z">
                <w:pPr>
                  <w:pStyle w:val="affe"/>
                </w:pPr>
              </w:pPrChange>
            </w:pPr>
            <w:del w:id="2332" w:author="A5206572" w:date="2019-05-11T16:43:00Z">
              <w:r w:rsidRPr="0007188B" w:rsidDel="0007188B">
                <w:rPr>
                  <w:rFonts w:hint="eastAsia"/>
                  <w:rPrChange w:id="2333" w:author="A5206572" w:date="2019-05-11T16:46:00Z">
                    <w:rPr>
                      <w:rFonts w:hint="eastAsia"/>
                      <w:noProof/>
                    </w:rPr>
                  </w:rPrChange>
                </w:rPr>
                <w:delText>“</w:delText>
              </w:r>
            </w:del>
            <w:r w:rsidRPr="0007188B">
              <w:rPr>
                <w:rFonts w:hint="eastAsia"/>
                <w:rPrChange w:id="2334" w:author="A5206572" w:date="2019-05-11T16:46:00Z">
                  <w:rPr>
                    <w:rFonts w:hint="eastAsia"/>
                    <w:noProof/>
                  </w:rPr>
                </w:rPrChange>
              </w:rPr>
              <w:t>Google Cloud Platform</w:t>
            </w:r>
            <w:del w:id="2335" w:author="A5206572" w:date="2019-05-11T16:43:00Z">
              <w:r w:rsidRPr="0007188B" w:rsidDel="0007188B">
                <w:rPr>
                  <w:rFonts w:hint="eastAsia"/>
                  <w:rPrChange w:id="2336" w:author="A5206572" w:date="2019-05-11T16:46:00Z">
                    <w:rPr>
                      <w:rFonts w:hint="eastAsia"/>
                      <w:noProof/>
                    </w:rPr>
                  </w:rPrChange>
                </w:rPr>
                <w:delText>,</w:delText>
              </w:r>
              <w:r w:rsidRPr="0007188B" w:rsidDel="0007188B">
                <w:rPr>
                  <w:rFonts w:hint="eastAsia"/>
                  <w:rPrChange w:id="2337" w:author="A5206572" w:date="2019-05-11T16:46:00Z">
                    <w:rPr>
                      <w:rFonts w:hint="eastAsia"/>
                      <w:noProof/>
                    </w:rPr>
                  </w:rPrChange>
                </w:rPr>
                <w:delText>”</w:delText>
              </w:r>
              <w:r w:rsidRPr="0007188B" w:rsidDel="0007188B">
                <w:rPr>
                  <w:rFonts w:hint="eastAsia"/>
                  <w:rPrChange w:id="2338" w:author="A5206572" w:date="2019-05-11T16:46:00Z">
                    <w:rPr>
                      <w:rFonts w:hint="eastAsia"/>
                      <w:noProof/>
                    </w:rPr>
                  </w:rPrChange>
                </w:rPr>
                <w:delText xml:space="preserve"> [</w:delText>
              </w:r>
              <w:r w:rsidRPr="0007188B" w:rsidDel="0007188B">
                <w:rPr>
                  <w:rFonts w:hint="eastAsia"/>
                  <w:rPrChange w:id="2339" w:author="A5206572" w:date="2019-05-11T16:46:00Z">
                    <w:rPr>
                      <w:rFonts w:hint="eastAsia"/>
                      <w:noProof/>
                    </w:rPr>
                  </w:rPrChange>
                </w:rPr>
                <w:delText>線上</w:delText>
              </w:r>
              <w:r w:rsidRPr="0007188B" w:rsidDel="0007188B">
                <w:rPr>
                  <w:rFonts w:hint="eastAsia"/>
                  <w:rPrChange w:id="2340" w:author="A5206572" w:date="2019-05-11T16:46:00Z">
                    <w:rPr>
                      <w:rFonts w:hint="eastAsia"/>
                      <w:noProof/>
                    </w:rPr>
                  </w:rPrChange>
                </w:rPr>
                <w:delText xml:space="preserve">]. Available: </w:delText>
              </w:r>
            </w:del>
          </w:p>
          <w:p w:rsidR="0007188B" w:rsidRPr="0007188B" w:rsidRDefault="0007188B" w:rsidP="0007188B">
            <w:pPr>
              <w:pStyle w:val="afff0"/>
              <w:rPr>
                <w:rFonts w:hint="eastAsia"/>
                <w:rPrChange w:id="2341" w:author="A5206572" w:date="2019-05-11T16:46:00Z">
                  <w:rPr>
                    <w:rFonts w:hint="eastAsia"/>
                    <w:noProof/>
                  </w:rPr>
                </w:rPrChange>
              </w:rPr>
              <w:pPrChange w:id="2342" w:author="A5206572" w:date="2019-05-11T16:46:00Z">
                <w:pPr>
                  <w:pStyle w:val="affe"/>
                </w:pPr>
              </w:pPrChange>
            </w:pPr>
            <w:r w:rsidRPr="0007188B">
              <w:rPr>
                <w:rFonts w:hint="eastAsia"/>
                <w:rPrChange w:id="2343" w:author="A5206572" w:date="2019-05-11T16:46:00Z">
                  <w:rPr>
                    <w:rFonts w:hint="eastAsia"/>
                    <w:noProof/>
                  </w:rPr>
                </w:rPrChange>
              </w:rPr>
              <w:t>https://noootown.wordpress.com/2017/12/13/google-compute-engine/.</w:t>
            </w:r>
          </w:p>
        </w:tc>
      </w:tr>
      <w:tr w:rsidR="0007188B" w:rsidRPr="0007188B" w:rsidTr="0007188B">
        <w:trPr>
          <w:divId w:val="763503055"/>
          <w:trHeight w:val="681"/>
          <w:tblCellSpacing w:w="15" w:type="dxa"/>
          <w:trPrChange w:id="2344" w:author="A5206572" w:date="2019-05-11T16:44:00Z">
            <w:trPr>
              <w:divId w:val="763503055"/>
              <w:tblCellSpacing w:w="15" w:type="dxa"/>
            </w:trPr>
          </w:trPrChange>
        </w:trPr>
        <w:tc>
          <w:tcPr>
            <w:tcW w:w="329" w:type="pct"/>
            <w:hideMark/>
            <w:tcPrChange w:id="2345" w:author="A5206572" w:date="2019-05-11T16:44:00Z">
              <w:tcPr>
                <w:tcW w:w="50" w:type="pct"/>
                <w:hideMark/>
              </w:tcPr>
            </w:tcPrChange>
          </w:tcPr>
          <w:p w:rsidR="0007188B" w:rsidRPr="0007188B" w:rsidRDefault="0007188B" w:rsidP="0007188B">
            <w:pPr>
              <w:pStyle w:val="afff0"/>
              <w:rPr>
                <w:rFonts w:hint="eastAsia"/>
                <w:rPrChange w:id="2346" w:author="A5206572" w:date="2019-05-11T16:46:00Z">
                  <w:rPr>
                    <w:rFonts w:hint="eastAsia"/>
                    <w:noProof/>
                  </w:rPr>
                </w:rPrChange>
              </w:rPr>
              <w:pPrChange w:id="2347" w:author="A5206572" w:date="2019-05-11T16:46:00Z">
                <w:pPr>
                  <w:pStyle w:val="affe"/>
                </w:pPr>
              </w:pPrChange>
            </w:pPr>
            <w:r w:rsidRPr="0007188B">
              <w:rPr>
                <w:rFonts w:hint="eastAsia"/>
                <w:rPrChange w:id="2348" w:author="A5206572" w:date="2019-05-11T16:46:00Z">
                  <w:rPr>
                    <w:rFonts w:hint="eastAsia"/>
                    <w:noProof/>
                  </w:rPr>
                </w:rPrChange>
              </w:rPr>
              <w:t xml:space="preserve">[12] </w:t>
            </w:r>
          </w:p>
        </w:tc>
        <w:tc>
          <w:tcPr>
            <w:tcW w:w="0" w:type="auto"/>
            <w:hideMark/>
            <w:tcPrChange w:id="2349" w:author="A5206572" w:date="2019-05-11T16:44:00Z">
              <w:tcPr>
                <w:tcW w:w="0" w:type="auto"/>
                <w:hideMark/>
              </w:tcPr>
            </w:tcPrChange>
          </w:tcPr>
          <w:p w:rsidR="0007188B" w:rsidRPr="0007188B" w:rsidRDefault="0007188B" w:rsidP="0007188B">
            <w:pPr>
              <w:pStyle w:val="afff0"/>
              <w:rPr>
                <w:ins w:id="2350" w:author="A5206572" w:date="2019-05-11T16:43:00Z"/>
                <w:rPrChange w:id="2351" w:author="A5206572" w:date="2019-05-11T16:46:00Z">
                  <w:rPr>
                    <w:ins w:id="2352" w:author="A5206572" w:date="2019-05-11T16:43:00Z"/>
                    <w:noProof/>
                  </w:rPr>
                </w:rPrChange>
              </w:rPr>
              <w:pPrChange w:id="2353" w:author="A5206572" w:date="2019-05-11T16:46:00Z">
                <w:pPr>
                  <w:pStyle w:val="affe"/>
                </w:pPr>
              </w:pPrChange>
            </w:pPr>
            <w:del w:id="2354" w:author="A5206572" w:date="2019-05-11T16:43:00Z">
              <w:r w:rsidRPr="0007188B" w:rsidDel="0007188B">
                <w:rPr>
                  <w:rFonts w:hint="eastAsia"/>
                  <w:rPrChange w:id="2355" w:author="A5206572" w:date="2019-05-11T16:46:00Z">
                    <w:rPr>
                      <w:rFonts w:hint="eastAsia"/>
                      <w:noProof/>
                    </w:rPr>
                  </w:rPrChange>
                </w:rPr>
                <w:delText>“</w:delText>
              </w:r>
            </w:del>
            <w:r w:rsidRPr="0007188B">
              <w:rPr>
                <w:rFonts w:hint="eastAsia"/>
                <w:rPrChange w:id="2356" w:author="A5206572" w:date="2019-05-11T16:46:00Z">
                  <w:rPr>
                    <w:rFonts w:hint="eastAsia"/>
                    <w:noProof/>
                  </w:rPr>
                </w:rPrChange>
              </w:rPr>
              <w:t>laas</w:t>
            </w:r>
            <w:del w:id="2357" w:author="A5206572" w:date="2019-05-11T16:43:00Z">
              <w:r w:rsidRPr="0007188B" w:rsidDel="0007188B">
                <w:rPr>
                  <w:rFonts w:hint="eastAsia"/>
                  <w:rPrChange w:id="2358" w:author="A5206572" w:date="2019-05-11T16:46:00Z">
                    <w:rPr>
                      <w:rFonts w:hint="eastAsia"/>
                      <w:noProof/>
                    </w:rPr>
                  </w:rPrChange>
                </w:rPr>
                <w:delText>,</w:delText>
              </w:r>
              <w:r w:rsidRPr="0007188B" w:rsidDel="0007188B">
                <w:rPr>
                  <w:rFonts w:hint="eastAsia"/>
                  <w:rPrChange w:id="2359" w:author="A5206572" w:date="2019-05-11T16:46:00Z">
                    <w:rPr>
                      <w:rFonts w:hint="eastAsia"/>
                      <w:noProof/>
                    </w:rPr>
                  </w:rPrChange>
                </w:rPr>
                <w:delText>”</w:delText>
              </w:r>
              <w:r w:rsidRPr="0007188B" w:rsidDel="0007188B">
                <w:rPr>
                  <w:rFonts w:hint="eastAsia"/>
                  <w:rPrChange w:id="2360" w:author="A5206572" w:date="2019-05-11T16:46:00Z">
                    <w:rPr>
                      <w:rFonts w:hint="eastAsia"/>
                      <w:noProof/>
                    </w:rPr>
                  </w:rPrChange>
                </w:rPr>
                <w:delText xml:space="preserve"> [</w:delText>
              </w:r>
              <w:r w:rsidRPr="0007188B" w:rsidDel="0007188B">
                <w:rPr>
                  <w:rFonts w:hint="eastAsia"/>
                  <w:rPrChange w:id="2361" w:author="A5206572" w:date="2019-05-11T16:46:00Z">
                    <w:rPr>
                      <w:rFonts w:hint="eastAsia"/>
                      <w:noProof/>
                    </w:rPr>
                  </w:rPrChange>
                </w:rPr>
                <w:delText>線上</w:delText>
              </w:r>
              <w:r w:rsidRPr="0007188B" w:rsidDel="0007188B">
                <w:rPr>
                  <w:rFonts w:hint="eastAsia"/>
                  <w:rPrChange w:id="2362" w:author="A5206572" w:date="2019-05-11T16:46:00Z">
                    <w:rPr>
                      <w:rFonts w:hint="eastAsia"/>
                      <w:noProof/>
                    </w:rPr>
                  </w:rPrChange>
                </w:rPr>
                <w:delText xml:space="preserve">]. Available: </w:delText>
              </w:r>
            </w:del>
          </w:p>
          <w:p w:rsidR="0007188B" w:rsidRPr="0007188B" w:rsidRDefault="0007188B" w:rsidP="0007188B">
            <w:pPr>
              <w:pStyle w:val="afff0"/>
              <w:rPr>
                <w:rFonts w:hint="eastAsia"/>
                <w:rPrChange w:id="2363" w:author="A5206572" w:date="2019-05-11T16:46:00Z">
                  <w:rPr>
                    <w:rFonts w:hint="eastAsia"/>
                    <w:noProof/>
                  </w:rPr>
                </w:rPrChange>
              </w:rPr>
              <w:pPrChange w:id="2364" w:author="A5206572" w:date="2019-05-11T16:46:00Z">
                <w:pPr>
                  <w:pStyle w:val="affe"/>
                </w:pPr>
              </w:pPrChange>
            </w:pPr>
            <w:r w:rsidRPr="0007188B">
              <w:rPr>
                <w:rFonts w:hint="eastAsia"/>
                <w:rPrChange w:id="2365" w:author="A5206572" w:date="2019-05-11T16:46:00Z">
                  <w:rPr>
                    <w:rFonts w:hint="eastAsia"/>
                    <w:noProof/>
                  </w:rPr>
                </w:rPrChange>
              </w:rPr>
              <w:t>https://kknews.cc/zh-tw/news/rzkx5vr.html.</w:t>
            </w:r>
          </w:p>
        </w:tc>
      </w:tr>
      <w:tr w:rsidR="0007188B" w:rsidRPr="0007188B" w:rsidTr="0007188B">
        <w:trPr>
          <w:divId w:val="763503055"/>
          <w:trHeight w:val="681"/>
          <w:tblCellSpacing w:w="15" w:type="dxa"/>
          <w:trPrChange w:id="2366" w:author="A5206572" w:date="2019-05-11T16:44:00Z">
            <w:trPr>
              <w:divId w:val="763503055"/>
              <w:tblCellSpacing w:w="15" w:type="dxa"/>
            </w:trPr>
          </w:trPrChange>
        </w:trPr>
        <w:tc>
          <w:tcPr>
            <w:tcW w:w="329" w:type="pct"/>
            <w:hideMark/>
            <w:tcPrChange w:id="2367" w:author="A5206572" w:date="2019-05-11T16:44:00Z">
              <w:tcPr>
                <w:tcW w:w="50" w:type="pct"/>
                <w:hideMark/>
              </w:tcPr>
            </w:tcPrChange>
          </w:tcPr>
          <w:p w:rsidR="0007188B" w:rsidRPr="0007188B" w:rsidRDefault="0007188B" w:rsidP="0007188B">
            <w:pPr>
              <w:pStyle w:val="afff0"/>
              <w:rPr>
                <w:rFonts w:hint="eastAsia"/>
                <w:rPrChange w:id="2368" w:author="A5206572" w:date="2019-05-11T16:46:00Z">
                  <w:rPr>
                    <w:rFonts w:hint="eastAsia"/>
                    <w:noProof/>
                  </w:rPr>
                </w:rPrChange>
              </w:rPr>
              <w:pPrChange w:id="2369" w:author="A5206572" w:date="2019-05-11T16:46:00Z">
                <w:pPr>
                  <w:pStyle w:val="affe"/>
                </w:pPr>
              </w:pPrChange>
            </w:pPr>
            <w:r w:rsidRPr="0007188B">
              <w:rPr>
                <w:rFonts w:hint="eastAsia"/>
                <w:rPrChange w:id="2370" w:author="A5206572" w:date="2019-05-11T16:46:00Z">
                  <w:rPr>
                    <w:rFonts w:hint="eastAsia"/>
                    <w:noProof/>
                  </w:rPr>
                </w:rPrChange>
              </w:rPr>
              <w:t xml:space="preserve">[13] </w:t>
            </w:r>
          </w:p>
        </w:tc>
        <w:tc>
          <w:tcPr>
            <w:tcW w:w="0" w:type="auto"/>
            <w:hideMark/>
            <w:tcPrChange w:id="2371" w:author="A5206572" w:date="2019-05-11T16:44:00Z">
              <w:tcPr>
                <w:tcW w:w="0" w:type="auto"/>
                <w:hideMark/>
              </w:tcPr>
            </w:tcPrChange>
          </w:tcPr>
          <w:p w:rsidR="0007188B" w:rsidRPr="0007188B" w:rsidRDefault="0007188B" w:rsidP="0007188B">
            <w:pPr>
              <w:pStyle w:val="afff0"/>
              <w:rPr>
                <w:ins w:id="2372" w:author="A5206572" w:date="2019-05-11T16:43:00Z"/>
                <w:rPrChange w:id="2373" w:author="A5206572" w:date="2019-05-11T16:46:00Z">
                  <w:rPr>
                    <w:ins w:id="2374" w:author="A5206572" w:date="2019-05-11T16:43:00Z"/>
                    <w:noProof/>
                  </w:rPr>
                </w:rPrChange>
              </w:rPr>
              <w:pPrChange w:id="2375" w:author="A5206572" w:date="2019-05-11T16:46:00Z">
                <w:pPr>
                  <w:pStyle w:val="affe"/>
                </w:pPr>
              </w:pPrChange>
            </w:pPr>
            <w:del w:id="2376" w:author="A5206572" w:date="2019-05-11T16:43:00Z">
              <w:r w:rsidRPr="0007188B" w:rsidDel="0007188B">
                <w:rPr>
                  <w:rFonts w:hint="eastAsia"/>
                  <w:rPrChange w:id="2377" w:author="A5206572" w:date="2019-05-11T16:46:00Z">
                    <w:rPr>
                      <w:rFonts w:hint="eastAsia"/>
                      <w:noProof/>
                    </w:rPr>
                  </w:rPrChange>
                </w:rPr>
                <w:delText>“</w:delText>
              </w:r>
            </w:del>
            <w:r w:rsidRPr="0007188B">
              <w:rPr>
                <w:rFonts w:hint="eastAsia"/>
                <w:rPrChange w:id="2378" w:author="A5206572" w:date="2019-05-11T16:46:00Z">
                  <w:rPr>
                    <w:rFonts w:hint="eastAsia"/>
                    <w:noProof/>
                  </w:rPr>
                </w:rPrChange>
              </w:rPr>
              <w:t>Node</w:t>
            </w:r>
            <w:ins w:id="2379" w:author="A5206572" w:date="2019-05-11T16:43:00Z">
              <w:r w:rsidRPr="0007188B">
                <w:rPr>
                  <w:rPrChange w:id="2380" w:author="A5206572" w:date="2019-05-11T16:46:00Z">
                    <w:rPr>
                      <w:noProof/>
                    </w:rPr>
                  </w:rPrChange>
                </w:rPr>
                <w:t>.</w:t>
              </w:r>
            </w:ins>
            <w:del w:id="2381" w:author="A5206572" w:date="2019-05-11T16:43:00Z">
              <w:r w:rsidRPr="0007188B" w:rsidDel="0007188B">
                <w:rPr>
                  <w:rFonts w:hint="eastAsia"/>
                  <w:rPrChange w:id="2382" w:author="A5206572" w:date="2019-05-11T16:46:00Z">
                    <w:rPr>
                      <w:rFonts w:hint="eastAsia"/>
                      <w:noProof/>
                    </w:rPr>
                  </w:rPrChange>
                </w:rPr>
                <w:delText xml:space="preserve"> </w:delText>
              </w:r>
            </w:del>
            <w:r w:rsidRPr="0007188B">
              <w:rPr>
                <w:rFonts w:hint="eastAsia"/>
                <w:rPrChange w:id="2383" w:author="A5206572" w:date="2019-05-11T16:46:00Z">
                  <w:rPr>
                    <w:rFonts w:hint="eastAsia"/>
                    <w:noProof/>
                  </w:rPr>
                </w:rPrChange>
              </w:rPr>
              <w:t>js</w:t>
            </w:r>
            <w:del w:id="2384" w:author="A5206572" w:date="2019-05-11T16:43:00Z">
              <w:r w:rsidRPr="0007188B" w:rsidDel="0007188B">
                <w:rPr>
                  <w:rFonts w:hint="eastAsia"/>
                  <w:rPrChange w:id="2385" w:author="A5206572" w:date="2019-05-11T16:46:00Z">
                    <w:rPr>
                      <w:rFonts w:hint="eastAsia"/>
                      <w:noProof/>
                    </w:rPr>
                  </w:rPrChange>
                </w:rPr>
                <w:delText>,</w:delText>
              </w:r>
              <w:r w:rsidRPr="0007188B" w:rsidDel="0007188B">
                <w:rPr>
                  <w:rFonts w:hint="eastAsia"/>
                  <w:rPrChange w:id="2386" w:author="A5206572" w:date="2019-05-11T16:46:00Z">
                    <w:rPr>
                      <w:rFonts w:hint="eastAsia"/>
                      <w:noProof/>
                    </w:rPr>
                  </w:rPrChange>
                </w:rPr>
                <w:delText>”</w:delText>
              </w:r>
              <w:r w:rsidRPr="0007188B" w:rsidDel="0007188B">
                <w:rPr>
                  <w:rFonts w:hint="eastAsia"/>
                  <w:rPrChange w:id="2387" w:author="A5206572" w:date="2019-05-11T16:46:00Z">
                    <w:rPr>
                      <w:rFonts w:hint="eastAsia"/>
                      <w:noProof/>
                    </w:rPr>
                  </w:rPrChange>
                </w:rPr>
                <w:delText xml:space="preserve"> [</w:delText>
              </w:r>
              <w:r w:rsidRPr="0007188B" w:rsidDel="0007188B">
                <w:rPr>
                  <w:rFonts w:hint="eastAsia"/>
                  <w:rPrChange w:id="2388" w:author="A5206572" w:date="2019-05-11T16:46:00Z">
                    <w:rPr>
                      <w:rFonts w:hint="eastAsia"/>
                      <w:noProof/>
                    </w:rPr>
                  </w:rPrChange>
                </w:rPr>
                <w:delText>線上</w:delText>
              </w:r>
              <w:r w:rsidRPr="0007188B" w:rsidDel="0007188B">
                <w:rPr>
                  <w:rFonts w:hint="eastAsia"/>
                  <w:rPrChange w:id="2389" w:author="A5206572" w:date="2019-05-11T16:46:00Z">
                    <w:rPr>
                      <w:rFonts w:hint="eastAsia"/>
                      <w:noProof/>
                    </w:rPr>
                  </w:rPrChange>
                </w:rPr>
                <w:delText xml:space="preserve">]. Available: </w:delText>
              </w:r>
            </w:del>
          </w:p>
          <w:p w:rsidR="0007188B" w:rsidRPr="0007188B" w:rsidRDefault="0007188B" w:rsidP="0007188B">
            <w:pPr>
              <w:pStyle w:val="afff0"/>
              <w:rPr>
                <w:rFonts w:hint="eastAsia"/>
                <w:rPrChange w:id="2390" w:author="A5206572" w:date="2019-05-11T16:46:00Z">
                  <w:rPr>
                    <w:rFonts w:hint="eastAsia"/>
                    <w:noProof/>
                  </w:rPr>
                </w:rPrChange>
              </w:rPr>
              <w:pPrChange w:id="2391" w:author="A5206572" w:date="2019-05-11T16:46:00Z">
                <w:pPr>
                  <w:pStyle w:val="affe"/>
                </w:pPr>
              </w:pPrChange>
            </w:pPr>
            <w:r w:rsidRPr="0007188B">
              <w:rPr>
                <w:rFonts w:hint="eastAsia"/>
                <w:rPrChange w:id="2392" w:author="A5206572" w:date="2019-05-11T16:46:00Z">
                  <w:rPr>
                    <w:rFonts w:hint="eastAsia"/>
                    <w:noProof/>
                  </w:rPr>
                </w:rPrChange>
              </w:rPr>
              <w:t>https://zh.wikipedia.org/wiki/Node.js.</w:t>
            </w:r>
          </w:p>
        </w:tc>
      </w:tr>
      <w:tr w:rsidR="0007188B" w:rsidRPr="0007188B" w:rsidTr="0007188B">
        <w:trPr>
          <w:divId w:val="763503055"/>
          <w:trHeight w:val="694"/>
          <w:tblCellSpacing w:w="15" w:type="dxa"/>
          <w:trPrChange w:id="2393" w:author="A5206572" w:date="2019-05-11T16:44:00Z">
            <w:trPr>
              <w:divId w:val="763503055"/>
              <w:tblCellSpacing w:w="15" w:type="dxa"/>
            </w:trPr>
          </w:trPrChange>
        </w:trPr>
        <w:tc>
          <w:tcPr>
            <w:tcW w:w="329" w:type="pct"/>
            <w:hideMark/>
            <w:tcPrChange w:id="2394" w:author="A5206572" w:date="2019-05-11T16:44:00Z">
              <w:tcPr>
                <w:tcW w:w="50" w:type="pct"/>
                <w:hideMark/>
              </w:tcPr>
            </w:tcPrChange>
          </w:tcPr>
          <w:p w:rsidR="0007188B" w:rsidRPr="0007188B" w:rsidRDefault="0007188B" w:rsidP="0007188B">
            <w:pPr>
              <w:pStyle w:val="afff0"/>
              <w:rPr>
                <w:rFonts w:hint="eastAsia"/>
                <w:rPrChange w:id="2395" w:author="A5206572" w:date="2019-05-11T16:46:00Z">
                  <w:rPr>
                    <w:rFonts w:hint="eastAsia"/>
                    <w:noProof/>
                  </w:rPr>
                </w:rPrChange>
              </w:rPr>
              <w:pPrChange w:id="2396" w:author="A5206572" w:date="2019-05-11T16:46:00Z">
                <w:pPr>
                  <w:pStyle w:val="affe"/>
                </w:pPr>
              </w:pPrChange>
            </w:pPr>
            <w:r w:rsidRPr="0007188B">
              <w:rPr>
                <w:rFonts w:hint="eastAsia"/>
                <w:rPrChange w:id="2397" w:author="A5206572" w:date="2019-05-11T16:46:00Z">
                  <w:rPr>
                    <w:rFonts w:hint="eastAsia"/>
                    <w:noProof/>
                  </w:rPr>
                </w:rPrChange>
              </w:rPr>
              <w:t xml:space="preserve">[14] </w:t>
            </w:r>
          </w:p>
        </w:tc>
        <w:tc>
          <w:tcPr>
            <w:tcW w:w="0" w:type="auto"/>
            <w:hideMark/>
            <w:tcPrChange w:id="2398" w:author="A5206572" w:date="2019-05-11T16:44:00Z">
              <w:tcPr>
                <w:tcW w:w="0" w:type="auto"/>
                <w:hideMark/>
              </w:tcPr>
            </w:tcPrChange>
          </w:tcPr>
          <w:p w:rsidR="0007188B" w:rsidRPr="0007188B" w:rsidRDefault="0007188B" w:rsidP="0007188B">
            <w:pPr>
              <w:pStyle w:val="afff0"/>
              <w:rPr>
                <w:ins w:id="2399" w:author="A5206572" w:date="2019-05-11T16:43:00Z"/>
                <w:rPrChange w:id="2400" w:author="A5206572" w:date="2019-05-11T16:46:00Z">
                  <w:rPr>
                    <w:ins w:id="2401" w:author="A5206572" w:date="2019-05-11T16:43:00Z"/>
                    <w:noProof/>
                  </w:rPr>
                </w:rPrChange>
              </w:rPr>
              <w:pPrChange w:id="2402" w:author="A5206572" w:date="2019-05-11T16:46:00Z">
                <w:pPr>
                  <w:pStyle w:val="affe"/>
                </w:pPr>
              </w:pPrChange>
            </w:pPr>
            <w:del w:id="2403" w:author="A5206572" w:date="2019-05-11T16:43:00Z">
              <w:r w:rsidRPr="0007188B" w:rsidDel="0007188B">
                <w:rPr>
                  <w:rFonts w:hint="eastAsia"/>
                  <w:rPrChange w:id="2404" w:author="A5206572" w:date="2019-05-11T16:46:00Z">
                    <w:rPr>
                      <w:rFonts w:hint="eastAsia"/>
                      <w:noProof/>
                    </w:rPr>
                  </w:rPrChange>
                </w:rPr>
                <w:delText>“</w:delText>
              </w:r>
            </w:del>
            <w:r w:rsidRPr="0007188B">
              <w:rPr>
                <w:rFonts w:hint="eastAsia"/>
                <w:rPrChange w:id="2405" w:author="A5206572" w:date="2019-05-11T16:46:00Z">
                  <w:rPr>
                    <w:rFonts w:hint="eastAsia"/>
                    <w:noProof/>
                  </w:rPr>
                </w:rPrChange>
              </w:rPr>
              <w:t>Mysql</w:t>
            </w:r>
            <w:del w:id="2406" w:author="A5206572" w:date="2019-05-11T16:43:00Z">
              <w:r w:rsidRPr="0007188B" w:rsidDel="0007188B">
                <w:rPr>
                  <w:rFonts w:hint="eastAsia"/>
                  <w:rPrChange w:id="2407" w:author="A5206572" w:date="2019-05-11T16:46:00Z">
                    <w:rPr>
                      <w:rFonts w:hint="eastAsia"/>
                      <w:noProof/>
                    </w:rPr>
                  </w:rPrChange>
                </w:rPr>
                <w:delText>,</w:delText>
              </w:r>
              <w:r w:rsidRPr="0007188B" w:rsidDel="0007188B">
                <w:rPr>
                  <w:rFonts w:hint="eastAsia"/>
                  <w:rPrChange w:id="2408" w:author="A5206572" w:date="2019-05-11T16:46:00Z">
                    <w:rPr>
                      <w:rFonts w:hint="eastAsia"/>
                      <w:noProof/>
                    </w:rPr>
                  </w:rPrChange>
                </w:rPr>
                <w:delText>”</w:delText>
              </w:r>
              <w:r w:rsidRPr="0007188B" w:rsidDel="0007188B">
                <w:rPr>
                  <w:rFonts w:hint="eastAsia"/>
                  <w:rPrChange w:id="2409" w:author="A5206572" w:date="2019-05-11T16:46:00Z">
                    <w:rPr>
                      <w:rFonts w:hint="eastAsia"/>
                      <w:noProof/>
                    </w:rPr>
                  </w:rPrChange>
                </w:rPr>
                <w:delText xml:space="preserve"> [</w:delText>
              </w:r>
              <w:r w:rsidRPr="0007188B" w:rsidDel="0007188B">
                <w:rPr>
                  <w:rFonts w:hint="eastAsia"/>
                  <w:rPrChange w:id="2410" w:author="A5206572" w:date="2019-05-11T16:46:00Z">
                    <w:rPr>
                      <w:rFonts w:hint="eastAsia"/>
                      <w:noProof/>
                    </w:rPr>
                  </w:rPrChange>
                </w:rPr>
                <w:delText>線上</w:delText>
              </w:r>
              <w:r w:rsidRPr="0007188B" w:rsidDel="0007188B">
                <w:rPr>
                  <w:rFonts w:hint="eastAsia"/>
                  <w:rPrChange w:id="2411" w:author="A5206572" w:date="2019-05-11T16:46:00Z">
                    <w:rPr>
                      <w:rFonts w:hint="eastAsia"/>
                      <w:noProof/>
                    </w:rPr>
                  </w:rPrChange>
                </w:rPr>
                <w:delText xml:space="preserve">]. Available: </w:delText>
              </w:r>
            </w:del>
          </w:p>
          <w:p w:rsidR="0007188B" w:rsidRPr="0007188B" w:rsidRDefault="0007188B" w:rsidP="0007188B">
            <w:pPr>
              <w:pStyle w:val="afff0"/>
              <w:rPr>
                <w:rFonts w:hint="eastAsia"/>
                <w:rPrChange w:id="2412" w:author="A5206572" w:date="2019-05-11T16:46:00Z">
                  <w:rPr>
                    <w:rFonts w:hint="eastAsia"/>
                    <w:noProof/>
                  </w:rPr>
                </w:rPrChange>
              </w:rPr>
              <w:pPrChange w:id="2413" w:author="A5206572" w:date="2019-05-11T16:46:00Z">
                <w:pPr>
                  <w:pStyle w:val="affe"/>
                </w:pPr>
              </w:pPrChange>
            </w:pPr>
            <w:r w:rsidRPr="0007188B">
              <w:rPr>
                <w:rFonts w:hint="eastAsia"/>
                <w:rPrChange w:id="2414" w:author="A5206572" w:date="2019-05-11T16:46:00Z">
                  <w:rPr>
                    <w:rFonts w:hint="eastAsia"/>
                    <w:noProof/>
                  </w:rPr>
                </w:rPrChange>
              </w:rPr>
              <w:t>https://zh.wikipedia.org/wiki/MySQL.</w:t>
            </w:r>
          </w:p>
        </w:tc>
      </w:tr>
      <w:tr w:rsidR="0007188B" w:rsidRPr="0007188B" w:rsidTr="0007188B">
        <w:trPr>
          <w:divId w:val="763503055"/>
          <w:trHeight w:val="681"/>
          <w:tblCellSpacing w:w="15" w:type="dxa"/>
          <w:trPrChange w:id="2415" w:author="A5206572" w:date="2019-05-11T16:44:00Z">
            <w:trPr>
              <w:divId w:val="763503055"/>
              <w:tblCellSpacing w:w="15" w:type="dxa"/>
            </w:trPr>
          </w:trPrChange>
        </w:trPr>
        <w:tc>
          <w:tcPr>
            <w:tcW w:w="329" w:type="pct"/>
            <w:hideMark/>
            <w:tcPrChange w:id="2416" w:author="A5206572" w:date="2019-05-11T16:44:00Z">
              <w:tcPr>
                <w:tcW w:w="50" w:type="pct"/>
                <w:hideMark/>
              </w:tcPr>
            </w:tcPrChange>
          </w:tcPr>
          <w:p w:rsidR="0007188B" w:rsidRPr="0007188B" w:rsidRDefault="0007188B" w:rsidP="0007188B">
            <w:pPr>
              <w:pStyle w:val="afff0"/>
              <w:rPr>
                <w:rFonts w:hint="eastAsia"/>
                <w:rPrChange w:id="2417" w:author="A5206572" w:date="2019-05-11T16:46:00Z">
                  <w:rPr>
                    <w:rFonts w:hint="eastAsia"/>
                    <w:noProof/>
                  </w:rPr>
                </w:rPrChange>
              </w:rPr>
              <w:pPrChange w:id="2418" w:author="A5206572" w:date="2019-05-11T16:46:00Z">
                <w:pPr>
                  <w:pStyle w:val="affe"/>
                </w:pPr>
              </w:pPrChange>
            </w:pPr>
            <w:r w:rsidRPr="0007188B">
              <w:rPr>
                <w:rFonts w:hint="eastAsia"/>
                <w:rPrChange w:id="2419" w:author="A5206572" w:date="2019-05-11T16:46:00Z">
                  <w:rPr>
                    <w:rFonts w:hint="eastAsia"/>
                    <w:noProof/>
                  </w:rPr>
                </w:rPrChange>
              </w:rPr>
              <w:t xml:space="preserve">[15] </w:t>
            </w:r>
          </w:p>
        </w:tc>
        <w:tc>
          <w:tcPr>
            <w:tcW w:w="0" w:type="auto"/>
            <w:hideMark/>
            <w:tcPrChange w:id="2420" w:author="A5206572" w:date="2019-05-11T16:44:00Z">
              <w:tcPr>
                <w:tcW w:w="0" w:type="auto"/>
                <w:hideMark/>
              </w:tcPr>
            </w:tcPrChange>
          </w:tcPr>
          <w:p w:rsidR="0007188B" w:rsidRPr="0007188B" w:rsidRDefault="0007188B" w:rsidP="0007188B">
            <w:pPr>
              <w:pStyle w:val="afff0"/>
              <w:rPr>
                <w:ins w:id="2421" w:author="A5206572" w:date="2019-05-11T16:43:00Z"/>
                <w:rPrChange w:id="2422" w:author="A5206572" w:date="2019-05-11T16:46:00Z">
                  <w:rPr>
                    <w:ins w:id="2423" w:author="A5206572" w:date="2019-05-11T16:43:00Z"/>
                    <w:noProof/>
                  </w:rPr>
                </w:rPrChange>
              </w:rPr>
              <w:pPrChange w:id="2424" w:author="A5206572" w:date="2019-05-11T16:46:00Z">
                <w:pPr>
                  <w:pStyle w:val="affe"/>
                </w:pPr>
              </w:pPrChange>
            </w:pPr>
            <w:del w:id="2425" w:author="A5206572" w:date="2019-05-11T16:43:00Z">
              <w:r w:rsidRPr="0007188B" w:rsidDel="0007188B">
                <w:rPr>
                  <w:rFonts w:hint="eastAsia"/>
                  <w:rPrChange w:id="2426" w:author="A5206572" w:date="2019-05-11T16:46:00Z">
                    <w:rPr>
                      <w:rFonts w:hint="eastAsia"/>
                      <w:noProof/>
                    </w:rPr>
                  </w:rPrChange>
                </w:rPr>
                <w:delText>“</w:delText>
              </w:r>
            </w:del>
            <w:r w:rsidRPr="0007188B">
              <w:rPr>
                <w:rFonts w:hint="eastAsia"/>
                <w:rPrChange w:id="2427" w:author="A5206572" w:date="2019-05-11T16:46:00Z">
                  <w:rPr>
                    <w:rFonts w:hint="eastAsia"/>
                    <w:noProof/>
                  </w:rPr>
                </w:rPrChange>
              </w:rPr>
              <w:t>sqlite</w:t>
            </w:r>
            <w:del w:id="2428" w:author="A5206572" w:date="2019-05-11T16:43:00Z">
              <w:r w:rsidRPr="0007188B" w:rsidDel="0007188B">
                <w:rPr>
                  <w:rFonts w:hint="eastAsia"/>
                  <w:rPrChange w:id="2429" w:author="A5206572" w:date="2019-05-11T16:46:00Z">
                    <w:rPr>
                      <w:rFonts w:hint="eastAsia"/>
                      <w:noProof/>
                    </w:rPr>
                  </w:rPrChange>
                </w:rPr>
                <w:delText>,</w:delText>
              </w:r>
              <w:r w:rsidRPr="0007188B" w:rsidDel="0007188B">
                <w:rPr>
                  <w:rFonts w:hint="eastAsia"/>
                  <w:rPrChange w:id="2430" w:author="A5206572" w:date="2019-05-11T16:46:00Z">
                    <w:rPr>
                      <w:rFonts w:hint="eastAsia"/>
                      <w:noProof/>
                    </w:rPr>
                  </w:rPrChange>
                </w:rPr>
                <w:delText>”</w:delText>
              </w:r>
              <w:r w:rsidRPr="0007188B" w:rsidDel="0007188B">
                <w:rPr>
                  <w:rFonts w:hint="eastAsia"/>
                  <w:rPrChange w:id="2431" w:author="A5206572" w:date="2019-05-11T16:46:00Z">
                    <w:rPr>
                      <w:rFonts w:hint="eastAsia"/>
                      <w:noProof/>
                    </w:rPr>
                  </w:rPrChange>
                </w:rPr>
                <w:delText xml:space="preserve"> [</w:delText>
              </w:r>
              <w:r w:rsidRPr="0007188B" w:rsidDel="0007188B">
                <w:rPr>
                  <w:rFonts w:hint="eastAsia"/>
                  <w:rPrChange w:id="2432" w:author="A5206572" w:date="2019-05-11T16:46:00Z">
                    <w:rPr>
                      <w:rFonts w:hint="eastAsia"/>
                      <w:noProof/>
                    </w:rPr>
                  </w:rPrChange>
                </w:rPr>
                <w:delText>線上</w:delText>
              </w:r>
              <w:r w:rsidRPr="0007188B" w:rsidDel="0007188B">
                <w:rPr>
                  <w:rFonts w:hint="eastAsia"/>
                  <w:rPrChange w:id="2433" w:author="A5206572" w:date="2019-05-11T16:46:00Z">
                    <w:rPr>
                      <w:rFonts w:hint="eastAsia"/>
                      <w:noProof/>
                    </w:rPr>
                  </w:rPrChange>
                </w:rPr>
                <w:delText xml:space="preserve">]. Available: </w:delText>
              </w:r>
            </w:del>
          </w:p>
          <w:p w:rsidR="0007188B" w:rsidRPr="0007188B" w:rsidRDefault="0007188B" w:rsidP="0007188B">
            <w:pPr>
              <w:pStyle w:val="afff0"/>
              <w:rPr>
                <w:rFonts w:hint="eastAsia"/>
                <w:rPrChange w:id="2434" w:author="A5206572" w:date="2019-05-11T16:46:00Z">
                  <w:rPr>
                    <w:rFonts w:hint="eastAsia"/>
                    <w:noProof/>
                  </w:rPr>
                </w:rPrChange>
              </w:rPr>
              <w:pPrChange w:id="2435" w:author="A5206572" w:date="2019-05-11T16:46:00Z">
                <w:pPr>
                  <w:pStyle w:val="affe"/>
                </w:pPr>
              </w:pPrChange>
            </w:pPr>
            <w:r w:rsidRPr="0007188B">
              <w:rPr>
                <w:rFonts w:hint="eastAsia"/>
                <w:rPrChange w:id="2436" w:author="A5206572" w:date="2019-05-11T16:46:00Z">
                  <w:rPr>
                    <w:rFonts w:hint="eastAsia"/>
                    <w:noProof/>
                  </w:rPr>
                </w:rPrChange>
              </w:rPr>
              <w:t>http://www.runoob.com/sqlite/sqlite-intro.html.</w:t>
            </w:r>
          </w:p>
        </w:tc>
      </w:tr>
    </w:tbl>
    <w:p w:rsidR="0007188B" w:rsidRPr="0007188B" w:rsidDel="0007188B" w:rsidRDefault="0007188B" w:rsidP="0007188B">
      <w:pPr>
        <w:rPr>
          <w:del w:id="2437" w:author="A5206572" w:date="2019-05-11T16:49:00Z"/>
          <w:rFonts w:hint="eastAsia"/>
          <w:rPrChange w:id="2438" w:author="A5206572" w:date="2019-05-11T16:47:00Z">
            <w:rPr>
              <w:del w:id="2439" w:author="A5206572" w:date="2019-05-11T16:49:00Z"/>
              <w:rFonts w:hint="eastAsia"/>
              <w:noProof/>
            </w:rPr>
          </w:rPrChange>
        </w:rPr>
        <w:pPrChange w:id="2440" w:author="A5206572" w:date="2019-05-11T16:47:00Z">
          <w:pPr/>
        </w:pPrChange>
      </w:pPr>
    </w:p>
    <w:p w:rsidR="0007188B" w:rsidRPr="0007188B" w:rsidRDefault="00351980" w:rsidP="0007188B">
      <w:pPr>
        <w:pStyle w:val="af1"/>
        <w:spacing w:beforeLines="0" w:before="0" w:afterLines="0" w:after="0"/>
        <w:jc w:val="both"/>
        <w:rPr>
          <w:rFonts w:hint="eastAsia"/>
          <w:rPrChange w:id="2441" w:author="A5206572" w:date="2019-05-11T16:44:00Z">
            <w:rPr>
              <w:rFonts w:ascii="Times New Roman" w:eastAsia="標楷體" w:hAnsi="Times New Roman" w:cs="Times New Roman"/>
              <w:b/>
              <w:sz w:val="28"/>
              <w:szCs w:val="28"/>
            </w:rPr>
          </w:rPrChange>
        </w:rPr>
        <w:pPrChange w:id="2442" w:author="A5206572" w:date="2019-05-11T16:44:00Z">
          <w:pPr>
            <w:widowControl/>
            <w:spacing w:beforeLines="100" w:before="360"/>
            <w:jc w:val="center"/>
          </w:pPr>
        </w:pPrChange>
      </w:pPr>
      <w:ins w:id="2443" w:author="A5206572" w:date="2019-05-11T15:45:00Z">
        <w:r>
          <w:fldChar w:fldCharType="end"/>
        </w:r>
      </w:ins>
    </w:p>
    <w:sectPr w:rsidR="0007188B" w:rsidRPr="0007188B" w:rsidSect="009A4708">
      <w:footerReference w:type="default" r:id="rId32"/>
      <w:pgSz w:w="11906" w:h="16838"/>
      <w:pgMar w:top="1440" w:right="1797" w:bottom="1440" w:left="1797" w:header="0" w:footer="459"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6AD0" w:rsidRDefault="00AA6AD0" w:rsidP="00715838">
      <w:r>
        <w:separator/>
      </w:r>
    </w:p>
  </w:endnote>
  <w:endnote w:type="continuationSeparator" w:id="0">
    <w:p w:rsidR="00AA6AD0" w:rsidRDefault="00AA6AD0" w:rsidP="007158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09F" w:csb1="00000000"/>
  </w:font>
  <w:font w:name="標楷體">
    <w:panose1 w:val="03000509000000000000"/>
    <w:charset w:val="88"/>
    <w:family w:val="script"/>
    <w:pitch w:val="fixed"/>
    <w:sig w:usb0="00000003" w:usb1="080E0000" w:usb2="00000016" w:usb3="00000000" w:csb0="001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8850058"/>
      <w:docPartObj>
        <w:docPartGallery w:val="Page Numbers (Bottom of Page)"/>
        <w:docPartUnique/>
      </w:docPartObj>
    </w:sdtPr>
    <w:sdtEndPr>
      <w:rPr>
        <w:rFonts w:ascii="Times New Roman" w:hAnsi="Times New Roman" w:cs="Times New Roman"/>
      </w:rPr>
    </w:sdtEndPr>
    <w:sdtContent>
      <w:p w:rsidR="004F42DF" w:rsidRPr="00B06343" w:rsidRDefault="004F42DF">
        <w:pPr>
          <w:pStyle w:val="a7"/>
          <w:jc w:val="center"/>
          <w:rPr>
            <w:rFonts w:ascii="Times New Roman" w:hAnsi="Times New Roman" w:cs="Times New Roman"/>
          </w:rPr>
        </w:pPr>
        <w:r w:rsidRPr="00B06343">
          <w:rPr>
            <w:rFonts w:ascii="Times New Roman" w:hAnsi="Times New Roman" w:cs="Times New Roman"/>
          </w:rPr>
          <w:fldChar w:fldCharType="begin"/>
        </w:r>
        <w:r w:rsidRPr="00B06343">
          <w:rPr>
            <w:rFonts w:ascii="Times New Roman" w:hAnsi="Times New Roman" w:cs="Times New Roman"/>
          </w:rPr>
          <w:instrText>PAGE   \* MERGEFORMAT</w:instrText>
        </w:r>
        <w:r w:rsidRPr="00B06343">
          <w:rPr>
            <w:rFonts w:ascii="Times New Roman" w:hAnsi="Times New Roman" w:cs="Times New Roman"/>
          </w:rPr>
          <w:fldChar w:fldCharType="separate"/>
        </w:r>
        <w:r w:rsidRPr="00B06343">
          <w:rPr>
            <w:rFonts w:ascii="Times New Roman" w:hAnsi="Times New Roman" w:cs="Times New Roman"/>
            <w:lang w:val="zh-TW"/>
          </w:rPr>
          <w:t>2</w:t>
        </w:r>
        <w:r w:rsidRPr="00B06343">
          <w:rPr>
            <w:rFonts w:ascii="Times New Roman" w:hAnsi="Times New Roman" w:cs="Times New Roman"/>
          </w:rPr>
          <w:fldChar w:fldCharType="end"/>
        </w:r>
      </w:p>
    </w:sdtContent>
  </w:sdt>
  <w:p w:rsidR="004F42DF" w:rsidRDefault="004F42DF">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1463820"/>
      <w:docPartObj>
        <w:docPartGallery w:val="Page Numbers (Bottom of Page)"/>
        <w:docPartUnique/>
      </w:docPartObj>
    </w:sdtPr>
    <w:sdtEndPr>
      <w:rPr>
        <w:rFonts w:ascii="Times New Roman" w:hAnsi="Times New Roman" w:cs="Times New Roman"/>
      </w:rPr>
    </w:sdtEndPr>
    <w:sdtContent>
      <w:p w:rsidR="004F42DF" w:rsidRPr="00B06343" w:rsidRDefault="004F42DF">
        <w:pPr>
          <w:pStyle w:val="a7"/>
          <w:jc w:val="center"/>
          <w:rPr>
            <w:rFonts w:ascii="Times New Roman" w:hAnsi="Times New Roman" w:cs="Times New Roman"/>
          </w:rPr>
        </w:pPr>
        <w:r w:rsidRPr="00B06343">
          <w:rPr>
            <w:rFonts w:ascii="Times New Roman" w:hAnsi="Times New Roman" w:cs="Times New Roman"/>
          </w:rPr>
          <w:fldChar w:fldCharType="begin"/>
        </w:r>
        <w:r w:rsidRPr="00B06343">
          <w:rPr>
            <w:rFonts w:ascii="Times New Roman" w:hAnsi="Times New Roman" w:cs="Times New Roman"/>
          </w:rPr>
          <w:instrText>PAGE   \* MERGEFORMAT</w:instrText>
        </w:r>
        <w:r w:rsidRPr="00B06343">
          <w:rPr>
            <w:rFonts w:ascii="Times New Roman" w:hAnsi="Times New Roman" w:cs="Times New Roman"/>
          </w:rPr>
          <w:fldChar w:fldCharType="separate"/>
        </w:r>
        <w:r w:rsidRPr="00B06343">
          <w:rPr>
            <w:rFonts w:ascii="Times New Roman" w:hAnsi="Times New Roman" w:cs="Times New Roman"/>
            <w:lang w:val="zh-TW"/>
          </w:rPr>
          <w:t>2</w:t>
        </w:r>
        <w:r w:rsidRPr="00B06343">
          <w:rPr>
            <w:rFonts w:ascii="Times New Roman" w:hAnsi="Times New Roman" w:cs="Times New Roman"/>
          </w:rPr>
          <w:fldChar w:fldCharType="end"/>
        </w:r>
      </w:p>
    </w:sdtContent>
  </w:sdt>
  <w:p w:rsidR="004F42DF" w:rsidRDefault="004F42D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6AD0" w:rsidRDefault="00AA6AD0" w:rsidP="00715838">
      <w:r>
        <w:separator/>
      </w:r>
    </w:p>
  </w:footnote>
  <w:footnote w:type="continuationSeparator" w:id="0">
    <w:p w:rsidR="00AA6AD0" w:rsidRDefault="00AA6AD0" w:rsidP="007158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56592"/>
    <w:multiLevelType w:val="hybridMultilevel"/>
    <w:tmpl w:val="16588252"/>
    <w:lvl w:ilvl="0" w:tplc="0B3C67D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22A05F2"/>
    <w:multiLevelType w:val="hybridMultilevel"/>
    <w:tmpl w:val="3D5088EC"/>
    <w:lvl w:ilvl="0" w:tplc="ACC2217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BDB7BD3"/>
    <w:multiLevelType w:val="hybridMultilevel"/>
    <w:tmpl w:val="3260E466"/>
    <w:lvl w:ilvl="0" w:tplc="C5087624">
      <w:start w:val="1"/>
      <w:numFmt w:val="decimal"/>
      <w:lvlText w:val="[%1]"/>
      <w:lvlJc w:val="left"/>
      <w:pPr>
        <w:ind w:left="480" w:hanging="480"/>
      </w:pPr>
      <w:rPr>
        <w:rFonts w:hint="eastAsia"/>
        <w:b w:val="0"/>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5F452F89"/>
    <w:multiLevelType w:val="hybridMultilevel"/>
    <w:tmpl w:val="07D0FCB6"/>
    <w:lvl w:ilvl="0" w:tplc="927C328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62215BAB"/>
    <w:multiLevelType w:val="multilevel"/>
    <w:tmpl w:val="3B105134"/>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6FF83FBE"/>
    <w:multiLevelType w:val="hybridMultilevel"/>
    <w:tmpl w:val="ED486C08"/>
    <w:lvl w:ilvl="0" w:tplc="0DE2DE62">
      <w:start w:val="1"/>
      <w:numFmt w:val="decimal"/>
      <w:lvlText w:val="(%1)"/>
      <w:lvlJc w:val="left"/>
      <w:pPr>
        <w:ind w:left="920" w:hanging="360"/>
      </w:pPr>
      <w:rPr>
        <w:rFonts w:cstheme="minorBidi"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num w:numId="1">
    <w:abstractNumId w:val="4"/>
  </w:num>
  <w:num w:numId="2">
    <w:abstractNumId w:val="1"/>
  </w:num>
  <w:num w:numId="3">
    <w:abstractNumId w:val="3"/>
  </w:num>
  <w:num w:numId="4">
    <w:abstractNumId w:val="5"/>
  </w:num>
  <w:num w:numId="5">
    <w:abstractNumId w:val="2"/>
  </w:num>
  <w:num w:numId="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5206572">
    <w15:presenceInfo w15:providerId="None" w15:userId="A52065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bordersDoNotSurroundHeader/>
  <w:bordersDoNotSurroundFooter/>
  <w:proofState w:spelling="clean" w:grammar="clean"/>
  <w:trackRevisions/>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ED5"/>
    <w:rsid w:val="00015370"/>
    <w:rsid w:val="0002028C"/>
    <w:rsid w:val="00023E44"/>
    <w:rsid w:val="0002566C"/>
    <w:rsid w:val="00036AB2"/>
    <w:rsid w:val="00036BCD"/>
    <w:rsid w:val="000370E4"/>
    <w:rsid w:val="000436C5"/>
    <w:rsid w:val="000441BE"/>
    <w:rsid w:val="00044675"/>
    <w:rsid w:val="00052607"/>
    <w:rsid w:val="000631C3"/>
    <w:rsid w:val="00071203"/>
    <w:rsid w:val="0007188B"/>
    <w:rsid w:val="000940B3"/>
    <w:rsid w:val="000E0A8A"/>
    <w:rsid w:val="000E286E"/>
    <w:rsid w:val="000F682B"/>
    <w:rsid w:val="00100A8E"/>
    <w:rsid w:val="00102520"/>
    <w:rsid w:val="0011028E"/>
    <w:rsid w:val="00112206"/>
    <w:rsid w:val="00112B83"/>
    <w:rsid w:val="00124D98"/>
    <w:rsid w:val="00125EBD"/>
    <w:rsid w:val="00126CDA"/>
    <w:rsid w:val="00130F15"/>
    <w:rsid w:val="0013265D"/>
    <w:rsid w:val="00136F92"/>
    <w:rsid w:val="00142E30"/>
    <w:rsid w:val="00146DFC"/>
    <w:rsid w:val="00147E6A"/>
    <w:rsid w:val="00152B28"/>
    <w:rsid w:val="00153F25"/>
    <w:rsid w:val="001550B5"/>
    <w:rsid w:val="0016032E"/>
    <w:rsid w:val="00163E5E"/>
    <w:rsid w:val="001741B5"/>
    <w:rsid w:val="00186E24"/>
    <w:rsid w:val="001922EB"/>
    <w:rsid w:val="0019343B"/>
    <w:rsid w:val="00194540"/>
    <w:rsid w:val="00195E78"/>
    <w:rsid w:val="0019706E"/>
    <w:rsid w:val="00197B63"/>
    <w:rsid w:val="001A00C0"/>
    <w:rsid w:val="001A19E2"/>
    <w:rsid w:val="001A2C59"/>
    <w:rsid w:val="001B511E"/>
    <w:rsid w:val="001D3DD4"/>
    <w:rsid w:val="001D63A2"/>
    <w:rsid w:val="001E0F00"/>
    <w:rsid w:val="001E1F77"/>
    <w:rsid w:val="001F20F9"/>
    <w:rsid w:val="001F2BC0"/>
    <w:rsid w:val="001F6964"/>
    <w:rsid w:val="001F7593"/>
    <w:rsid w:val="002013FA"/>
    <w:rsid w:val="0020242C"/>
    <w:rsid w:val="002110C9"/>
    <w:rsid w:val="00216FFD"/>
    <w:rsid w:val="002172D5"/>
    <w:rsid w:val="002226B3"/>
    <w:rsid w:val="0022535C"/>
    <w:rsid w:val="00234B99"/>
    <w:rsid w:val="0024101B"/>
    <w:rsid w:val="002453BE"/>
    <w:rsid w:val="002461D3"/>
    <w:rsid w:val="002520FB"/>
    <w:rsid w:val="002521B8"/>
    <w:rsid w:val="00262135"/>
    <w:rsid w:val="002649E6"/>
    <w:rsid w:val="00273D4D"/>
    <w:rsid w:val="00280C26"/>
    <w:rsid w:val="00281974"/>
    <w:rsid w:val="00282E6E"/>
    <w:rsid w:val="002861B6"/>
    <w:rsid w:val="00291D9F"/>
    <w:rsid w:val="00294487"/>
    <w:rsid w:val="002B0424"/>
    <w:rsid w:val="002B75F2"/>
    <w:rsid w:val="002C373E"/>
    <w:rsid w:val="002C68CE"/>
    <w:rsid w:val="002D3A32"/>
    <w:rsid w:val="002D7EAA"/>
    <w:rsid w:val="002E1D75"/>
    <w:rsid w:val="002E492C"/>
    <w:rsid w:val="002E700D"/>
    <w:rsid w:val="002E74F4"/>
    <w:rsid w:val="002F2582"/>
    <w:rsid w:val="002F5A58"/>
    <w:rsid w:val="0032171E"/>
    <w:rsid w:val="0034615F"/>
    <w:rsid w:val="00351980"/>
    <w:rsid w:val="00363DED"/>
    <w:rsid w:val="00364E39"/>
    <w:rsid w:val="0037457E"/>
    <w:rsid w:val="003767C8"/>
    <w:rsid w:val="00383543"/>
    <w:rsid w:val="0038420A"/>
    <w:rsid w:val="00384431"/>
    <w:rsid w:val="003857DC"/>
    <w:rsid w:val="003A537A"/>
    <w:rsid w:val="003A7EBD"/>
    <w:rsid w:val="003B55A4"/>
    <w:rsid w:val="003C602A"/>
    <w:rsid w:val="003C6140"/>
    <w:rsid w:val="003C66A4"/>
    <w:rsid w:val="003D2AE8"/>
    <w:rsid w:val="003E4B2B"/>
    <w:rsid w:val="003F793F"/>
    <w:rsid w:val="00415287"/>
    <w:rsid w:val="00417E1D"/>
    <w:rsid w:val="00421882"/>
    <w:rsid w:val="00440F8E"/>
    <w:rsid w:val="00441B19"/>
    <w:rsid w:val="00450555"/>
    <w:rsid w:val="0045237E"/>
    <w:rsid w:val="00456DD8"/>
    <w:rsid w:val="00462D62"/>
    <w:rsid w:val="00472612"/>
    <w:rsid w:val="00473098"/>
    <w:rsid w:val="004754A2"/>
    <w:rsid w:val="004806CF"/>
    <w:rsid w:val="0049481B"/>
    <w:rsid w:val="004A2FCD"/>
    <w:rsid w:val="004A47EF"/>
    <w:rsid w:val="004A53B4"/>
    <w:rsid w:val="004A596A"/>
    <w:rsid w:val="004C19B6"/>
    <w:rsid w:val="004C6325"/>
    <w:rsid w:val="004C7BAE"/>
    <w:rsid w:val="004D0DF8"/>
    <w:rsid w:val="004D39C4"/>
    <w:rsid w:val="004D7473"/>
    <w:rsid w:val="004E26C3"/>
    <w:rsid w:val="004E4729"/>
    <w:rsid w:val="004E561D"/>
    <w:rsid w:val="004E77BF"/>
    <w:rsid w:val="004F015D"/>
    <w:rsid w:val="004F25F2"/>
    <w:rsid w:val="004F42DF"/>
    <w:rsid w:val="004F55BF"/>
    <w:rsid w:val="00501C24"/>
    <w:rsid w:val="00512413"/>
    <w:rsid w:val="005172AD"/>
    <w:rsid w:val="00532146"/>
    <w:rsid w:val="0054369C"/>
    <w:rsid w:val="005461AD"/>
    <w:rsid w:val="0055102D"/>
    <w:rsid w:val="00553381"/>
    <w:rsid w:val="005823EC"/>
    <w:rsid w:val="005854B8"/>
    <w:rsid w:val="0059631B"/>
    <w:rsid w:val="0059653D"/>
    <w:rsid w:val="005971CB"/>
    <w:rsid w:val="00597C2B"/>
    <w:rsid w:val="005A03F3"/>
    <w:rsid w:val="005A105B"/>
    <w:rsid w:val="005A2379"/>
    <w:rsid w:val="005A46AF"/>
    <w:rsid w:val="005D0722"/>
    <w:rsid w:val="005D1F32"/>
    <w:rsid w:val="005E118D"/>
    <w:rsid w:val="005E7187"/>
    <w:rsid w:val="005F0B04"/>
    <w:rsid w:val="00604624"/>
    <w:rsid w:val="00607BB6"/>
    <w:rsid w:val="00614867"/>
    <w:rsid w:val="006153D1"/>
    <w:rsid w:val="00617919"/>
    <w:rsid w:val="00625ED5"/>
    <w:rsid w:val="00635CD0"/>
    <w:rsid w:val="006455C9"/>
    <w:rsid w:val="006512FD"/>
    <w:rsid w:val="00666E00"/>
    <w:rsid w:val="006718B9"/>
    <w:rsid w:val="00674893"/>
    <w:rsid w:val="0067720B"/>
    <w:rsid w:val="00685C7C"/>
    <w:rsid w:val="006949EE"/>
    <w:rsid w:val="006953B6"/>
    <w:rsid w:val="006A3918"/>
    <w:rsid w:val="006B71BA"/>
    <w:rsid w:val="006B7896"/>
    <w:rsid w:val="006D1153"/>
    <w:rsid w:val="006D277D"/>
    <w:rsid w:val="006E0DC9"/>
    <w:rsid w:val="006E3D13"/>
    <w:rsid w:val="006E4839"/>
    <w:rsid w:val="006E59DE"/>
    <w:rsid w:val="006E6FAB"/>
    <w:rsid w:val="006F1EB5"/>
    <w:rsid w:val="006F599D"/>
    <w:rsid w:val="006F5BD8"/>
    <w:rsid w:val="007077F7"/>
    <w:rsid w:val="00715838"/>
    <w:rsid w:val="0071697C"/>
    <w:rsid w:val="00721563"/>
    <w:rsid w:val="00721BE3"/>
    <w:rsid w:val="00725D1C"/>
    <w:rsid w:val="00735609"/>
    <w:rsid w:val="00740AE3"/>
    <w:rsid w:val="00757F72"/>
    <w:rsid w:val="00776486"/>
    <w:rsid w:val="00776839"/>
    <w:rsid w:val="007800CC"/>
    <w:rsid w:val="00782FA8"/>
    <w:rsid w:val="00787C2F"/>
    <w:rsid w:val="00790481"/>
    <w:rsid w:val="00790770"/>
    <w:rsid w:val="00795268"/>
    <w:rsid w:val="007953CB"/>
    <w:rsid w:val="007B0105"/>
    <w:rsid w:val="007B17EA"/>
    <w:rsid w:val="007B4105"/>
    <w:rsid w:val="007B4ED4"/>
    <w:rsid w:val="007C7B30"/>
    <w:rsid w:val="007D29BA"/>
    <w:rsid w:val="007D4E03"/>
    <w:rsid w:val="007E113B"/>
    <w:rsid w:val="007E50FB"/>
    <w:rsid w:val="007F0A9C"/>
    <w:rsid w:val="007F180F"/>
    <w:rsid w:val="0081054B"/>
    <w:rsid w:val="008122AA"/>
    <w:rsid w:val="00815676"/>
    <w:rsid w:val="00815B5B"/>
    <w:rsid w:val="00825A85"/>
    <w:rsid w:val="00826554"/>
    <w:rsid w:val="00827566"/>
    <w:rsid w:val="008348F1"/>
    <w:rsid w:val="008453B0"/>
    <w:rsid w:val="00845AA5"/>
    <w:rsid w:val="008471D8"/>
    <w:rsid w:val="00864D5A"/>
    <w:rsid w:val="00895CFB"/>
    <w:rsid w:val="008A1D98"/>
    <w:rsid w:val="008A289A"/>
    <w:rsid w:val="008C2D93"/>
    <w:rsid w:val="008D72FE"/>
    <w:rsid w:val="00900BFA"/>
    <w:rsid w:val="00901E8B"/>
    <w:rsid w:val="00903309"/>
    <w:rsid w:val="0091192A"/>
    <w:rsid w:val="00914062"/>
    <w:rsid w:val="00915EBC"/>
    <w:rsid w:val="00925B9B"/>
    <w:rsid w:val="00927FC7"/>
    <w:rsid w:val="009326B0"/>
    <w:rsid w:val="00933083"/>
    <w:rsid w:val="009336E3"/>
    <w:rsid w:val="00942B37"/>
    <w:rsid w:val="00957086"/>
    <w:rsid w:val="00963349"/>
    <w:rsid w:val="0096550E"/>
    <w:rsid w:val="009700B2"/>
    <w:rsid w:val="0097056F"/>
    <w:rsid w:val="009A4708"/>
    <w:rsid w:val="009A7431"/>
    <w:rsid w:val="009B0673"/>
    <w:rsid w:val="009B0E7A"/>
    <w:rsid w:val="009B78BD"/>
    <w:rsid w:val="009C0E56"/>
    <w:rsid w:val="009C4316"/>
    <w:rsid w:val="009D2ACD"/>
    <w:rsid w:val="009D5A16"/>
    <w:rsid w:val="009E482D"/>
    <w:rsid w:val="009E50F6"/>
    <w:rsid w:val="009F6738"/>
    <w:rsid w:val="00A04584"/>
    <w:rsid w:val="00A07B78"/>
    <w:rsid w:val="00A16806"/>
    <w:rsid w:val="00A16DB0"/>
    <w:rsid w:val="00A37008"/>
    <w:rsid w:val="00A570B9"/>
    <w:rsid w:val="00A608D0"/>
    <w:rsid w:val="00A66EE4"/>
    <w:rsid w:val="00A72C6F"/>
    <w:rsid w:val="00A746F8"/>
    <w:rsid w:val="00AA1E3E"/>
    <w:rsid w:val="00AA6AD0"/>
    <w:rsid w:val="00AA7C22"/>
    <w:rsid w:val="00AB29C1"/>
    <w:rsid w:val="00AB6965"/>
    <w:rsid w:val="00AB6C4C"/>
    <w:rsid w:val="00AD5DED"/>
    <w:rsid w:val="00AF7B94"/>
    <w:rsid w:val="00B0512D"/>
    <w:rsid w:val="00B06343"/>
    <w:rsid w:val="00B13539"/>
    <w:rsid w:val="00B41CC6"/>
    <w:rsid w:val="00B43182"/>
    <w:rsid w:val="00B4423E"/>
    <w:rsid w:val="00B46B5D"/>
    <w:rsid w:val="00B47FF4"/>
    <w:rsid w:val="00B570E9"/>
    <w:rsid w:val="00B65527"/>
    <w:rsid w:val="00B71AA6"/>
    <w:rsid w:val="00B74C3C"/>
    <w:rsid w:val="00B807E6"/>
    <w:rsid w:val="00B86131"/>
    <w:rsid w:val="00B87E0F"/>
    <w:rsid w:val="00BA4E32"/>
    <w:rsid w:val="00BB36D0"/>
    <w:rsid w:val="00BC612D"/>
    <w:rsid w:val="00BC7726"/>
    <w:rsid w:val="00BD15A1"/>
    <w:rsid w:val="00BE5722"/>
    <w:rsid w:val="00BF71EC"/>
    <w:rsid w:val="00C1337F"/>
    <w:rsid w:val="00C21CB2"/>
    <w:rsid w:val="00C2429D"/>
    <w:rsid w:val="00C25DCB"/>
    <w:rsid w:val="00C30445"/>
    <w:rsid w:val="00C30930"/>
    <w:rsid w:val="00C30C0C"/>
    <w:rsid w:val="00C331FB"/>
    <w:rsid w:val="00C526A8"/>
    <w:rsid w:val="00C52F18"/>
    <w:rsid w:val="00C63A61"/>
    <w:rsid w:val="00C647E2"/>
    <w:rsid w:val="00C64C42"/>
    <w:rsid w:val="00C65840"/>
    <w:rsid w:val="00C66524"/>
    <w:rsid w:val="00C6671E"/>
    <w:rsid w:val="00C70474"/>
    <w:rsid w:val="00C74852"/>
    <w:rsid w:val="00C74985"/>
    <w:rsid w:val="00C8147A"/>
    <w:rsid w:val="00C9457F"/>
    <w:rsid w:val="00CA285E"/>
    <w:rsid w:val="00CA5D16"/>
    <w:rsid w:val="00CA6A9D"/>
    <w:rsid w:val="00CB0C3A"/>
    <w:rsid w:val="00CB4407"/>
    <w:rsid w:val="00CB6542"/>
    <w:rsid w:val="00CB7B2B"/>
    <w:rsid w:val="00CC0831"/>
    <w:rsid w:val="00CC7529"/>
    <w:rsid w:val="00CD3808"/>
    <w:rsid w:val="00CE5ABC"/>
    <w:rsid w:val="00CF78DE"/>
    <w:rsid w:val="00D04482"/>
    <w:rsid w:val="00D26414"/>
    <w:rsid w:val="00D264D1"/>
    <w:rsid w:val="00D4395D"/>
    <w:rsid w:val="00D62488"/>
    <w:rsid w:val="00D64049"/>
    <w:rsid w:val="00D662EE"/>
    <w:rsid w:val="00DA25FE"/>
    <w:rsid w:val="00DA2DCE"/>
    <w:rsid w:val="00DA4445"/>
    <w:rsid w:val="00DB3018"/>
    <w:rsid w:val="00DC3AE8"/>
    <w:rsid w:val="00DC3CD6"/>
    <w:rsid w:val="00DC4007"/>
    <w:rsid w:val="00DC779F"/>
    <w:rsid w:val="00DD200E"/>
    <w:rsid w:val="00DE4D8B"/>
    <w:rsid w:val="00DE7E50"/>
    <w:rsid w:val="00DF0D2E"/>
    <w:rsid w:val="00DF189B"/>
    <w:rsid w:val="00DF7C53"/>
    <w:rsid w:val="00E1353D"/>
    <w:rsid w:val="00E360A2"/>
    <w:rsid w:val="00E37F7A"/>
    <w:rsid w:val="00E457E3"/>
    <w:rsid w:val="00E46FFC"/>
    <w:rsid w:val="00E55F04"/>
    <w:rsid w:val="00E566BA"/>
    <w:rsid w:val="00E619EA"/>
    <w:rsid w:val="00E621B0"/>
    <w:rsid w:val="00E63715"/>
    <w:rsid w:val="00E6674E"/>
    <w:rsid w:val="00E67EDD"/>
    <w:rsid w:val="00E71EE7"/>
    <w:rsid w:val="00E7565D"/>
    <w:rsid w:val="00E8152F"/>
    <w:rsid w:val="00E8446B"/>
    <w:rsid w:val="00E9475A"/>
    <w:rsid w:val="00E949B4"/>
    <w:rsid w:val="00E95766"/>
    <w:rsid w:val="00EA2F86"/>
    <w:rsid w:val="00EA7E7E"/>
    <w:rsid w:val="00EB1955"/>
    <w:rsid w:val="00EC031C"/>
    <w:rsid w:val="00ED429D"/>
    <w:rsid w:val="00EE25D1"/>
    <w:rsid w:val="00EE4528"/>
    <w:rsid w:val="00EE5E08"/>
    <w:rsid w:val="00F03EB3"/>
    <w:rsid w:val="00F07033"/>
    <w:rsid w:val="00F1270F"/>
    <w:rsid w:val="00F16B3A"/>
    <w:rsid w:val="00F21917"/>
    <w:rsid w:val="00F22AE4"/>
    <w:rsid w:val="00F2599E"/>
    <w:rsid w:val="00F25C51"/>
    <w:rsid w:val="00F27A61"/>
    <w:rsid w:val="00F31E8A"/>
    <w:rsid w:val="00F403C8"/>
    <w:rsid w:val="00F42AB1"/>
    <w:rsid w:val="00F47048"/>
    <w:rsid w:val="00F5103A"/>
    <w:rsid w:val="00F52877"/>
    <w:rsid w:val="00F5593B"/>
    <w:rsid w:val="00F61137"/>
    <w:rsid w:val="00F632D9"/>
    <w:rsid w:val="00F713FD"/>
    <w:rsid w:val="00F94A93"/>
    <w:rsid w:val="00F94E3B"/>
    <w:rsid w:val="00F962F9"/>
    <w:rsid w:val="00FA09EC"/>
    <w:rsid w:val="00FA6610"/>
    <w:rsid w:val="00FB7BD5"/>
    <w:rsid w:val="00FC22B3"/>
    <w:rsid w:val="00FC5FFE"/>
    <w:rsid w:val="00FD22CD"/>
    <w:rsid w:val="00FD3D92"/>
    <w:rsid w:val="00FE074B"/>
    <w:rsid w:val="00FE106D"/>
    <w:rsid w:val="00FE1422"/>
    <w:rsid w:val="00FE3E16"/>
    <w:rsid w:val="00FE428F"/>
    <w:rsid w:val="00FF369C"/>
    <w:rsid w:val="00FF54C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4DC605"/>
  <w15:chartTrackingRefBased/>
  <w15:docId w15:val="{531BD2A7-16A5-4A9D-B2FC-66BD991D8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C647E2"/>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BC612D"/>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674893"/>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1A19E2"/>
    <w:pPr>
      <w:jc w:val="right"/>
    </w:pPr>
  </w:style>
  <w:style w:type="character" w:customStyle="1" w:styleId="a4">
    <w:name w:val="日期 字元"/>
    <w:basedOn w:val="a0"/>
    <w:link w:val="a3"/>
    <w:uiPriority w:val="99"/>
    <w:semiHidden/>
    <w:rsid w:val="001A19E2"/>
  </w:style>
  <w:style w:type="paragraph" w:styleId="a5">
    <w:name w:val="header"/>
    <w:basedOn w:val="a"/>
    <w:link w:val="a6"/>
    <w:uiPriority w:val="99"/>
    <w:unhideWhenUsed/>
    <w:rsid w:val="00715838"/>
    <w:pPr>
      <w:tabs>
        <w:tab w:val="center" w:pos="4153"/>
        <w:tab w:val="right" w:pos="8306"/>
      </w:tabs>
      <w:snapToGrid w:val="0"/>
    </w:pPr>
    <w:rPr>
      <w:sz w:val="20"/>
      <w:szCs w:val="20"/>
    </w:rPr>
  </w:style>
  <w:style w:type="character" w:customStyle="1" w:styleId="a6">
    <w:name w:val="頁首 字元"/>
    <w:basedOn w:val="a0"/>
    <w:link w:val="a5"/>
    <w:uiPriority w:val="99"/>
    <w:rsid w:val="00715838"/>
    <w:rPr>
      <w:sz w:val="20"/>
      <w:szCs w:val="20"/>
    </w:rPr>
  </w:style>
  <w:style w:type="paragraph" w:styleId="a7">
    <w:name w:val="footer"/>
    <w:basedOn w:val="a"/>
    <w:link w:val="a8"/>
    <w:uiPriority w:val="99"/>
    <w:unhideWhenUsed/>
    <w:rsid w:val="00715838"/>
    <w:pPr>
      <w:tabs>
        <w:tab w:val="center" w:pos="4153"/>
        <w:tab w:val="right" w:pos="8306"/>
      </w:tabs>
      <w:snapToGrid w:val="0"/>
    </w:pPr>
    <w:rPr>
      <w:sz w:val="20"/>
      <w:szCs w:val="20"/>
    </w:rPr>
  </w:style>
  <w:style w:type="character" w:customStyle="1" w:styleId="a8">
    <w:name w:val="頁尾 字元"/>
    <w:basedOn w:val="a0"/>
    <w:link w:val="a7"/>
    <w:uiPriority w:val="99"/>
    <w:rsid w:val="00715838"/>
    <w:rPr>
      <w:sz w:val="20"/>
      <w:szCs w:val="20"/>
    </w:rPr>
  </w:style>
  <w:style w:type="paragraph" w:styleId="a9">
    <w:name w:val="List Paragraph"/>
    <w:basedOn w:val="a"/>
    <w:uiPriority w:val="34"/>
    <w:qFormat/>
    <w:rsid w:val="00C65840"/>
    <w:pPr>
      <w:ind w:leftChars="200" w:left="480"/>
    </w:pPr>
  </w:style>
  <w:style w:type="character" w:customStyle="1" w:styleId="10">
    <w:name w:val="標題 1 字元"/>
    <w:basedOn w:val="a0"/>
    <w:link w:val="1"/>
    <w:uiPriority w:val="9"/>
    <w:rsid w:val="00C647E2"/>
    <w:rPr>
      <w:rFonts w:asciiTheme="majorHAnsi" w:eastAsiaTheme="majorEastAsia" w:hAnsiTheme="majorHAnsi" w:cstheme="majorBidi"/>
      <w:b/>
      <w:bCs/>
      <w:kern w:val="52"/>
      <w:sz w:val="52"/>
      <w:szCs w:val="52"/>
    </w:rPr>
  </w:style>
  <w:style w:type="paragraph" w:styleId="aa">
    <w:name w:val="TOC Heading"/>
    <w:basedOn w:val="1"/>
    <w:next w:val="a"/>
    <w:uiPriority w:val="39"/>
    <w:unhideWhenUsed/>
    <w:qFormat/>
    <w:rsid w:val="00C647E2"/>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
    <w:next w:val="a"/>
    <w:autoRedefine/>
    <w:uiPriority w:val="39"/>
    <w:unhideWhenUsed/>
    <w:rsid w:val="00C647E2"/>
    <w:pPr>
      <w:widowControl/>
      <w:spacing w:after="100" w:line="259" w:lineRule="auto"/>
      <w:ind w:left="220"/>
    </w:pPr>
    <w:rPr>
      <w:rFonts w:cs="Times New Roman"/>
      <w:kern w:val="0"/>
      <w:sz w:val="22"/>
    </w:rPr>
  </w:style>
  <w:style w:type="paragraph" w:styleId="11">
    <w:name w:val="toc 1"/>
    <w:basedOn w:val="a"/>
    <w:next w:val="a"/>
    <w:link w:val="12"/>
    <w:autoRedefine/>
    <w:uiPriority w:val="39"/>
    <w:unhideWhenUsed/>
    <w:rsid w:val="00C647E2"/>
    <w:pPr>
      <w:widowControl/>
      <w:spacing w:after="100" w:line="259" w:lineRule="auto"/>
    </w:pPr>
    <w:rPr>
      <w:rFonts w:cs="Times New Roman"/>
      <w:kern w:val="0"/>
      <w:sz w:val="22"/>
    </w:rPr>
  </w:style>
  <w:style w:type="paragraph" w:styleId="31">
    <w:name w:val="toc 3"/>
    <w:basedOn w:val="a"/>
    <w:next w:val="a"/>
    <w:autoRedefine/>
    <w:uiPriority w:val="39"/>
    <w:unhideWhenUsed/>
    <w:rsid w:val="00C647E2"/>
    <w:pPr>
      <w:widowControl/>
      <w:spacing w:after="100" w:line="259" w:lineRule="auto"/>
      <w:ind w:left="440"/>
    </w:pPr>
    <w:rPr>
      <w:rFonts w:cs="Times New Roman"/>
      <w:kern w:val="0"/>
      <w:sz w:val="22"/>
    </w:rPr>
  </w:style>
  <w:style w:type="character" w:customStyle="1" w:styleId="20">
    <w:name w:val="標題 2 字元"/>
    <w:basedOn w:val="a0"/>
    <w:link w:val="2"/>
    <w:uiPriority w:val="9"/>
    <w:semiHidden/>
    <w:rsid w:val="00BC612D"/>
    <w:rPr>
      <w:rFonts w:asciiTheme="majorHAnsi" w:eastAsiaTheme="majorEastAsia" w:hAnsiTheme="majorHAnsi" w:cstheme="majorBidi"/>
      <w:b/>
      <w:bCs/>
      <w:sz w:val="48"/>
      <w:szCs w:val="48"/>
    </w:rPr>
  </w:style>
  <w:style w:type="paragraph" w:styleId="ab">
    <w:name w:val="Balloon Text"/>
    <w:basedOn w:val="a"/>
    <w:link w:val="ac"/>
    <w:uiPriority w:val="99"/>
    <w:semiHidden/>
    <w:unhideWhenUsed/>
    <w:rsid w:val="00B43182"/>
    <w:rPr>
      <w:rFonts w:asciiTheme="majorHAnsi" w:eastAsiaTheme="majorEastAsia" w:hAnsiTheme="majorHAnsi" w:cstheme="majorBidi"/>
      <w:sz w:val="18"/>
      <w:szCs w:val="18"/>
    </w:rPr>
  </w:style>
  <w:style w:type="character" w:customStyle="1" w:styleId="ac">
    <w:name w:val="註解方塊文字 字元"/>
    <w:basedOn w:val="a0"/>
    <w:link w:val="ab"/>
    <w:uiPriority w:val="99"/>
    <w:semiHidden/>
    <w:rsid w:val="00B43182"/>
    <w:rPr>
      <w:rFonts w:asciiTheme="majorHAnsi" w:eastAsiaTheme="majorEastAsia" w:hAnsiTheme="majorHAnsi" w:cstheme="majorBidi"/>
      <w:sz w:val="18"/>
      <w:szCs w:val="18"/>
    </w:rPr>
  </w:style>
  <w:style w:type="character" w:styleId="ad">
    <w:name w:val="Placeholder Text"/>
    <w:basedOn w:val="a0"/>
    <w:uiPriority w:val="99"/>
    <w:semiHidden/>
    <w:rsid w:val="00F1270F"/>
    <w:rPr>
      <w:color w:val="808080"/>
    </w:rPr>
  </w:style>
  <w:style w:type="paragraph" w:styleId="ae">
    <w:name w:val="Title"/>
    <w:basedOn w:val="a"/>
    <w:next w:val="a"/>
    <w:link w:val="af"/>
    <w:uiPriority w:val="10"/>
    <w:qFormat/>
    <w:rsid w:val="005F0B04"/>
    <w:pPr>
      <w:spacing w:before="240" w:after="60"/>
      <w:jc w:val="center"/>
      <w:outlineLvl w:val="0"/>
    </w:pPr>
    <w:rPr>
      <w:rFonts w:asciiTheme="majorHAnsi" w:eastAsiaTheme="majorEastAsia" w:hAnsiTheme="majorHAnsi" w:cstheme="majorBidi"/>
      <w:b/>
      <w:bCs/>
      <w:sz w:val="32"/>
      <w:szCs w:val="32"/>
    </w:rPr>
  </w:style>
  <w:style w:type="character" w:customStyle="1" w:styleId="af">
    <w:name w:val="標題 字元"/>
    <w:basedOn w:val="a0"/>
    <w:link w:val="ae"/>
    <w:uiPriority w:val="10"/>
    <w:rsid w:val="005F0B04"/>
    <w:rPr>
      <w:rFonts w:asciiTheme="majorHAnsi" w:eastAsiaTheme="majorEastAsia" w:hAnsiTheme="majorHAnsi" w:cstheme="majorBidi"/>
      <w:b/>
      <w:bCs/>
      <w:sz w:val="32"/>
      <w:szCs w:val="32"/>
    </w:rPr>
  </w:style>
  <w:style w:type="table" w:styleId="af0">
    <w:name w:val="Table Grid"/>
    <w:basedOn w:val="a1"/>
    <w:uiPriority w:val="39"/>
    <w:rsid w:val="004A2F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3">
    <w:name w:val="List Table 4 Accent 3"/>
    <w:basedOn w:val="a1"/>
    <w:uiPriority w:val="49"/>
    <w:rsid w:val="004A2FC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af1">
    <w:name w:val="大章標"/>
    <w:basedOn w:val="a"/>
    <w:link w:val="af2"/>
    <w:qFormat/>
    <w:rsid w:val="005E118D"/>
    <w:pPr>
      <w:widowControl/>
      <w:spacing w:beforeLines="100" w:before="360" w:afterLines="100" w:after="360"/>
      <w:jc w:val="center"/>
    </w:pPr>
    <w:rPr>
      <w:rFonts w:ascii="Times New Roman" w:eastAsia="標楷體" w:hAnsi="Times New Roman" w:cs="Times New Roman"/>
      <w:b/>
      <w:sz w:val="40"/>
      <w:szCs w:val="40"/>
    </w:rPr>
  </w:style>
  <w:style w:type="paragraph" w:customStyle="1" w:styleId="af3">
    <w:name w:val="大節標"/>
    <w:basedOn w:val="a"/>
    <w:link w:val="af4"/>
    <w:qFormat/>
    <w:rsid w:val="005E118D"/>
    <w:pPr>
      <w:widowControl/>
      <w:spacing w:afterLines="50" w:after="180"/>
      <w:ind w:left="721" w:hangingChars="200" w:hanging="721"/>
      <w:jc w:val="both"/>
    </w:pPr>
    <w:rPr>
      <w:rFonts w:ascii="Times New Roman" w:eastAsia="標楷體" w:hAnsi="Times New Roman" w:cs="Times New Roman"/>
      <w:b/>
      <w:sz w:val="36"/>
      <w:szCs w:val="36"/>
    </w:rPr>
  </w:style>
  <w:style w:type="character" w:customStyle="1" w:styleId="af2">
    <w:name w:val="大章標 字元"/>
    <w:basedOn w:val="a0"/>
    <w:link w:val="af1"/>
    <w:rsid w:val="005E118D"/>
    <w:rPr>
      <w:rFonts w:ascii="Times New Roman" w:eastAsia="標楷體" w:hAnsi="Times New Roman" w:cs="Times New Roman"/>
      <w:b/>
      <w:sz w:val="40"/>
      <w:szCs w:val="40"/>
    </w:rPr>
  </w:style>
  <w:style w:type="paragraph" w:customStyle="1" w:styleId="af5">
    <w:name w:val="小節標"/>
    <w:basedOn w:val="a"/>
    <w:link w:val="af6"/>
    <w:qFormat/>
    <w:rsid w:val="005E118D"/>
    <w:pPr>
      <w:widowControl/>
      <w:spacing w:beforeLines="100" w:before="360" w:afterLines="50" w:after="180"/>
      <w:ind w:left="961" w:hangingChars="300" w:hanging="961"/>
      <w:jc w:val="both"/>
    </w:pPr>
    <w:rPr>
      <w:rFonts w:ascii="Times New Roman" w:eastAsia="標楷體" w:hAnsi="Times New Roman" w:cs="Times New Roman"/>
      <w:b/>
      <w:sz w:val="32"/>
      <w:szCs w:val="32"/>
    </w:rPr>
  </w:style>
  <w:style w:type="character" w:customStyle="1" w:styleId="af4">
    <w:name w:val="大節標 字元"/>
    <w:basedOn w:val="a0"/>
    <w:link w:val="af3"/>
    <w:rsid w:val="005E118D"/>
    <w:rPr>
      <w:rFonts w:ascii="Times New Roman" w:eastAsia="標楷體" w:hAnsi="Times New Roman" w:cs="Times New Roman"/>
      <w:b/>
      <w:sz w:val="36"/>
      <w:szCs w:val="36"/>
    </w:rPr>
  </w:style>
  <w:style w:type="paragraph" w:customStyle="1" w:styleId="af7">
    <w:name w:val="大項標"/>
    <w:basedOn w:val="a"/>
    <w:link w:val="af8"/>
    <w:qFormat/>
    <w:rsid w:val="0059631B"/>
    <w:pPr>
      <w:widowControl/>
      <w:ind w:left="560" w:hangingChars="200" w:hanging="560"/>
      <w:jc w:val="both"/>
    </w:pPr>
    <w:rPr>
      <w:rFonts w:ascii="Times New Roman" w:eastAsia="標楷體" w:hAnsi="Times New Roman"/>
      <w:sz w:val="28"/>
      <w:szCs w:val="28"/>
    </w:rPr>
  </w:style>
  <w:style w:type="character" w:customStyle="1" w:styleId="af6">
    <w:name w:val="小節標 字元"/>
    <w:basedOn w:val="a0"/>
    <w:link w:val="af5"/>
    <w:rsid w:val="005E118D"/>
    <w:rPr>
      <w:rFonts w:ascii="Times New Roman" w:eastAsia="標楷體" w:hAnsi="Times New Roman" w:cs="Times New Roman"/>
      <w:b/>
      <w:sz w:val="32"/>
      <w:szCs w:val="32"/>
    </w:rPr>
  </w:style>
  <w:style w:type="paragraph" w:customStyle="1" w:styleId="af9">
    <w:name w:val="小項標"/>
    <w:basedOn w:val="a"/>
    <w:link w:val="afa"/>
    <w:qFormat/>
    <w:rsid w:val="0059631B"/>
    <w:pPr>
      <w:spacing w:after="120"/>
      <w:ind w:leftChars="250" w:left="1160" w:hangingChars="200" w:hanging="560"/>
      <w:jc w:val="both"/>
    </w:pPr>
    <w:rPr>
      <w:rFonts w:ascii="Times New Roman" w:eastAsia="標楷體" w:hAnsi="Times New Roman"/>
      <w:sz w:val="28"/>
      <w:szCs w:val="28"/>
    </w:rPr>
  </w:style>
  <w:style w:type="character" w:customStyle="1" w:styleId="af8">
    <w:name w:val="大項標 字元"/>
    <w:basedOn w:val="a0"/>
    <w:link w:val="af7"/>
    <w:rsid w:val="0059631B"/>
    <w:rPr>
      <w:rFonts w:ascii="Times New Roman" w:eastAsia="標楷體" w:hAnsi="Times New Roman"/>
      <w:sz w:val="28"/>
      <w:szCs w:val="28"/>
    </w:rPr>
  </w:style>
  <w:style w:type="paragraph" w:customStyle="1" w:styleId="afb">
    <w:name w:val="大章內文"/>
    <w:basedOn w:val="a"/>
    <w:link w:val="afc"/>
    <w:rsid w:val="0059631B"/>
    <w:pPr>
      <w:widowControl/>
      <w:spacing w:after="120" w:line="480" w:lineRule="exact"/>
      <w:ind w:firstLineChars="200" w:firstLine="560"/>
      <w:jc w:val="both"/>
    </w:pPr>
    <w:rPr>
      <w:rFonts w:ascii="標楷體" w:eastAsia="標楷體" w:hAnsi="標楷體" w:cs="Times New Roman"/>
      <w:sz w:val="28"/>
      <w:szCs w:val="28"/>
    </w:rPr>
  </w:style>
  <w:style w:type="character" w:customStyle="1" w:styleId="afa">
    <w:name w:val="小項標 字元"/>
    <w:basedOn w:val="a0"/>
    <w:link w:val="af9"/>
    <w:rsid w:val="0059631B"/>
    <w:rPr>
      <w:rFonts w:ascii="Times New Roman" w:eastAsia="標楷體" w:hAnsi="Times New Roman"/>
      <w:sz w:val="28"/>
      <w:szCs w:val="28"/>
    </w:rPr>
  </w:style>
  <w:style w:type="character" w:customStyle="1" w:styleId="afc">
    <w:name w:val="大章內文 字元"/>
    <w:basedOn w:val="a0"/>
    <w:link w:val="afb"/>
    <w:rsid w:val="0059631B"/>
    <w:rPr>
      <w:rFonts w:ascii="標楷體" w:eastAsia="標楷體" w:hAnsi="標楷體" w:cs="Times New Roman"/>
      <w:sz w:val="28"/>
      <w:szCs w:val="28"/>
    </w:rPr>
  </w:style>
  <w:style w:type="character" w:styleId="afd">
    <w:name w:val="Hyperlink"/>
    <w:basedOn w:val="a0"/>
    <w:uiPriority w:val="99"/>
    <w:unhideWhenUsed/>
    <w:rsid w:val="00933083"/>
    <w:rPr>
      <w:color w:val="0563C1" w:themeColor="hyperlink"/>
      <w:u w:val="single"/>
    </w:rPr>
  </w:style>
  <w:style w:type="paragraph" w:customStyle="1" w:styleId="afe">
    <w:name w:val="目錄"/>
    <w:basedOn w:val="11"/>
    <w:link w:val="aff"/>
    <w:autoRedefine/>
    <w:qFormat/>
    <w:rsid w:val="00E457E3"/>
    <w:pPr>
      <w:tabs>
        <w:tab w:val="right" w:leader="dot" w:pos="8302"/>
      </w:tabs>
      <w:spacing w:after="0" w:line="480" w:lineRule="exact"/>
      <w:jc w:val="both"/>
      <w:pPrChange w:id="0" w:author="A5206572" w:date="2019-05-10T21:39:00Z">
        <w:pPr>
          <w:tabs>
            <w:tab w:val="right" w:leader="dot" w:pos="8302"/>
          </w:tabs>
          <w:spacing w:line="480" w:lineRule="exact"/>
          <w:jc w:val="both"/>
        </w:pPr>
      </w:pPrChange>
    </w:pPr>
    <w:rPr>
      <w:rFonts w:ascii="Times New Roman" w:eastAsia="標楷體" w:hAnsi="Times New Roman"/>
      <w:noProof/>
      <w:sz w:val="28"/>
      <w:szCs w:val="28"/>
      <w:rPrChange w:id="0" w:author="A5206572" w:date="2019-05-10T21:39:00Z">
        <w:rPr>
          <w:rFonts w:ascii="標楷體" w:eastAsia="標楷體" w:hAnsi="標楷體"/>
          <w:noProof/>
          <w:sz w:val="28"/>
          <w:szCs w:val="28"/>
          <w:lang w:val="en-US" w:eastAsia="zh-TW" w:bidi="ar-SA"/>
        </w:rPr>
      </w:rPrChange>
    </w:rPr>
  </w:style>
  <w:style w:type="paragraph" w:customStyle="1" w:styleId="aff0">
    <w:name w:val="圖標"/>
    <w:basedOn w:val="a"/>
    <w:link w:val="aff1"/>
    <w:qFormat/>
    <w:rsid w:val="00674893"/>
    <w:pPr>
      <w:widowControl/>
      <w:spacing w:beforeLines="100" w:before="360"/>
      <w:jc w:val="center"/>
    </w:pPr>
    <w:rPr>
      <w:rFonts w:ascii="Times New Roman" w:eastAsia="標楷體" w:hAnsi="Times New Roman" w:cs="Times New Roman"/>
      <w:b/>
      <w:sz w:val="28"/>
      <w:szCs w:val="28"/>
    </w:rPr>
  </w:style>
  <w:style w:type="character" w:customStyle="1" w:styleId="12">
    <w:name w:val="目錄 1 字元"/>
    <w:basedOn w:val="a0"/>
    <w:link w:val="11"/>
    <w:uiPriority w:val="39"/>
    <w:rsid w:val="00933083"/>
    <w:rPr>
      <w:rFonts w:cs="Times New Roman"/>
      <w:kern w:val="0"/>
      <w:sz w:val="22"/>
    </w:rPr>
  </w:style>
  <w:style w:type="character" w:customStyle="1" w:styleId="aff">
    <w:name w:val="目錄 字元"/>
    <w:basedOn w:val="12"/>
    <w:link w:val="afe"/>
    <w:rsid w:val="00E457E3"/>
    <w:rPr>
      <w:rFonts w:ascii="Times New Roman" w:eastAsia="標楷體" w:hAnsi="Times New Roman" w:cs="Times New Roman"/>
      <w:noProof/>
      <w:kern w:val="0"/>
      <w:sz w:val="28"/>
      <w:szCs w:val="28"/>
    </w:rPr>
  </w:style>
  <w:style w:type="paragraph" w:customStyle="1" w:styleId="aff2">
    <w:name w:val="表標"/>
    <w:basedOn w:val="a"/>
    <w:link w:val="aff3"/>
    <w:qFormat/>
    <w:rsid w:val="00674893"/>
    <w:pPr>
      <w:widowControl/>
      <w:spacing w:beforeLines="100" w:before="360"/>
      <w:jc w:val="center"/>
    </w:pPr>
    <w:rPr>
      <w:rFonts w:ascii="Times New Roman" w:eastAsia="標楷體" w:hAnsi="Times New Roman" w:cs="Times New Roman"/>
      <w:b/>
      <w:sz w:val="28"/>
      <w:szCs w:val="32"/>
    </w:rPr>
  </w:style>
  <w:style w:type="character" w:customStyle="1" w:styleId="aff1">
    <w:name w:val="圖標 字元"/>
    <w:basedOn w:val="a0"/>
    <w:link w:val="aff0"/>
    <w:rsid w:val="00674893"/>
    <w:rPr>
      <w:rFonts w:ascii="Times New Roman" w:eastAsia="標楷體" w:hAnsi="Times New Roman" w:cs="Times New Roman"/>
      <w:b/>
      <w:sz w:val="28"/>
      <w:szCs w:val="28"/>
    </w:rPr>
  </w:style>
  <w:style w:type="character" w:customStyle="1" w:styleId="30">
    <w:name w:val="標題 3 字元"/>
    <w:basedOn w:val="a0"/>
    <w:link w:val="3"/>
    <w:uiPriority w:val="9"/>
    <w:semiHidden/>
    <w:rsid w:val="00674893"/>
    <w:rPr>
      <w:rFonts w:asciiTheme="majorHAnsi" w:eastAsiaTheme="majorEastAsia" w:hAnsiTheme="majorHAnsi" w:cstheme="majorBidi"/>
      <w:b/>
      <w:bCs/>
      <w:sz w:val="36"/>
      <w:szCs w:val="36"/>
    </w:rPr>
  </w:style>
  <w:style w:type="character" w:customStyle="1" w:styleId="aff3">
    <w:name w:val="表標 字元"/>
    <w:basedOn w:val="a0"/>
    <w:link w:val="aff2"/>
    <w:rsid w:val="00674893"/>
    <w:rPr>
      <w:rFonts w:ascii="Times New Roman" w:eastAsia="標楷體" w:hAnsi="Times New Roman" w:cs="Times New Roman"/>
      <w:b/>
      <w:sz w:val="28"/>
      <w:szCs w:val="32"/>
    </w:rPr>
  </w:style>
  <w:style w:type="paragraph" w:customStyle="1" w:styleId="aff4">
    <w:name w:val="摘要"/>
    <w:basedOn w:val="a"/>
    <w:link w:val="aff5"/>
    <w:qFormat/>
    <w:rsid w:val="00F07033"/>
    <w:pPr>
      <w:spacing w:line="360" w:lineRule="auto"/>
      <w:jc w:val="center"/>
    </w:pPr>
    <w:rPr>
      <w:rFonts w:ascii="標楷體" w:eastAsia="標楷體" w:hAnsi="標楷體"/>
      <w:b/>
      <w:sz w:val="32"/>
      <w:szCs w:val="32"/>
    </w:rPr>
  </w:style>
  <w:style w:type="paragraph" w:customStyle="1" w:styleId="ABSTRACT">
    <w:name w:val="ABSTRACT"/>
    <w:basedOn w:val="a"/>
    <w:link w:val="ABSTRACT0"/>
    <w:qFormat/>
    <w:rsid w:val="00F07033"/>
    <w:pPr>
      <w:jc w:val="center"/>
    </w:pPr>
    <w:rPr>
      <w:rFonts w:ascii="Times New Roman" w:eastAsia="標楷體" w:hAnsi="Times New Roman" w:cs="Times New Roman"/>
      <w:b/>
      <w:sz w:val="32"/>
      <w:szCs w:val="32"/>
    </w:rPr>
  </w:style>
  <w:style w:type="character" w:customStyle="1" w:styleId="aff5">
    <w:name w:val="摘要 字元"/>
    <w:basedOn w:val="a0"/>
    <w:link w:val="aff4"/>
    <w:rsid w:val="00F07033"/>
    <w:rPr>
      <w:rFonts w:ascii="標楷體" w:eastAsia="標楷體" w:hAnsi="標楷體"/>
      <w:b/>
      <w:sz w:val="32"/>
      <w:szCs w:val="32"/>
    </w:rPr>
  </w:style>
  <w:style w:type="paragraph" w:styleId="aff6">
    <w:name w:val="table of figures"/>
    <w:basedOn w:val="a"/>
    <w:next w:val="a"/>
    <w:link w:val="aff7"/>
    <w:uiPriority w:val="99"/>
    <w:unhideWhenUsed/>
    <w:rsid w:val="00666E00"/>
    <w:pPr>
      <w:ind w:leftChars="400" w:left="400" w:hangingChars="200" w:hanging="200"/>
    </w:pPr>
  </w:style>
  <w:style w:type="character" w:customStyle="1" w:styleId="ABSTRACT0">
    <w:name w:val="ABSTRACT 字元"/>
    <w:basedOn w:val="a0"/>
    <w:link w:val="ABSTRACT"/>
    <w:rsid w:val="00F07033"/>
    <w:rPr>
      <w:rFonts w:ascii="Times New Roman" w:eastAsia="標楷體" w:hAnsi="Times New Roman" w:cs="Times New Roman"/>
      <w:b/>
      <w:sz w:val="32"/>
      <w:szCs w:val="32"/>
    </w:rPr>
  </w:style>
  <w:style w:type="paragraph" w:customStyle="1" w:styleId="aff8">
    <w:name w:val="表目錄標"/>
    <w:basedOn w:val="aff6"/>
    <w:link w:val="aff9"/>
    <w:qFormat/>
    <w:rsid w:val="002E492C"/>
    <w:pPr>
      <w:tabs>
        <w:tab w:val="right" w:leader="dot" w:pos="8302"/>
      </w:tabs>
      <w:spacing w:beforeLines="100" w:before="360" w:afterLines="100" w:after="360"/>
      <w:ind w:leftChars="0" w:left="0" w:firstLineChars="0" w:firstLine="0"/>
      <w:jc w:val="center"/>
    </w:pPr>
    <w:rPr>
      <w:rFonts w:ascii="Times New Roman" w:eastAsia="標楷體" w:hAnsi="Times New Roman" w:cs="Times New Roman"/>
      <w:b/>
      <w:sz w:val="40"/>
      <w:szCs w:val="40"/>
    </w:rPr>
  </w:style>
  <w:style w:type="paragraph" w:customStyle="1" w:styleId="affa">
    <w:name w:val="目錄內容"/>
    <w:basedOn w:val="11"/>
    <w:link w:val="affb"/>
    <w:qFormat/>
    <w:rsid w:val="00E55F04"/>
    <w:pPr>
      <w:tabs>
        <w:tab w:val="right" w:leader="dot" w:pos="8302"/>
      </w:tabs>
      <w:spacing w:after="0" w:line="480" w:lineRule="exact"/>
      <w:jc w:val="both"/>
    </w:pPr>
    <w:rPr>
      <w:rFonts w:ascii="Times New Roman" w:eastAsia="標楷體" w:hAnsi="Times New Roman"/>
      <w:sz w:val="28"/>
      <w:szCs w:val="28"/>
    </w:rPr>
  </w:style>
  <w:style w:type="character" w:customStyle="1" w:styleId="aff7">
    <w:name w:val="圖表目錄 字元"/>
    <w:basedOn w:val="a0"/>
    <w:link w:val="aff6"/>
    <w:uiPriority w:val="99"/>
    <w:rsid w:val="002E492C"/>
  </w:style>
  <w:style w:type="character" w:customStyle="1" w:styleId="aff9">
    <w:name w:val="表目錄標 字元"/>
    <w:basedOn w:val="aff7"/>
    <w:link w:val="aff8"/>
    <w:rsid w:val="002E492C"/>
    <w:rPr>
      <w:rFonts w:ascii="Times New Roman" w:eastAsia="標楷體" w:hAnsi="Times New Roman" w:cs="Times New Roman"/>
      <w:b/>
      <w:sz w:val="40"/>
      <w:szCs w:val="40"/>
    </w:rPr>
  </w:style>
  <w:style w:type="paragraph" w:styleId="affc">
    <w:name w:val="caption"/>
    <w:basedOn w:val="a"/>
    <w:next w:val="a"/>
    <w:uiPriority w:val="35"/>
    <w:semiHidden/>
    <w:unhideWhenUsed/>
    <w:qFormat/>
    <w:rsid w:val="00FE3E16"/>
    <w:rPr>
      <w:sz w:val="20"/>
      <w:szCs w:val="20"/>
    </w:rPr>
  </w:style>
  <w:style w:type="character" w:customStyle="1" w:styleId="affb">
    <w:name w:val="目錄內容 字元"/>
    <w:basedOn w:val="12"/>
    <w:link w:val="affa"/>
    <w:rsid w:val="00E55F04"/>
    <w:rPr>
      <w:rFonts w:ascii="Times New Roman" w:eastAsia="標楷體" w:hAnsi="Times New Roman" w:cs="Times New Roman"/>
      <w:kern w:val="0"/>
      <w:sz w:val="28"/>
      <w:szCs w:val="28"/>
    </w:rPr>
  </w:style>
  <w:style w:type="character" w:styleId="affd">
    <w:name w:val="Unresolved Mention"/>
    <w:basedOn w:val="a0"/>
    <w:uiPriority w:val="99"/>
    <w:semiHidden/>
    <w:unhideWhenUsed/>
    <w:rsid w:val="000E286E"/>
    <w:rPr>
      <w:color w:val="605E5C"/>
      <w:shd w:val="clear" w:color="auto" w:fill="E1DFDD"/>
    </w:rPr>
  </w:style>
  <w:style w:type="paragraph" w:styleId="affe">
    <w:name w:val="Bibliography"/>
    <w:basedOn w:val="a"/>
    <w:next w:val="a"/>
    <w:link w:val="afff"/>
    <w:uiPriority w:val="37"/>
    <w:unhideWhenUsed/>
    <w:rsid w:val="00607BB6"/>
  </w:style>
  <w:style w:type="paragraph" w:customStyle="1" w:styleId="afff0">
    <w:name w:val="參考文獻"/>
    <w:basedOn w:val="affe"/>
    <w:link w:val="afff1"/>
    <w:qFormat/>
    <w:rsid w:val="00052607"/>
    <w:pPr>
      <w:ind w:left="480" w:hangingChars="200" w:hanging="480"/>
      <w:jc w:val="both"/>
    </w:pPr>
    <w:rPr>
      <w:rFonts w:ascii="Times New Roman" w:eastAsia="標楷體" w:hAnsi="Times New Roman"/>
      <w:noProof/>
    </w:rPr>
  </w:style>
  <w:style w:type="character" w:customStyle="1" w:styleId="afff">
    <w:name w:val="書目 字元"/>
    <w:basedOn w:val="a0"/>
    <w:link w:val="affe"/>
    <w:uiPriority w:val="37"/>
    <w:rsid w:val="00052607"/>
  </w:style>
  <w:style w:type="character" w:customStyle="1" w:styleId="afff1">
    <w:name w:val="參考文獻 字元"/>
    <w:basedOn w:val="afff"/>
    <w:link w:val="afff0"/>
    <w:rsid w:val="00052607"/>
    <w:rPr>
      <w:rFonts w:ascii="Times New Roman" w:eastAsia="標楷體" w:hAnsi="Times New Roma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157687">
      <w:bodyDiv w:val="1"/>
      <w:marLeft w:val="0"/>
      <w:marRight w:val="0"/>
      <w:marTop w:val="0"/>
      <w:marBottom w:val="0"/>
      <w:divBdr>
        <w:top w:val="none" w:sz="0" w:space="0" w:color="auto"/>
        <w:left w:val="none" w:sz="0" w:space="0" w:color="auto"/>
        <w:bottom w:val="none" w:sz="0" w:space="0" w:color="auto"/>
        <w:right w:val="none" w:sz="0" w:space="0" w:color="auto"/>
      </w:divBdr>
    </w:div>
    <w:div w:id="227113336">
      <w:bodyDiv w:val="1"/>
      <w:marLeft w:val="0"/>
      <w:marRight w:val="0"/>
      <w:marTop w:val="0"/>
      <w:marBottom w:val="0"/>
      <w:divBdr>
        <w:top w:val="none" w:sz="0" w:space="0" w:color="auto"/>
        <w:left w:val="none" w:sz="0" w:space="0" w:color="auto"/>
        <w:bottom w:val="none" w:sz="0" w:space="0" w:color="auto"/>
        <w:right w:val="none" w:sz="0" w:space="0" w:color="auto"/>
      </w:divBdr>
    </w:div>
    <w:div w:id="232665563">
      <w:bodyDiv w:val="1"/>
      <w:marLeft w:val="0"/>
      <w:marRight w:val="0"/>
      <w:marTop w:val="0"/>
      <w:marBottom w:val="0"/>
      <w:divBdr>
        <w:top w:val="none" w:sz="0" w:space="0" w:color="auto"/>
        <w:left w:val="none" w:sz="0" w:space="0" w:color="auto"/>
        <w:bottom w:val="none" w:sz="0" w:space="0" w:color="auto"/>
        <w:right w:val="none" w:sz="0" w:space="0" w:color="auto"/>
      </w:divBdr>
    </w:div>
    <w:div w:id="243105123">
      <w:bodyDiv w:val="1"/>
      <w:marLeft w:val="0"/>
      <w:marRight w:val="0"/>
      <w:marTop w:val="0"/>
      <w:marBottom w:val="0"/>
      <w:divBdr>
        <w:top w:val="none" w:sz="0" w:space="0" w:color="auto"/>
        <w:left w:val="none" w:sz="0" w:space="0" w:color="auto"/>
        <w:bottom w:val="none" w:sz="0" w:space="0" w:color="auto"/>
        <w:right w:val="none" w:sz="0" w:space="0" w:color="auto"/>
      </w:divBdr>
    </w:div>
    <w:div w:id="245264098">
      <w:bodyDiv w:val="1"/>
      <w:marLeft w:val="0"/>
      <w:marRight w:val="0"/>
      <w:marTop w:val="0"/>
      <w:marBottom w:val="0"/>
      <w:divBdr>
        <w:top w:val="none" w:sz="0" w:space="0" w:color="auto"/>
        <w:left w:val="none" w:sz="0" w:space="0" w:color="auto"/>
        <w:bottom w:val="none" w:sz="0" w:space="0" w:color="auto"/>
        <w:right w:val="none" w:sz="0" w:space="0" w:color="auto"/>
      </w:divBdr>
    </w:div>
    <w:div w:id="255213213">
      <w:bodyDiv w:val="1"/>
      <w:marLeft w:val="0"/>
      <w:marRight w:val="0"/>
      <w:marTop w:val="0"/>
      <w:marBottom w:val="0"/>
      <w:divBdr>
        <w:top w:val="none" w:sz="0" w:space="0" w:color="auto"/>
        <w:left w:val="none" w:sz="0" w:space="0" w:color="auto"/>
        <w:bottom w:val="none" w:sz="0" w:space="0" w:color="auto"/>
        <w:right w:val="none" w:sz="0" w:space="0" w:color="auto"/>
      </w:divBdr>
    </w:div>
    <w:div w:id="287008729">
      <w:bodyDiv w:val="1"/>
      <w:marLeft w:val="0"/>
      <w:marRight w:val="0"/>
      <w:marTop w:val="0"/>
      <w:marBottom w:val="0"/>
      <w:divBdr>
        <w:top w:val="none" w:sz="0" w:space="0" w:color="auto"/>
        <w:left w:val="none" w:sz="0" w:space="0" w:color="auto"/>
        <w:bottom w:val="none" w:sz="0" w:space="0" w:color="auto"/>
        <w:right w:val="none" w:sz="0" w:space="0" w:color="auto"/>
      </w:divBdr>
    </w:div>
    <w:div w:id="304162896">
      <w:bodyDiv w:val="1"/>
      <w:marLeft w:val="0"/>
      <w:marRight w:val="0"/>
      <w:marTop w:val="0"/>
      <w:marBottom w:val="0"/>
      <w:divBdr>
        <w:top w:val="none" w:sz="0" w:space="0" w:color="auto"/>
        <w:left w:val="none" w:sz="0" w:space="0" w:color="auto"/>
        <w:bottom w:val="none" w:sz="0" w:space="0" w:color="auto"/>
        <w:right w:val="none" w:sz="0" w:space="0" w:color="auto"/>
      </w:divBdr>
    </w:div>
    <w:div w:id="307364588">
      <w:bodyDiv w:val="1"/>
      <w:marLeft w:val="0"/>
      <w:marRight w:val="0"/>
      <w:marTop w:val="0"/>
      <w:marBottom w:val="0"/>
      <w:divBdr>
        <w:top w:val="none" w:sz="0" w:space="0" w:color="auto"/>
        <w:left w:val="none" w:sz="0" w:space="0" w:color="auto"/>
        <w:bottom w:val="none" w:sz="0" w:space="0" w:color="auto"/>
        <w:right w:val="none" w:sz="0" w:space="0" w:color="auto"/>
      </w:divBdr>
    </w:div>
    <w:div w:id="383717632">
      <w:bodyDiv w:val="1"/>
      <w:marLeft w:val="0"/>
      <w:marRight w:val="0"/>
      <w:marTop w:val="0"/>
      <w:marBottom w:val="0"/>
      <w:divBdr>
        <w:top w:val="none" w:sz="0" w:space="0" w:color="auto"/>
        <w:left w:val="none" w:sz="0" w:space="0" w:color="auto"/>
        <w:bottom w:val="none" w:sz="0" w:space="0" w:color="auto"/>
        <w:right w:val="none" w:sz="0" w:space="0" w:color="auto"/>
      </w:divBdr>
    </w:div>
    <w:div w:id="391389757">
      <w:bodyDiv w:val="1"/>
      <w:marLeft w:val="0"/>
      <w:marRight w:val="0"/>
      <w:marTop w:val="0"/>
      <w:marBottom w:val="0"/>
      <w:divBdr>
        <w:top w:val="none" w:sz="0" w:space="0" w:color="auto"/>
        <w:left w:val="none" w:sz="0" w:space="0" w:color="auto"/>
        <w:bottom w:val="none" w:sz="0" w:space="0" w:color="auto"/>
        <w:right w:val="none" w:sz="0" w:space="0" w:color="auto"/>
      </w:divBdr>
    </w:div>
    <w:div w:id="398990345">
      <w:bodyDiv w:val="1"/>
      <w:marLeft w:val="0"/>
      <w:marRight w:val="0"/>
      <w:marTop w:val="0"/>
      <w:marBottom w:val="0"/>
      <w:divBdr>
        <w:top w:val="none" w:sz="0" w:space="0" w:color="auto"/>
        <w:left w:val="none" w:sz="0" w:space="0" w:color="auto"/>
        <w:bottom w:val="none" w:sz="0" w:space="0" w:color="auto"/>
        <w:right w:val="none" w:sz="0" w:space="0" w:color="auto"/>
      </w:divBdr>
    </w:div>
    <w:div w:id="406877727">
      <w:bodyDiv w:val="1"/>
      <w:marLeft w:val="0"/>
      <w:marRight w:val="0"/>
      <w:marTop w:val="0"/>
      <w:marBottom w:val="0"/>
      <w:divBdr>
        <w:top w:val="none" w:sz="0" w:space="0" w:color="auto"/>
        <w:left w:val="none" w:sz="0" w:space="0" w:color="auto"/>
        <w:bottom w:val="none" w:sz="0" w:space="0" w:color="auto"/>
        <w:right w:val="none" w:sz="0" w:space="0" w:color="auto"/>
      </w:divBdr>
    </w:div>
    <w:div w:id="442265023">
      <w:bodyDiv w:val="1"/>
      <w:marLeft w:val="0"/>
      <w:marRight w:val="0"/>
      <w:marTop w:val="0"/>
      <w:marBottom w:val="0"/>
      <w:divBdr>
        <w:top w:val="none" w:sz="0" w:space="0" w:color="auto"/>
        <w:left w:val="none" w:sz="0" w:space="0" w:color="auto"/>
        <w:bottom w:val="none" w:sz="0" w:space="0" w:color="auto"/>
        <w:right w:val="none" w:sz="0" w:space="0" w:color="auto"/>
      </w:divBdr>
    </w:div>
    <w:div w:id="451019463">
      <w:bodyDiv w:val="1"/>
      <w:marLeft w:val="0"/>
      <w:marRight w:val="0"/>
      <w:marTop w:val="0"/>
      <w:marBottom w:val="0"/>
      <w:divBdr>
        <w:top w:val="none" w:sz="0" w:space="0" w:color="auto"/>
        <w:left w:val="none" w:sz="0" w:space="0" w:color="auto"/>
        <w:bottom w:val="none" w:sz="0" w:space="0" w:color="auto"/>
        <w:right w:val="none" w:sz="0" w:space="0" w:color="auto"/>
      </w:divBdr>
    </w:div>
    <w:div w:id="555971032">
      <w:bodyDiv w:val="1"/>
      <w:marLeft w:val="0"/>
      <w:marRight w:val="0"/>
      <w:marTop w:val="0"/>
      <w:marBottom w:val="0"/>
      <w:divBdr>
        <w:top w:val="none" w:sz="0" w:space="0" w:color="auto"/>
        <w:left w:val="none" w:sz="0" w:space="0" w:color="auto"/>
        <w:bottom w:val="none" w:sz="0" w:space="0" w:color="auto"/>
        <w:right w:val="none" w:sz="0" w:space="0" w:color="auto"/>
      </w:divBdr>
    </w:div>
    <w:div w:id="596984565">
      <w:bodyDiv w:val="1"/>
      <w:marLeft w:val="0"/>
      <w:marRight w:val="0"/>
      <w:marTop w:val="0"/>
      <w:marBottom w:val="0"/>
      <w:divBdr>
        <w:top w:val="none" w:sz="0" w:space="0" w:color="auto"/>
        <w:left w:val="none" w:sz="0" w:space="0" w:color="auto"/>
        <w:bottom w:val="none" w:sz="0" w:space="0" w:color="auto"/>
        <w:right w:val="none" w:sz="0" w:space="0" w:color="auto"/>
      </w:divBdr>
    </w:div>
    <w:div w:id="609242970">
      <w:bodyDiv w:val="1"/>
      <w:marLeft w:val="0"/>
      <w:marRight w:val="0"/>
      <w:marTop w:val="0"/>
      <w:marBottom w:val="0"/>
      <w:divBdr>
        <w:top w:val="none" w:sz="0" w:space="0" w:color="auto"/>
        <w:left w:val="none" w:sz="0" w:space="0" w:color="auto"/>
        <w:bottom w:val="none" w:sz="0" w:space="0" w:color="auto"/>
        <w:right w:val="none" w:sz="0" w:space="0" w:color="auto"/>
      </w:divBdr>
    </w:div>
    <w:div w:id="640231918">
      <w:bodyDiv w:val="1"/>
      <w:marLeft w:val="0"/>
      <w:marRight w:val="0"/>
      <w:marTop w:val="0"/>
      <w:marBottom w:val="0"/>
      <w:divBdr>
        <w:top w:val="none" w:sz="0" w:space="0" w:color="auto"/>
        <w:left w:val="none" w:sz="0" w:space="0" w:color="auto"/>
        <w:bottom w:val="none" w:sz="0" w:space="0" w:color="auto"/>
        <w:right w:val="none" w:sz="0" w:space="0" w:color="auto"/>
      </w:divBdr>
    </w:div>
    <w:div w:id="668140235">
      <w:bodyDiv w:val="1"/>
      <w:marLeft w:val="0"/>
      <w:marRight w:val="0"/>
      <w:marTop w:val="0"/>
      <w:marBottom w:val="0"/>
      <w:divBdr>
        <w:top w:val="none" w:sz="0" w:space="0" w:color="auto"/>
        <w:left w:val="none" w:sz="0" w:space="0" w:color="auto"/>
        <w:bottom w:val="none" w:sz="0" w:space="0" w:color="auto"/>
        <w:right w:val="none" w:sz="0" w:space="0" w:color="auto"/>
      </w:divBdr>
    </w:div>
    <w:div w:id="687751439">
      <w:bodyDiv w:val="1"/>
      <w:marLeft w:val="0"/>
      <w:marRight w:val="0"/>
      <w:marTop w:val="0"/>
      <w:marBottom w:val="0"/>
      <w:divBdr>
        <w:top w:val="none" w:sz="0" w:space="0" w:color="auto"/>
        <w:left w:val="none" w:sz="0" w:space="0" w:color="auto"/>
        <w:bottom w:val="none" w:sz="0" w:space="0" w:color="auto"/>
        <w:right w:val="none" w:sz="0" w:space="0" w:color="auto"/>
      </w:divBdr>
    </w:div>
    <w:div w:id="696321321">
      <w:bodyDiv w:val="1"/>
      <w:marLeft w:val="0"/>
      <w:marRight w:val="0"/>
      <w:marTop w:val="0"/>
      <w:marBottom w:val="0"/>
      <w:divBdr>
        <w:top w:val="none" w:sz="0" w:space="0" w:color="auto"/>
        <w:left w:val="none" w:sz="0" w:space="0" w:color="auto"/>
        <w:bottom w:val="none" w:sz="0" w:space="0" w:color="auto"/>
        <w:right w:val="none" w:sz="0" w:space="0" w:color="auto"/>
      </w:divBdr>
    </w:div>
    <w:div w:id="763503055">
      <w:bodyDiv w:val="1"/>
      <w:marLeft w:val="0"/>
      <w:marRight w:val="0"/>
      <w:marTop w:val="0"/>
      <w:marBottom w:val="0"/>
      <w:divBdr>
        <w:top w:val="none" w:sz="0" w:space="0" w:color="auto"/>
        <w:left w:val="none" w:sz="0" w:space="0" w:color="auto"/>
        <w:bottom w:val="none" w:sz="0" w:space="0" w:color="auto"/>
        <w:right w:val="none" w:sz="0" w:space="0" w:color="auto"/>
      </w:divBdr>
    </w:div>
    <w:div w:id="781462714">
      <w:bodyDiv w:val="1"/>
      <w:marLeft w:val="0"/>
      <w:marRight w:val="0"/>
      <w:marTop w:val="0"/>
      <w:marBottom w:val="0"/>
      <w:divBdr>
        <w:top w:val="none" w:sz="0" w:space="0" w:color="auto"/>
        <w:left w:val="none" w:sz="0" w:space="0" w:color="auto"/>
        <w:bottom w:val="none" w:sz="0" w:space="0" w:color="auto"/>
        <w:right w:val="none" w:sz="0" w:space="0" w:color="auto"/>
      </w:divBdr>
    </w:div>
    <w:div w:id="781539353">
      <w:bodyDiv w:val="1"/>
      <w:marLeft w:val="0"/>
      <w:marRight w:val="0"/>
      <w:marTop w:val="0"/>
      <w:marBottom w:val="0"/>
      <w:divBdr>
        <w:top w:val="none" w:sz="0" w:space="0" w:color="auto"/>
        <w:left w:val="none" w:sz="0" w:space="0" w:color="auto"/>
        <w:bottom w:val="none" w:sz="0" w:space="0" w:color="auto"/>
        <w:right w:val="none" w:sz="0" w:space="0" w:color="auto"/>
      </w:divBdr>
    </w:div>
    <w:div w:id="788476431">
      <w:bodyDiv w:val="1"/>
      <w:marLeft w:val="0"/>
      <w:marRight w:val="0"/>
      <w:marTop w:val="0"/>
      <w:marBottom w:val="0"/>
      <w:divBdr>
        <w:top w:val="none" w:sz="0" w:space="0" w:color="auto"/>
        <w:left w:val="none" w:sz="0" w:space="0" w:color="auto"/>
        <w:bottom w:val="none" w:sz="0" w:space="0" w:color="auto"/>
        <w:right w:val="none" w:sz="0" w:space="0" w:color="auto"/>
      </w:divBdr>
    </w:div>
    <w:div w:id="826946283">
      <w:bodyDiv w:val="1"/>
      <w:marLeft w:val="0"/>
      <w:marRight w:val="0"/>
      <w:marTop w:val="0"/>
      <w:marBottom w:val="0"/>
      <w:divBdr>
        <w:top w:val="none" w:sz="0" w:space="0" w:color="auto"/>
        <w:left w:val="none" w:sz="0" w:space="0" w:color="auto"/>
        <w:bottom w:val="none" w:sz="0" w:space="0" w:color="auto"/>
        <w:right w:val="none" w:sz="0" w:space="0" w:color="auto"/>
      </w:divBdr>
    </w:div>
    <w:div w:id="831221948">
      <w:bodyDiv w:val="1"/>
      <w:marLeft w:val="0"/>
      <w:marRight w:val="0"/>
      <w:marTop w:val="0"/>
      <w:marBottom w:val="0"/>
      <w:divBdr>
        <w:top w:val="none" w:sz="0" w:space="0" w:color="auto"/>
        <w:left w:val="none" w:sz="0" w:space="0" w:color="auto"/>
        <w:bottom w:val="none" w:sz="0" w:space="0" w:color="auto"/>
        <w:right w:val="none" w:sz="0" w:space="0" w:color="auto"/>
      </w:divBdr>
    </w:div>
    <w:div w:id="842479157">
      <w:bodyDiv w:val="1"/>
      <w:marLeft w:val="0"/>
      <w:marRight w:val="0"/>
      <w:marTop w:val="0"/>
      <w:marBottom w:val="0"/>
      <w:divBdr>
        <w:top w:val="none" w:sz="0" w:space="0" w:color="auto"/>
        <w:left w:val="none" w:sz="0" w:space="0" w:color="auto"/>
        <w:bottom w:val="none" w:sz="0" w:space="0" w:color="auto"/>
        <w:right w:val="none" w:sz="0" w:space="0" w:color="auto"/>
      </w:divBdr>
    </w:div>
    <w:div w:id="852187156">
      <w:bodyDiv w:val="1"/>
      <w:marLeft w:val="0"/>
      <w:marRight w:val="0"/>
      <w:marTop w:val="0"/>
      <w:marBottom w:val="0"/>
      <w:divBdr>
        <w:top w:val="none" w:sz="0" w:space="0" w:color="auto"/>
        <w:left w:val="none" w:sz="0" w:space="0" w:color="auto"/>
        <w:bottom w:val="none" w:sz="0" w:space="0" w:color="auto"/>
        <w:right w:val="none" w:sz="0" w:space="0" w:color="auto"/>
      </w:divBdr>
    </w:div>
    <w:div w:id="892158255">
      <w:bodyDiv w:val="1"/>
      <w:marLeft w:val="0"/>
      <w:marRight w:val="0"/>
      <w:marTop w:val="0"/>
      <w:marBottom w:val="0"/>
      <w:divBdr>
        <w:top w:val="none" w:sz="0" w:space="0" w:color="auto"/>
        <w:left w:val="none" w:sz="0" w:space="0" w:color="auto"/>
        <w:bottom w:val="none" w:sz="0" w:space="0" w:color="auto"/>
        <w:right w:val="none" w:sz="0" w:space="0" w:color="auto"/>
      </w:divBdr>
    </w:div>
    <w:div w:id="921522494">
      <w:bodyDiv w:val="1"/>
      <w:marLeft w:val="0"/>
      <w:marRight w:val="0"/>
      <w:marTop w:val="0"/>
      <w:marBottom w:val="0"/>
      <w:divBdr>
        <w:top w:val="none" w:sz="0" w:space="0" w:color="auto"/>
        <w:left w:val="none" w:sz="0" w:space="0" w:color="auto"/>
        <w:bottom w:val="none" w:sz="0" w:space="0" w:color="auto"/>
        <w:right w:val="none" w:sz="0" w:space="0" w:color="auto"/>
      </w:divBdr>
    </w:div>
    <w:div w:id="932323724">
      <w:bodyDiv w:val="1"/>
      <w:marLeft w:val="0"/>
      <w:marRight w:val="0"/>
      <w:marTop w:val="0"/>
      <w:marBottom w:val="0"/>
      <w:divBdr>
        <w:top w:val="none" w:sz="0" w:space="0" w:color="auto"/>
        <w:left w:val="none" w:sz="0" w:space="0" w:color="auto"/>
        <w:bottom w:val="none" w:sz="0" w:space="0" w:color="auto"/>
        <w:right w:val="none" w:sz="0" w:space="0" w:color="auto"/>
      </w:divBdr>
    </w:div>
    <w:div w:id="944266193">
      <w:bodyDiv w:val="1"/>
      <w:marLeft w:val="0"/>
      <w:marRight w:val="0"/>
      <w:marTop w:val="0"/>
      <w:marBottom w:val="0"/>
      <w:divBdr>
        <w:top w:val="none" w:sz="0" w:space="0" w:color="auto"/>
        <w:left w:val="none" w:sz="0" w:space="0" w:color="auto"/>
        <w:bottom w:val="none" w:sz="0" w:space="0" w:color="auto"/>
        <w:right w:val="none" w:sz="0" w:space="0" w:color="auto"/>
      </w:divBdr>
    </w:div>
    <w:div w:id="1008292884">
      <w:bodyDiv w:val="1"/>
      <w:marLeft w:val="0"/>
      <w:marRight w:val="0"/>
      <w:marTop w:val="0"/>
      <w:marBottom w:val="0"/>
      <w:divBdr>
        <w:top w:val="none" w:sz="0" w:space="0" w:color="auto"/>
        <w:left w:val="none" w:sz="0" w:space="0" w:color="auto"/>
        <w:bottom w:val="none" w:sz="0" w:space="0" w:color="auto"/>
        <w:right w:val="none" w:sz="0" w:space="0" w:color="auto"/>
      </w:divBdr>
    </w:div>
    <w:div w:id="1019813142">
      <w:bodyDiv w:val="1"/>
      <w:marLeft w:val="0"/>
      <w:marRight w:val="0"/>
      <w:marTop w:val="0"/>
      <w:marBottom w:val="0"/>
      <w:divBdr>
        <w:top w:val="none" w:sz="0" w:space="0" w:color="auto"/>
        <w:left w:val="none" w:sz="0" w:space="0" w:color="auto"/>
        <w:bottom w:val="none" w:sz="0" w:space="0" w:color="auto"/>
        <w:right w:val="none" w:sz="0" w:space="0" w:color="auto"/>
      </w:divBdr>
    </w:div>
    <w:div w:id="1050760496">
      <w:bodyDiv w:val="1"/>
      <w:marLeft w:val="0"/>
      <w:marRight w:val="0"/>
      <w:marTop w:val="0"/>
      <w:marBottom w:val="0"/>
      <w:divBdr>
        <w:top w:val="none" w:sz="0" w:space="0" w:color="auto"/>
        <w:left w:val="none" w:sz="0" w:space="0" w:color="auto"/>
        <w:bottom w:val="none" w:sz="0" w:space="0" w:color="auto"/>
        <w:right w:val="none" w:sz="0" w:space="0" w:color="auto"/>
      </w:divBdr>
    </w:div>
    <w:div w:id="1089275959">
      <w:bodyDiv w:val="1"/>
      <w:marLeft w:val="0"/>
      <w:marRight w:val="0"/>
      <w:marTop w:val="0"/>
      <w:marBottom w:val="0"/>
      <w:divBdr>
        <w:top w:val="none" w:sz="0" w:space="0" w:color="auto"/>
        <w:left w:val="none" w:sz="0" w:space="0" w:color="auto"/>
        <w:bottom w:val="none" w:sz="0" w:space="0" w:color="auto"/>
        <w:right w:val="none" w:sz="0" w:space="0" w:color="auto"/>
      </w:divBdr>
    </w:div>
    <w:div w:id="1106463561">
      <w:bodyDiv w:val="1"/>
      <w:marLeft w:val="0"/>
      <w:marRight w:val="0"/>
      <w:marTop w:val="0"/>
      <w:marBottom w:val="0"/>
      <w:divBdr>
        <w:top w:val="none" w:sz="0" w:space="0" w:color="auto"/>
        <w:left w:val="none" w:sz="0" w:space="0" w:color="auto"/>
        <w:bottom w:val="none" w:sz="0" w:space="0" w:color="auto"/>
        <w:right w:val="none" w:sz="0" w:space="0" w:color="auto"/>
      </w:divBdr>
    </w:div>
    <w:div w:id="1118065108">
      <w:bodyDiv w:val="1"/>
      <w:marLeft w:val="0"/>
      <w:marRight w:val="0"/>
      <w:marTop w:val="0"/>
      <w:marBottom w:val="0"/>
      <w:divBdr>
        <w:top w:val="none" w:sz="0" w:space="0" w:color="auto"/>
        <w:left w:val="none" w:sz="0" w:space="0" w:color="auto"/>
        <w:bottom w:val="none" w:sz="0" w:space="0" w:color="auto"/>
        <w:right w:val="none" w:sz="0" w:space="0" w:color="auto"/>
      </w:divBdr>
    </w:div>
    <w:div w:id="1135829743">
      <w:bodyDiv w:val="1"/>
      <w:marLeft w:val="0"/>
      <w:marRight w:val="0"/>
      <w:marTop w:val="0"/>
      <w:marBottom w:val="0"/>
      <w:divBdr>
        <w:top w:val="none" w:sz="0" w:space="0" w:color="auto"/>
        <w:left w:val="none" w:sz="0" w:space="0" w:color="auto"/>
        <w:bottom w:val="none" w:sz="0" w:space="0" w:color="auto"/>
        <w:right w:val="none" w:sz="0" w:space="0" w:color="auto"/>
      </w:divBdr>
    </w:div>
    <w:div w:id="1147472669">
      <w:bodyDiv w:val="1"/>
      <w:marLeft w:val="0"/>
      <w:marRight w:val="0"/>
      <w:marTop w:val="0"/>
      <w:marBottom w:val="0"/>
      <w:divBdr>
        <w:top w:val="none" w:sz="0" w:space="0" w:color="auto"/>
        <w:left w:val="none" w:sz="0" w:space="0" w:color="auto"/>
        <w:bottom w:val="none" w:sz="0" w:space="0" w:color="auto"/>
        <w:right w:val="none" w:sz="0" w:space="0" w:color="auto"/>
      </w:divBdr>
    </w:div>
    <w:div w:id="1157503406">
      <w:bodyDiv w:val="1"/>
      <w:marLeft w:val="0"/>
      <w:marRight w:val="0"/>
      <w:marTop w:val="0"/>
      <w:marBottom w:val="0"/>
      <w:divBdr>
        <w:top w:val="none" w:sz="0" w:space="0" w:color="auto"/>
        <w:left w:val="none" w:sz="0" w:space="0" w:color="auto"/>
        <w:bottom w:val="none" w:sz="0" w:space="0" w:color="auto"/>
        <w:right w:val="none" w:sz="0" w:space="0" w:color="auto"/>
      </w:divBdr>
    </w:div>
    <w:div w:id="1190410057">
      <w:bodyDiv w:val="1"/>
      <w:marLeft w:val="0"/>
      <w:marRight w:val="0"/>
      <w:marTop w:val="0"/>
      <w:marBottom w:val="0"/>
      <w:divBdr>
        <w:top w:val="none" w:sz="0" w:space="0" w:color="auto"/>
        <w:left w:val="none" w:sz="0" w:space="0" w:color="auto"/>
        <w:bottom w:val="none" w:sz="0" w:space="0" w:color="auto"/>
        <w:right w:val="none" w:sz="0" w:space="0" w:color="auto"/>
      </w:divBdr>
    </w:div>
    <w:div w:id="1201632218">
      <w:bodyDiv w:val="1"/>
      <w:marLeft w:val="0"/>
      <w:marRight w:val="0"/>
      <w:marTop w:val="0"/>
      <w:marBottom w:val="0"/>
      <w:divBdr>
        <w:top w:val="none" w:sz="0" w:space="0" w:color="auto"/>
        <w:left w:val="none" w:sz="0" w:space="0" w:color="auto"/>
        <w:bottom w:val="none" w:sz="0" w:space="0" w:color="auto"/>
        <w:right w:val="none" w:sz="0" w:space="0" w:color="auto"/>
      </w:divBdr>
    </w:div>
    <w:div w:id="1237860067">
      <w:bodyDiv w:val="1"/>
      <w:marLeft w:val="0"/>
      <w:marRight w:val="0"/>
      <w:marTop w:val="0"/>
      <w:marBottom w:val="0"/>
      <w:divBdr>
        <w:top w:val="none" w:sz="0" w:space="0" w:color="auto"/>
        <w:left w:val="none" w:sz="0" w:space="0" w:color="auto"/>
        <w:bottom w:val="none" w:sz="0" w:space="0" w:color="auto"/>
        <w:right w:val="none" w:sz="0" w:space="0" w:color="auto"/>
      </w:divBdr>
    </w:div>
    <w:div w:id="1239435886">
      <w:bodyDiv w:val="1"/>
      <w:marLeft w:val="0"/>
      <w:marRight w:val="0"/>
      <w:marTop w:val="0"/>
      <w:marBottom w:val="0"/>
      <w:divBdr>
        <w:top w:val="none" w:sz="0" w:space="0" w:color="auto"/>
        <w:left w:val="none" w:sz="0" w:space="0" w:color="auto"/>
        <w:bottom w:val="none" w:sz="0" w:space="0" w:color="auto"/>
        <w:right w:val="none" w:sz="0" w:space="0" w:color="auto"/>
      </w:divBdr>
    </w:div>
    <w:div w:id="1348213284">
      <w:bodyDiv w:val="1"/>
      <w:marLeft w:val="0"/>
      <w:marRight w:val="0"/>
      <w:marTop w:val="0"/>
      <w:marBottom w:val="0"/>
      <w:divBdr>
        <w:top w:val="none" w:sz="0" w:space="0" w:color="auto"/>
        <w:left w:val="none" w:sz="0" w:space="0" w:color="auto"/>
        <w:bottom w:val="none" w:sz="0" w:space="0" w:color="auto"/>
        <w:right w:val="none" w:sz="0" w:space="0" w:color="auto"/>
      </w:divBdr>
    </w:div>
    <w:div w:id="1360737610">
      <w:bodyDiv w:val="1"/>
      <w:marLeft w:val="0"/>
      <w:marRight w:val="0"/>
      <w:marTop w:val="0"/>
      <w:marBottom w:val="0"/>
      <w:divBdr>
        <w:top w:val="none" w:sz="0" w:space="0" w:color="auto"/>
        <w:left w:val="none" w:sz="0" w:space="0" w:color="auto"/>
        <w:bottom w:val="none" w:sz="0" w:space="0" w:color="auto"/>
        <w:right w:val="none" w:sz="0" w:space="0" w:color="auto"/>
      </w:divBdr>
    </w:div>
    <w:div w:id="1368917303">
      <w:bodyDiv w:val="1"/>
      <w:marLeft w:val="0"/>
      <w:marRight w:val="0"/>
      <w:marTop w:val="0"/>
      <w:marBottom w:val="0"/>
      <w:divBdr>
        <w:top w:val="none" w:sz="0" w:space="0" w:color="auto"/>
        <w:left w:val="none" w:sz="0" w:space="0" w:color="auto"/>
        <w:bottom w:val="none" w:sz="0" w:space="0" w:color="auto"/>
        <w:right w:val="none" w:sz="0" w:space="0" w:color="auto"/>
      </w:divBdr>
    </w:div>
    <w:div w:id="1380545505">
      <w:bodyDiv w:val="1"/>
      <w:marLeft w:val="0"/>
      <w:marRight w:val="0"/>
      <w:marTop w:val="0"/>
      <w:marBottom w:val="0"/>
      <w:divBdr>
        <w:top w:val="none" w:sz="0" w:space="0" w:color="auto"/>
        <w:left w:val="none" w:sz="0" w:space="0" w:color="auto"/>
        <w:bottom w:val="none" w:sz="0" w:space="0" w:color="auto"/>
        <w:right w:val="none" w:sz="0" w:space="0" w:color="auto"/>
      </w:divBdr>
    </w:div>
    <w:div w:id="1389836168">
      <w:bodyDiv w:val="1"/>
      <w:marLeft w:val="0"/>
      <w:marRight w:val="0"/>
      <w:marTop w:val="0"/>
      <w:marBottom w:val="0"/>
      <w:divBdr>
        <w:top w:val="none" w:sz="0" w:space="0" w:color="auto"/>
        <w:left w:val="none" w:sz="0" w:space="0" w:color="auto"/>
        <w:bottom w:val="none" w:sz="0" w:space="0" w:color="auto"/>
        <w:right w:val="none" w:sz="0" w:space="0" w:color="auto"/>
      </w:divBdr>
    </w:div>
    <w:div w:id="1446191222">
      <w:bodyDiv w:val="1"/>
      <w:marLeft w:val="0"/>
      <w:marRight w:val="0"/>
      <w:marTop w:val="0"/>
      <w:marBottom w:val="0"/>
      <w:divBdr>
        <w:top w:val="none" w:sz="0" w:space="0" w:color="auto"/>
        <w:left w:val="none" w:sz="0" w:space="0" w:color="auto"/>
        <w:bottom w:val="none" w:sz="0" w:space="0" w:color="auto"/>
        <w:right w:val="none" w:sz="0" w:space="0" w:color="auto"/>
      </w:divBdr>
    </w:div>
    <w:div w:id="1452481630">
      <w:bodyDiv w:val="1"/>
      <w:marLeft w:val="0"/>
      <w:marRight w:val="0"/>
      <w:marTop w:val="0"/>
      <w:marBottom w:val="0"/>
      <w:divBdr>
        <w:top w:val="none" w:sz="0" w:space="0" w:color="auto"/>
        <w:left w:val="none" w:sz="0" w:space="0" w:color="auto"/>
        <w:bottom w:val="none" w:sz="0" w:space="0" w:color="auto"/>
        <w:right w:val="none" w:sz="0" w:space="0" w:color="auto"/>
      </w:divBdr>
    </w:div>
    <w:div w:id="1459372145">
      <w:bodyDiv w:val="1"/>
      <w:marLeft w:val="0"/>
      <w:marRight w:val="0"/>
      <w:marTop w:val="0"/>
      <w:marBottom w:val="0"/>
      <w:divBdr>
        <w:top w:val="none" w:sz="0" w:space="0" w:color="auto"/>
        <w:left w:val="none" w:sz="0" w:space="0" w:color="auto"/>
        <w:bottom w:val="none" w:sz="0" w:space="0" w:color="auto"/>
        <w:right w:val="none" w:sz="0" w:space="0" w:color="auto"/>
      </w:divBdr>
    </w:div>
    <w:div w:id="1530332444">
      <w:bodyDiv w:val="1"/>
      <w:marLeft w:val="0"/>
      <w:marRight w:val="0"/>
      <w:marTop w:val="0"/>
      <w:marBottom w:val="0"/>
      <w:divBdr>
        <w:top w:val="none" w:sz="0" w:space="0" w:color="auto"/>
        <w:left w:val="none" w:sz="0" w:space="0" w:color="auto"/>
        <w:bottom w:val="none" w:sz="0" w:space="0" w:color="auto"/>
        <w:right w:val="none" w:sz="0" w:space="0" w:color="auto"/>
      </w:divBdr>
    </w:div>
    <w:div w:id="1557666036">
      <w:bodyDiv w:val="1"/>
      <w:marLeft w:val="0"/>
      <w:marRight w:val="0"/>
      <w:marTop w:val="0"/>
      <w:marBottom w:val="0"/>
      <w:divBdr>
        <w:top w:val="none" w:sz="0" w:space="0" w:color="auto"/>
        <w:left w:val="none" w:sz="0" w:space="0" w:color="auto"/>
        <w:bottom w:val="none" w:sz="0" w:space="0" w:color="auto"/>
        <w:right w:val="none" w:sz="0" w:space="0" w:color="auto"/>
      </w:divBdr>
    </w:div>
    <w:div w:id="1623731944">
      <w:bodyDiv w:val="1"/>
      <w:marLeft w:val="0"/>
      <w:marRight w:val="0"/>
      <w:marTop w:val="0"/>
      <w:marBottom w:val="0"/>
      <w:divBdr>
        <w:top w:val="none" w:sz="0" w:space="0" w:color="auto"/>
        <w:left w:val="none" w:sz="0" w:space="0" w:color="auto"/>
        <w:bottom w:val="none" w:sz="0" w:space="0" w:color="auto"/>
        <w:right w:val="none" w:sz="0" w:space="0" w:color="auto"/>
      </w:divBdr>
    </w:div>
    <w:div w:id="1673296529">
      <w:bodyDiv w:val="1"/>
      <w:marLeft w:val="0"/>
      <w:marRight w:val="0"/>
      <w:marTop w:val="0"/>
      <w:marBottom w:val="0"/>
      <w:divBdr>
        <w:top w:val="none" w:sz="0" w:space="0" w:color="auto"/>
        <w:left w:val="none" w:sz="0" w:space="0" w:color="auto"/>
        <w:bottom w:val="none" w:sz="0" w:space="0" w:color="auto"/>
        <w:right w:val="none" w:sz="0" w:space="0" w:color="auto"/>
      </w:divBdr>
    </w:div>
    <w:div w:id="1674528851">
      <w:bodyDiv w:val="1"/>
      <w:marLeft w:val="0"/>
      <w:marRight w:val="0"/>
      <w:marTop w:val="0"/>
      <w:marBottom w:val="0"/>
      <w:divBdr>
        <w:top w:val="none" w:sz="0" w:space="0" w:color="auto"/>
        <w:left w:val="none" w:sz="0" w:space="0" w:color="auto"/>
        <w:bottom w:val="none" w:sz="0" w:space="0" w:color="auto"/>
        <w:right w:val="none" w:sz="0" w:space="0" w:color="auto"/>
      </w:divBdr>
    </w:div>
    <w:div w:id="1688485748">
      <w:bodyDiv w:val="1"/>
      <w:marLeft w:val="0"/>
      <w:marRight w:val="0"/>
      <w:marTop w:val="0"/>
      <w:marBottom w:val="0"/>
      <w:divBdr>
        <w:top w:val="none" w:sz="0" w:space="0" w:color="auto"/>
        <w:left w:val="none" w:sz="0" w:space="0" w:color="auto"/>
        <w:bottom w:val="none" w:sz="0" w:space="0" w:color="auto"/>
        <w:right w:val="none" w:sz="0" w:space="0" w:color="auto"/>
      </w:divBdr>
    </w:div>
    <w:div w:id="1744795769">
      <w:bodyDiv w:val="1"/>
      <w:marLeft w:val="0"/>
      <w:marRight w:val="0"/>
      <w:marTop w:val="0"/>
      <w:marBottom w:val="0"/>
      <w:divBdr>
        <w:top w:val="none" w:sz="0" w:space="0" w:color="auto"/>
        <w:left w:val="none" w:sz="0" w:space="0" w:color="auto"/>
        <w:bottom w:val="none" w:sz="0" w:space="0" w:color="auto"/>
        <w:right w:val="none" w:sz="0" w:space="0" w:color="auto"/>
      </w:divBdr>
    </w:div>
    <w:div w:id="1788043384">
      <w:bodyDiv w:val="1"/>
      <w:marLeft w:val="0"/>
      <w:marRight w:val="0"/>
      <w:marTop w:val="0"/>
      <w:marBottom w:val="0"/>
      <w:divBdr>
        <w:top w:val="none" w:sz="0" w:space="0" w:color="auto"/>
        <w:left w:val="none" w:sz="0" w:space="0" w:color="auto"/>
        <w:bottom w:val="none" w:sz="0" w:space="0" w:color="auto"/>
        <w:right w:val="none" w:sz="0" w:space="0" w:color="auto"/>
      </w:divBdr>
    </w:div>
    <w:div w:id="1803692788">
      <w:bodyDiv w:val="1"/>
      <w:marLeft w:val="0"/>
      <w:marRight w:val="0"/>
      <w:marTop w:val="0"/>
      <w:marBottom w:val="0"/>
      <w:divBdr>
        <w:top w:val="none" w:sz="0" w:space="0" w:color="auto"/>
        <w:left w:val="none" w:sz="0" w:space="0" w:color="auto"/>
        <w:bottom w:val="none" w:sz="0" w:space="0" w:color="auto"/>
        <w:right w:val="none" w:sz="0" w:space="0" w:color="auto"/>
      </w:divBdr>
    </w:div>
    <w:div w:id="1830318020">
      <w:bodyDiv w:val="1"/>
      <w:marLeft w:val="0"/>
      <w:marRight w:val="0"/>
      <w:marTop w:val="0"/>
      <w:marBottom w:val="0"/>
      <w:divBdr>
        <w:top w:val="none" w:sz="0" w:space="0" w:color="auto"/>
        <w:left w:val="none" w:sz="0" w:space="0" w:color="auto"/>
        <w:bottom w:val="none" w:sz="0" w:space="0" w:color="auto"/>
        <w:right w:val="none" w:sz="0" w:space="0" w:color="auto"/>
      </w:divBdr>
    </w:div>
    <w:div w:id="1834296546">
      <w:bodyDiv w:val="1"/>
      <w:marLeft w:val="0"/>
      <w:marRight w:val="0"/>
      <w:marTop w:val="0"/>
      <w:marBottom w:val="0"/>
      <w:divBdr>
        <w:top w:val="none" w:sz="0" w:space="0" w:color="auto"/>
        <w:left w:val="none" w:sz="0" w:space="0" w:color="auto"/>
        <w:bottom w:val="none" w:sz="0" w:space="0" w:color="auto"/>
        <w:right w:val="none" w:sz="0" w:space="0" w:color="auto"/>
      </w:divBdr>
    </w:div>
    <w:div w:id="1854220029">
      <w:bodyDiv w:val="1"/>
      <w:marLeft w:val="0"/>
      <w:marRight w:val="0"/>
      <w:marTop w:val="0"/>
      <w:marBottom w:val="0"/>
      <w:divBdr>
        <w:top w:val="none" w:sz="0" w:space="0" w:color="auto"/>
        <w:left w:val="none" w:sz="0" w:space="0" w:color="auto"/>
        <w:bottom w:val="none" w:sz="0" w:space="0" w:color="auto"/>
        <w:right w:val="none" w:sz="0" w:space="0" w:color="auto"/>
      </w:divBdr>
    </w:div>
    <w:div w:id="1931892879">
      <w:bodyDiv w:val="1"/>
      <w:marLeft w:val="0"/>
      <w:marRight w:val="0"/>
      <w:marTop w:val="0"/>
      <w:marBottom w:val="0"/>
      <w:divBdr>
        <w:top w:val="none" w:sz="0" w:space="0" w:color="auto"/>
        <w:left w:val="none" w:sz="0" w:space="0" w:color="auto"/>
        <w:bottom w:val="none" w:sz="0" w:space="0" w:color="auto"/>
        <w:right w:val="none" w:sz="0" w:space="0" w:color="auto"/>
      </w:divBdr>
    </w:div>
    <w:div w:id="1953437243">
      <w:bodyDiv w:val="1"/>
      <w:marLeft w:val="0"/>
      <w:marRight w:val="0"/>
      <w:marTop w:val="0"/>
      <w:marBottom w:val="0"/>
      <w:divBdr>
        <w:top w:val="none" w:sz="0" w:space="0" w:color="auto"/>
        <w:left w:val="none" w:sz="0" w:space="0" w:color="auto"/>
        <w:bottom w:val="none" w:sz="0" w:space="0" w:color="auto"/>
        <w:right w:val="none" w:sz="0" w:space="0" w:color="auto"/>
      </w:divBdr>
    </w:div>
    <w:div w:id="1998336483">
      <w:bodyDiv w:val="1"/>
      <w:marLeft w:val="0"/>
      <w:marRight w:val="0"/>
      <w:marTop w:val="0"/>
      <w:marBottom w:val="0"/>
      <w:divBdr>
        <w:top w:val="none" w:sz="0" w:space="0" w:color="auto"/>
        <w:left w:val="none" w:sz="0" w:space="0" w:color="auto"/>
        <w:bottom w:val="none" w:sz="0" w:space="0" w:color="auto"/>
        <w:right w:val="none" w:sz="0" w:space="0" w:color="auto"/>
      </w:divBdr>
    </w:div>
    <w:div w:id="2093433906">
      <w:bodyDiv w:val="1"/>
      <w:marLeft w:val="0"/>
      <w:marRight w:val="0"/>
      <w:marTop w:val="0"/>
      <w:marBottom w:val="0"/>
      <w:divBdr>
        <w:top w:val="none" w:sz="0" w:space="0" w:color="auto"/>
        <w:left w:val="none" w:sz="0" w:space="0" w:color="auto"/>
        <w:bottom w:val="none" w:sz="0" w:space="0" w:color="auto"/>
        <w:right w:val="none" w:sz="0" w:space="0" w:color="auto"/>
      </w:divBdr>
    </w:div>
    <w:div w:id="2097702247">
      <w:bodyDiv w:val="1"/>
      <w:marLeft w:val="0"/>
      <w:marRight w:val="0"/>
      <w:marTop w:val="0"/>
      <w:marBottom w:val="0"/>
      <w:divBdr>
        <w:top w:val="none" w:sz="0" w:space="0" w:color="auto"/>
        <w:left w:val="none" w:sz="0" w:space="0" w:color="auto"/>
        <w:bottom w:val="none" w:sz="0" w:space="0" w:color="auto"/>
        <w:right w:val="none" w:sz="0" w:space="0" w:color="auto"/>
      </w:divBdr>
    </w:div>
    <w:div w:id="2099985466">
      <w:bodyDiv w:val="1"/>
      <w:marLeft w:val="0"/>
      <w:marRight w:val="0"/>
      <w:marTop w:val="0"/>
      <w:marBottom w:val="0"/>
      <w:divBdr>
        <w:top w:val="none" w:sz="0" w:space="0" w:color="auto"/>
        <w:left w:val="none" w:sz="0" w:space="0" w:color="auto"/>
        <w:bottom w:val="none" w:sz="0" w:space="0" w:color="auto"/>
        <w:right w:val="none" w:sz="0" w:space="0" w:color="auto"/>
      </w:divBdr>
    </w:div>
    <w:div w:id="2102289531">
      <w:bodyDiv w:val="1"/>
      <w:marLeft w:val="0"/>
      <w:marRight w:val="0"/>
      <w:marTop w:val="0"/>
      <w:marBottom w:val="0"/>
      <w:divBdr>
        <w:top w:val="none" w:sz="0" w:space="0" w:color="auto"/>
        <w:left w:val="none" w:sz="0" w:space="0" w:color="auto"/>
        <w:bottom w:val="none" w:sz="0" w:space="0" w:color="auto"/>
        <w:right w:val="none" w:sz="0" w:space="0" w:color="auto"/>
      </w:divBdr>
    </w:div>
    <w:div w:id="2114978798">
      <w:bodyDiv w:val="1"/>
      <w:marLeft w:val="0"/>
      <w:marRight w:val="0"/>
      <w:marTop w:val="0"/>
      <w:marBottom w:val="0"/>
      <w:divBdr>
        <w:top w:val="none" w:sz="0" w:space="0" w:color="auto"/>
        <w:left w:val="none" w:sz="0" w:space="0" w:color="auto"/>
        <w:bottom w:val="none" w:sz="0" w:space="0" w:color="auto"/>
        <w:right w:val="none" w:sz="0" w:space="0" w:color="auto"/>
      </w:divBdr>
    </w:div>
    <w:div w:id="2129350900">
      <w:bodyDiv w:val="1"/>
      <w:marLeft w:val="0"/>
      <w:marRight w:val="0"/>
      <w:marTop w:val="0"/>
      <w:marBottom w:val="0"/>
      <w:divBdr>
        <w:top w:val="none" w:sz="0" w:space="0" w:color="auto"/>
        <w:left w:val="none" w:sz="0" w:space="0" w:color="auto"/>
        <w:bottom w:val="none" w:sz="0" w:space="0" w:color="auto"/>
        <w:right w:val="none" w:sz="0" w:space="0" w:color="auto"/>
      </w:divBdr>
    </w:div>
    <w:div w:id="2131197109">
      <w:bodyDiv w:val="1"/>
      <w:marLeft w:val="0"/>
      <w:marRight w:val="0"/>
      <w:marTop w:val="0"/>
      <w:marBottom w:val="0"/>
      <w:divBdr>
        <w:top w:val="none" w:sz="0" w:space="0" w:color="auto"/>
        <w:left w:val="none" w:sz="0" w:space="0" w:color="auto"/>
        <w:bottom w:val="none" w:sz="0" w:space="0" w:color="auto"/>
        <w:right w:val="none" w:sz="0" w:space="0" w:color="auto"/>
      </w:divBdr>
    </w:div>
    <w:div w:id="2134515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3.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zh.wikipedia.org/wiki/%E7%BD%91%E7%AB%99"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zh.wikipedia.org/wiki/%E7%B6%B2%E7%AB%99"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zh.wikipedia.org/wiki/Internet" TargetMode="External"/><Relationship Id="rId28" Type="http://schemas.openxmlformats.org/officeDocument/2006/relationships/image" Target="media/image17.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b:Tag>
    <b:SourceType>DocumentFromInternetSite</b:SourceType>
    <b:Guid>{D32A8CD2-4997-49EA-BAD1-E2312CF5FF95}</b:Guid>
    <b:URL>https://developer.android.com/guide/platform/index.html</b:URL>
    <b:Title>Android Develpoers</b:Title>
    <b:RefOrder>1</b:RefOrder>
  </b:Source>
  <b:Source>
    <b:Tag>Dar</b:Tag>
    <b:SourceType>DocumentFromInternetSite</b:SourceType>
    <b:Guid>{E4C9F916-889D-41A8-A88A-D09B06126BC4}</b:Guid>
    <b:Title>Darwin</b:Title>
    <b:URL>https://zh.wikipedia.org/wiki/Darwin_(%E6%93%8D%E4%BD%9C%E7%B3%BB%E7%BB%9F)</b:URL>
    <b:RefOrder>2</b:RefOrder>
  </b:Source>
  <b:Source>
    <b:Tag>Cor</b:Tag>
    <b:SourceType>DocumentFromInternetSite</b:SourceType>
    <b:Guid>{76A215FA-4D71-429B-8998-8BF202D59244}</b:Guid>
    <b:Title>Cordova</b:Title>
    <b:URL>https://en.wikipedia.org/wiki/Apache_Cordova</b:URL>
    <b:RefOrder>4</b:RefOrder>
  </b:Source>
  <b:Source>
    <b:Tag>iOS</b:Tag>
    <b:SourceType>DocumentFromInternetSite</b:SourceType>
    <b:Guid>{E9BAFD13-8224-4927-AD5D-E0FA3042F6AD}</b:Guid>
    <b:Author>
      <b:Author>
        <b:NameList>
          <b:Person>
            <b:Last>系統架構</b:Last>
            <b:First>iOS</b:First>
          </b:Person>
        </b:NameList>
      </b:Author>
    </b:Author>
    <b:URL>https://www.jianshu.com/p/0a8c2e0e7996</b:URL>
    <b:RefOrder>3</b:RefOrder>
  </b:Source>
  <b:Source>
    <b:Tag>Eve</b:Tag>
    <b:SourceType>DocumentFromInternetSite</b:SourceType>
    <b:Guid>{2E34186C-BD3D-4E77-A422-AE99DD781765}</b:Guid>
    <b:Title>Evernote</b:Title>
    <b:URL>https://zh.wikipedia.org/wiki/Evernote</b:URL>
    <b:RefOrder>6</b:RefOrder>
  </b:Source>
  <b:Source>
    <b:Tag>Dcl</b:Tag>
    <b:SourceType>DocumentFromInternetSite</b:SourceType>
    <b:Guid>{31FD6EAF-7C47-4A07-B0B1-8E48A2D3D2AD}</b:Guid>
    <b:Title>Dcloud</b:Title>
    <b:URL>https://dcloud.io/doc.html</b:URL>
    <b:RefOrder>8</b:RefOrder>
  </b:Source>
  <b:Source>
    <b:Tag>Cro</b:Tag>
    <b:SourceType>DocumentFromInternetSite</b:SourceType>
    <b:Guid>{84C1193B-8CA8-4D60-A54D-D558E98E770F}</b:Guid>
    <b:Title>Cropper js</b:Title>
    <b:URL>https://github.com/fengyuanchen/cropperjs</b:URL>
    <b:RefOrder>10</b:RefOrder>
  </b:Source>
  <b:Source>
    <b:Tag>Goo</b:Tag>
    <b:SourceType>DocumentFromInternetSite</b:SourceType>
    <b:Guid>{1B2FFAD4-29C5-4114-92EB-00694570F344}</b:Guid>
    <b:Title>Google Cloud Platform</b:Title>
    <b:URL>https://noootown.wordpress.com/2017/12/13/google-compute-engine/</b:URL>
    <b:RefOrder>11</b:RefOrder>
  </b:Source>
  <b:Source>
    <b:Tag>laa</b:Tag>
    <b:SourceType>DocumentFromInternetSite</b:SourceType>
    <b:Guid>{4A2BE458-9A43-4903-8913-4FA8A9A55759}</b:Guid>
    <b:Title>laas</b:Title>
    <b:URL>https://kknews.cc/zh-tw/news/rzkx5vr.html</b:URL>
    <b:RefOrder>12</b:RefOrder>
  </b:Source>
  <b:Source>
    <b:Tag>Nod</b:Tag>
    <b:SourceType>DocumentFromInternetSite</b:SourceType>
    <b:Guid>{22A9D24D-F139-47C6-910A-285D5416F502}</b:Guid>
    <b:Title>Node js</b:Title>
    <b:URL>https://zh.wikipedia.org/wiki/Node.js</b:URL>
    <b:RefOrder>13</b:RefOrder>
  </b:Source>
  <b:Source>
    <b:Tag>Mys</b:Tag>
    <b:SourceType>DocumentFromInternetSite</b:SourceType>
    <b:Guid>{969B1405-3144-4579-8995-0A5E4D72076A}</b:Guid>
    <b:Title>Mysql</b:Title>
    <b:URL>https://zh.wikipedia.org/wiki/MySQL</b:URL>
    <b:RefOrder>14</b:RefOrder>
  </b:Source>
  <b:Source>
    <b:Tag>sql</b:Tag>
    <b:SourceType>DocumentFromInternetSite</b:SourceType>
    <b:Guid>{4C2F6E86-E642-40ED-9038-791B3A3B4C90}</b:Guid>
    <b:Title>sqlite</b:Title>
    <b:URL>http://www.runoob.com/sqlite/sqlite-intro.html</b:URL>
    <b:RefOrder>15</b:RefOrder>
  </b:Source>
  <b:Source>
    <b:Tag>HTM</b:Tag>
    <b:SourceType>DocumentFromInternetSite</b:SourceType>
    <b:Guid>{47947F8F-8BF6-4E4B-AFC5-968844BFC0D2}</b:Guid>
    <b:Title>HTML5+ 架構圖</b:Title>
    <b:URL>https://www.itread01.com/articles/1475922056.html</b:URL>
    <b:RefOrder>9</b:RefOrder>
  </b:Source>
  <b:Source>
    <b:Tag>One</b:Tag>
    <b:SourceType>DocumentFromInternetSite</b:SourceType>
    <b:Guid>{97DD60B1-2C44-43F7-B769-719DF25F66D6}</b:Guid>
    <b:Title>OneNote</b:Title>
    <b:URL>https://zh.wikipedia.org/wiki/Microsoft_OneNote</b:URL>
    <b:RefOrder>7</b:RefOrder>
  </b:Source>
  <b:Source>
    <b:Tag>開發方</b:Tag>
    <b:SourceType>DocumentFromInternetSite</b:SourceType>
    <b:Guid>{153DD94D-77D3-4EF0-8328-66142AD9F02B}</b:Guid>
    <b:Title>開發方式比較表</b:Title>
    <b:URL>https://www.itread01.com/content/1547923526.html</b:URL>
    <b:RefOrder>5</b:RefOrder>
  </b:Source>
</b:Sources>
</file>

<file path=customXml/itemProps1.xml><?xml version="1.0" encoding="utf-8"?>
<ds:datastoreItem xmlns:ds="http://schemas.openxmlformats.org/officeDocument/2006/customXml" ds:itemID="{1DDB96D0-8840-4F20-BB06-209D0329B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TotalTime>
  <Pages>34</Pages>
  <Words>2785</Words>
  <Characters>15881</Characters>
  <Application>Microsoft Office Word</Application>
  <DocSecurity>0</DocSecurity>
  <Lines>132</Lines>
  <Paragraphs>37</Paragraphs>
  <ScaleCrop>false</ScaleCrop>
  <Company/>
  <LinksUpToDate>false</LinksUpToDate>
  <CharactersWithSpaces>18629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chi</dc:creator>
  <cp:keywords/>
  <dc:description/>
  <cp:lastModifiedBy>A5206572</cp:lastModifiedBy>
  <cp:revision>72</cp:revision>
  <cp:lastPrinted>2019-04-23T14:21:00Z</cp:lastPrinted>
  <dcterms:created xsi:type="dcterms:W3CDTF">2019-05-06T13:05:00Z</dcterms:created>
  <dcterms:modified xsi:type="dcterms:W3CDTF">2019-05-11T08:55:00Z</dcterms:modified>
</cp:coreProperties>
</file>